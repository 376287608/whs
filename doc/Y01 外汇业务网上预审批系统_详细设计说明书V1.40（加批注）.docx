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5BF8" w:rsidRDefault="00AE5BF8">
      <w:pPr>
        <w:jc w:val="right"/>
        <w:rPr>
          <w:rFonts w:asciiTheme="minorEastAsia" w:eastAsiaTheme="minorEastAsia" w:hAnsiTheme="minorEastAsia"/>
        </w:rPr>
      </w:pPr>
    </w:p>
    <w:p w:rsidR="00AE5BF8" w:rsidRDefault="00AE5BF8">
      <w:pPr>
        <w:jc w:val="right"/>
        <w:rPr>
          <w:rFonts w:asciiTheme="minorEastAsia" w:eastAsiaTheme="minorEastAsia" w:hAnsiTheme="minorEastAsia"/>
        </w:rPr>
      </w:pPr>
    </w:p>
    <w:p w:rsidR="00AE5BF8" w:rsidRDefault="00AE5BF8">
      <w:pPr>
        <w:jc w:val="right"/>
        <w:rPr>
          <w:rFonts w:asciiTheme="minorEastAsia" w:eastAsiaTheme="minorEastAsia" w:hAnsiTheme="minorEastAsia"/>
        </w:rPr>
      </w:pPr>
    </w:p>
    <w:p w:rsidR="00AE5BF8" w:rsidRDefault="00AE5BF8">
      <w:pPr>
        <w:jc w:val="right"/>
        <w:rPr>
          <w:rFonts w:asciiTheme="minorEastAsia" w:eastAsiaTheme="minorEastAsia" w:hAnsiTheme="minorEastAsia"/>
        </w:rPr>
      </w:pPr>
    </w:p>
    <w:p w:rsidR="00AE5BF8" w:rsidRPr="00483B15" w:rsidRDefault="006D0D1C">
      <w:pPr>
        <w:jc w:val="center"/>
        <w:rPr>
          <w:rFonts w:asciiTheme="minorEastAsia" w:eastAsiaTheme="minorEastAsia" w:hAnsiTheme="minorEastAsia"/>
          <w:b/>
          <w:bCs/>
          <w:sz w:val="52"/>
          <w:szCs w:val="36"/>
        </w:rPr>
      </w:pPr>
      <w:r w:rsidRPr="00483B15">
        <w:rPr>
          <w:rFonts w:asciiTheme="minorEastAsia" w:eastAsiaTheme="minorEastAsia" w:hAnsiTheme="minorEastAsia" w:hint="eastAsia"/>
          <w:b/>
          <w:bCs/>
          <w:sz w:val="52"/>
          <w:szCs w:val="36"/>
        </w:rPr>
        <w:t>中国人民银行中关村中心支行</w:t>
      </w:r>
    </w:p>
    <w:p w:rsidR="00AE5BF8" w:rsidRDefault="006D0D1C">
      <w:pPr>
        <w:jc w:val="center"/>
        <w:rPr>
          <w:rFonts w:asciiTheme="minorEastAsia" w:eastAsiaTheme="minorEastAsia" w:hAnsiTheme="minorEastAsia"/>
          <w:b/>
          <w:bCs/>
          <w:sz w:val="52"/>
          <w:szCs w:val="36"/>
        </w:rPr>
      </w:pPr>
      <w:r w:rsidRPr="00483B15">
        <w:rPr>
          <w:rFonts w:asciiTheme="minorEastAsia" w:eastAsiaTheme="minorEastAsia" w:hAnsiTheme="minorEastAsia" w:hint="eastAsia"/>
          <w:b/>
          <w:bCs/>
          <w:sz w:val="52"/>
          <w:szCs w:val="36"/>
        </w:rPr>
        <w:t>外汇业务网上预审批系统</w:t>
      </w:r>
    </w:p>
    <w:p w:rsidR="00AE5BF8" w:rsidRPr="00483B15" w:rsidRDefault="00AE5BF8">
      <w:pPr>
        <w:jc w:val="center"/>
        <w:rPr>
          <w:rFonts w:asciiTheme="minorEastAsia" w:eastAsiaTheme="minorEastAsia" w:hAnsiTheme="minorEastAsia"/>
          <w:b/>
          <w:bCs/>
          <w:sz w:val="52"/>
          <w:szCs w:val="36"/>
        </w:rPr>
      </w:pPr>
    </w:p>
    <w:p w:rsidR="00AE5BF8" w:rsidRDefault="00483B15">
      <w:pPr>
        <w:jc w:val="center"/>
        <w:rPr>
          <w:rFonts w:asciiTheme="minorEastAsia" w:eastAsiaTheme="minorEastAsia" w:hAnsiTheme="minorEastAsia"/>
          <w:b/>
          <w:sz w:val="44"/>
          <w:szCs w:val="44"/>
        </w:rPr>
      </w:pPr>
      <w:r>
        <w:rPr>
          <w:rFonts w:asciiTheme="minorEastAsia" w:eastAsiaTheme="minorEastAsia" w:hAnsiTheme="minorEastAsia" w:hint="eastAsia"/>
          <w:b/>
          <w:sz w:val="44"/>
          <w:szCs w:val="44"/>
        </w:rPr>
        <w:t>详细设计</w:t>
      </w:r>
      <w:r w:rsidR="006D0D1C">
        <w:rPr>
          <w:rFonts w:asciiTheme="minorEastAsia" w:eastAsiaTheme="minorEastAsia" w:hAnsiTheme="minorEastAsia" w:hint="eastAsia"/>
          <w:b/>
          <w:sz w:val="44"/>
          <w:szCs w:val="44"/>
        </w:rPr>
        <w:t>说明书</w:t>
      </w:r>
    </w:p>
    <w:p w:rsidR="00AE5BF8" w:rsidRDefault="00AE5BF8">
      <w:pPr>
        <w:jc w:val="center"/>
        <w:rPr>
          <w:rFonts w:asciiTheme="minorEastAsia" w:eastAsiaTheme="minorEastAsia" w:hAnsiTheme="minorEastAsia"/>
          <w:b/>
          <w:sz w:val="44"/>
          <w:szCs w:val="44"/>
        </w:rPr>
      </w:pPr>
    </w:p>
    <w:p w:rsidR="00AE5BF8" w:rsidRDefault="00AE5BF8">
      <w:pPr>
        <w:jc w:val="center"/>
        <w:rPr>
          <w:rFonts w:asciiTheme="minorEastAsia" w:eastAsiaTheme="minorEastAsia" w:hAnsiTheme="minorEastAsia"/>
          <w:b/>
        </w:rPr>
      </w:pPr>
    </w:p>
    <w:p w:rsidR="00AE5BF8" w:rsidRDefault="00AE5BF8">
      <w:pPr>
        <w:jc w:val="center"/>
        <w:rPr>
          <w:rFonts w:asciiTheme="minorEastAsia" w:eastAsiaTheme="minorEastAsia" w:hAnsiTheme="minorEastAsia"/>
          <w:b/>
        </w:rPr>
      </w:pPr>
    </w:p>
    <w:p w:rsidR="00AE5BF8" w:rsidRDefault="00AE5BF8">
      <w:pPr>
        <w:jc w:val="center"/>
        <w:rPr>
          <w:rFonts w:asciiTheme="minorEastAsia" w:eastAsiaTheme="minorEastAsia" w:hAnsiTheme="minorEastAsia"/>
          <w:b/>
        </w:rPr>
      </w:pPr>
    </w:p>
    <w:p w:rsidR="00AE5BF8" w:rsidRDefault="00AE5BF8">
      <w:pPr>
        <w:jc w:val="center"/>
        <w:rPr>
          <w:rFonts w:asciiTheme="minorEastAsia" w:eastAsiaTheme="minorEastAsia" w:hAnsiTheme="minorEastAsia"/>
          <w:b/>
        </w:rPr>
      </w:pPr>
    </w:p>
    <w:p w:rsidR="00AE5BF8" w:rsidRDefault="00AE5BF8">
      <w:pPr>
        <w:jc w:val="center"/>
        <w:rPr>
          <w:rFonts w:asciiTheme="minorEastAsia" w:eastAsiaTheme="minorEastAsia" w:hAnsiTheme="minorEastAsia"/>
          <w:b/>
        </w:rPr>
      </w:pPr>
    </w:p>
    <w:p w:rsidR="00AE5BF8" w:rsidRDefault="00AE5BF8">
      <w:pPr>
        <w:jc w:val="center"/>
        <w:rPr>
          <w:rFonts w:asciiTheme="minorEastAsia" w:eastAsiaTheme="minorEastAsia" w:hAnsiTheme="minorEastAsia"/>
          <w:b/>
        </w:rPr>
      </w:pPr>
    </w:p>
    <w:p w:rsidR="00AE5BF8" w:rsidRDefault="00AE5BF8">
      <w:pPr>
        <w:jc w:val="center"/>
        <w:rPr>
          <w:rFonts w:asciiTheme="minorEastAsia" w:eastAsiaTheme="minorEastAsia" w:hAnsiTheme="minorEastAsia"/>
          <w:b/>
        </w:rPr>
      </w:pPr>
    </w:p>
    <w:p w:rsidR="00AE5BF8" w:rsidRDefault="00AE5BF8">
      <w:pPr>
        <w:jc w:val="center"/>
        <w:rPr>
          <w:rFonts w:asciiTheme="minorEastAsia" w:eastAsiaTheme="minorEastAsia" w:hAnsiTheme="minorEastAsia"/>
          <w:b/>
        </w:rPr>
      </w:pPr>
    </w:p>
    <w:p w:rsidR="00AE5BF8" w:rsidRDefault="00AE5BF8">
      <w:pPr>
        <w:jc w:val="center"/>
        <w:rPr>
          <w:rFonts w:asciiTheme="minorEastAsia" w:eastAsiaTheme="minorEastAsia" w:hAnsiTheme="minorEastAsia"/>
          <w:b/>
        </w:rPr>
      </w:pPr>
    </w:p>
    <w:p w:rsidR="00AE5BF8" w:rsidRDefault="00AE5BF8">
      <w:pPr>
        <w:jc w:val="center"/>
        <w:rPr>
          <w:rFonts w:asciiTheme="minorEastAsia" w:eastAsiaTheme="minorEastAsia" w:hAnsiTheme="minorEastAsia"/>
          <w:b/>
        </w:rPr>
      </w:pPr>
    </w:p>
    <w:p w:rsidR="00AE5BF8" w:rsidRDefault="00AE5BF8">
      <w:pPr>
        <w:jc w:val="center"/>
        <w:rPr>
          <w:rFonts w:asciiTheme="minorEastAsia" w:eastAsiaTheme="minorEastAsia" w:hAnsiTheme="minorEastAsia"/>
          <w:b/>
        </w:rPr>
      </w:pPr>
    </w:p>
    <w:p w:rsidR="00AE5BF8" w:rsidRDefault="00AE5BF8">
      <w:pPr>
        <w:jc w:val="center"/>
        <w:rPr>
          <w:rFonts w:asciiTheme="minorEastAsia" w:eastAsiaTheme="minorEastAsia" w:hAnsiTheme="minorEastAsia"/>
          <w:b/>
        </w:rPr>
      </w:pPr>
    </w:p>
    <w:p w:rsidR="00AE5BF8" w:rsidRDefault="00AE5BF8">
      <w:pPr>
        <w:jc w:val="center"/>
        <w:rPr>
          <w:rFonts w:asciiTheme="minorEastAsia" w:eastAsiaTheme="minorEastAsia" w:hAnsiTheme="minorEastAsia"/>
          <w:b/>
        </w:rPr>
      </w:pPr>
    </w:p>
    <w:p w:rsidR="00AE5BF8" w:rsidRDefault="006D0D1C">
      <w:pPr>
        <w:jc w:val="center"/>
        <w:rPr>
          <w:rFonts w:asciiTheme="minorEastAsia" w:eastAsiaTheme="minorEastAsia" w:hAnsiTheme="minorEastAsia"/>
          <w:b/>
        </w:rPr>
      </w:pPr>
      <w:r>
        <w:rPr>
          <w:rFonts w:asciiTheme="minorEastAsia" w:eastAsiaTheme="minorEastAsia" w:hAnsiTheme="minorEastAsia" w:hint="eastAsia"/>
          <w:b/>
        </w:rPr>
        <w:t>北京用友政务软件有限公司</w:t>
      </w:r>
    </w:p>
    <w:p w:rsidR="00AE5BF8" w:rsidRDefault="006D0D1C">
      <w:pPr>
        <w:jc w:val="center"/>
        <w:rPr>
          <w:rFonts w:asciiTheme="minorEastAsia" w:eastAsiaTheme="minorEastAsia" w:hAnsiTheme="minorEastAsia"/>
          <w:b/>
        </w:rPr>
      </w:pPr>
      <w:r>
        <w:rPr>
          <w:rFonts w:asciiTheme="minorEastAsia" w:eastAsiaTheme="minorEastAsia" w:hAnsiTheme="minorEastAsia" w:hint="eastAsia"/>
          <w:b/>
        </w:rPr>
        <w:t>2017年</w:t>
      </w:r>
      <w:r w:rsidR="00483B15">
        <w:rPr>
          <w:rFonts w:asciiTheme="minorEastAsia" w:eastAsiaTheme="minorEastAsia" w:hAnsiTheme="minorEastAsia" w:hint="eastAsia"/>
          <w:b/>
        </w:rPr>
        <w:t>08</w:t>
      </w:r>
      <w:r>
        <w:rPr>
          <w:rFonts w:asciiTheme="minorEastAsia" w:eastAsiaTheme="minorEastAsia" w:hAnsiTheme="minorEastAsia" w:hint="eastAsia"/>
          <w:b/>
        </w:rPr>
        <w:t>月</w:t>
      </w:r>
    </w:p>
    <w:p w:rsidR="00BC7DFC" w:rsidRDefault="00BC7DFC">
      <w:pPr>
        <w:widowControl/>
        <w:spacing w:line="240" w:lineRule="auto"/>
        <w:jc w:val="left"/>
        <w:rPr>
          <w:rFonts w:asciiTheme="minorEastAsia" w:eastAsiaTheme="minorEastAsia" w:hAnsiTheme="minorEastAsia"/>
          <w:b/>
        </w:rPr>
      </w:pPr>
      <w:r>
        <w:rPr>
          <w:rFonts w:asciiTheme="minorEastAsia" w:eastAsiaTheme="minorEastAsia" w:hAnsiTheme="minorEastAsia"/>
          <w:b/>
        </w:rPr>
        <w:br w:type="page"/>
      </w:r>
    </w:p>
    <w:p w:rsidR="00AE5BF8" w:rsidRDefault="00AE5BF8" w:rsidP="00483B15">
      <w:pPr>
        <w:rPr>
          <w:rFonts w:asciiTheme="minorEastAsia" w:eastAsiaTheme="minorEastAsia" w:hAnsiTheme="minorEastAsia"/>
          <w:b/>
        </w:rPr>
      </w:pPr>
    </w:p>
    <w:p w:rsidR="00AE5BF8" w:rsidRDefault="00AE5BF8"/>
    <w:p w:rsidR="00AE5BF8" w:rsidRDefault="00AE5BF8">
      <w:pPr>
        <w:sectPr w:rsidR="00AE5BF8">
          <w:pgSz w:w="11906" w:h="16838"/>
          <w:pgMar w:top="1440" w:right="1800" w:bottom="1440" w:left="1800" w:header="851" w:footer="992" w:gutter="0"/>
          <w:cols w:space="425"/>
          <w:docGrid w:type="lines" w:linePitch="312"/>
        </w:sectPr>
      </w:pPr>
    </w:p>
    <w:p w:rsidR="00AE5BF8" w:rsidRDefault="006D0D1C">
      <w:pPr>
        <w:spacing w:before="156" w:after="240"/>
        <w:jc w:val="center"/>
        <w:rPr>
          <w:rFonts w:ascii="宋体" w:hAnsi="宋体" w:cs="黑体"/>
          <w:b/>
          <w:sz w:val="44"/>
          <w:szCs w:val="44"/>
        </w:rPr>
      </w:pPr>
      <w:r>
        <w:rPr>
          <w:rFonts w:ascii="宋体" w:hAnsi="宋体" w:cs="黑体" w:hint="eastAsia"/>
          <w:b/>
          <w:sz w:val="44"/>
          <w:szCs w:val="44"/>
        </w:rPr>
        <w:lastRenderedPageBreak/>
        <w:t>变更历史</w:t>
      </w:r>
    </w:p>
    <w:tbl>
      <w:tblPr>
        <w:tblW w:w="82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8"/>
        <w:gridCol w:w="1480"/>
        <w:gridCol w:w="1216"/>
        <w:gridCol w:w="851"/>
        <w:gridCol w:w="1701"/>
        <w:gridCol w:w="1134"/>
        <w:gridCol w:w="1066"/>
      </w:tblGrid>
      <w:tr w:rsidR="00AE5BF8" w:rsidTr="00483B15">
        <w:trPr>
          <w:trHeight w:val="339"/>
          <w:jc w:val="center"/>
        </w:trPr>
        <w:tc>
          <w:tcPr>
            <w:tcW w:w="838" w:type="dxa"/>
            <w:shd w:val="pct10" w:color="auto" w:fill="FFFFFF"/>
          </w:tcPr>
          <w:p w:rsidR="00AE5BF8" w:rsidRDefault="006D0D1C">
            <w:pPr>
              <w:spacing w:before="156" w:after="240"/>
              <w:jc w:val="center"/>
              <w:rPr>
                <w:rFonts w:ascii="宋体" w:hAnsi="宋体" w:cs="黑体"/>
                <w:b/>
                <w:szCs w:val="22"/>
              </w:rPr>
            </w:pPr>
            <w:r>
              <w:rPr>
                <w:rFonts w:ascii="宋体" w:hAnsi="宋体" w:cs="黑体" w:hint="eastAsia"/>
                <w:b/>
                <w:szCs w:val="22"/>
              </w:rPr>
              <w:t>版本</w:t>
            </w:r>
          </w:p>
        </w:tc>
        <w:tc>
          <w:tcPr>
            <w:tcW w:w="1480" w:type="dxa"/>
            <w:shd w:val="pct10" w:color="auto" w:fill="FFFFFF"/>
          </w:tcPr>
          <w:p w:rsidR="00AE5BF8" w:rsidRDefault="006D0D1C">
            <w:pPr>
              <w:spacing w:before="156" w:after="240"/>
              <w:jc w:val="center"/>
              <w:rPr>
                <w:rFonts w:ascii="宋体" w:hAnsi="宋体" w:cs="黑体"/>
                <w:b/>
                <w:szCs w:val="22"/>
              </w:rPr>
            </w:pPr>
            <w:r>
              <w:rPr>
                <w:rFonts w:ascii="宋体" w:hAnsi="宋体" w:cs="黑体" w:hint="eastAsia"/>
                <w:b/>
                <w:szCs w:val="22"/>
              </w:rPr>
              <w:t>变更</w:t>
            </w:r>
            <w:r>
              <w:rPr>
                <w:rFonts w:ascii="宋体" w:hAnsi="宋体" w:cs="黑体"/>
                <w:b/>
                <w:szCs w:val="22"/>
              </w:rPr>
              <w:t>时间</w:t>
            </w:r>
          </w:p>
        </w:tc>
        <w:tc>
          <w:tcPr>
            <w:tcW w:w="1216" w:type="dxa"/>
            <w:shd w:val="pct10" w:color="auto" w:fill="FFFFFF"/>
          </w:tcPr>
          <w:p w:rsidR="00AE5BF8" w:rsidRDefault="006D0D1C">
            <w:pPr>
              <w:spacing w:before="156" w:after="240"/>
              <w:jc w:val="center"/>
              <w:rPr>
                <w:rFonts w:ascii="宋体" w:hAnsi="宋体" w:cs="黑体"/>
                <w:b/>
                <w:szCs w:val="22"/>
              </w:rPr>
            </w:pPr>
            <w:r>
              <w:rPr>
                <w:rFonts w:ascii="宋体" w:hAnsi="宋体" w:cs="黑体" w:hint="eastAsia"/>
                <w:b/>
                <w:szCs w:val="22"/>
              </w:rPr>
              <w:t>变更章节</w:t>
            </w:r>
          </w:p>
        </w:tc>
        <w:tc>
          <w:tcPr>
            <w:tcW w:w="851" w:type="dxa"/>
            <w:shd w:val="pct10" w:color="auto" w:fill="FFFFFF"/>
          </w:tcPr>
          <w:p w:rsidR="00AE5BF8" w:rsidRDefault="006D0D1C">
            <w:pPr>
              <w:spacing w:before="156" w:after="240"/>
              <w:jc w:val="center"/>
              <w:rPr>
                <w:rFonts w:ascii="宋体" w:hAnsi="宋体" w:cs="黑体"/>
                <w:b/>
                <w:szCs w:val="22"/>
              </w:rPr>
            </w:pPr>
            <w:r>
              <w:rPr>
                <w:rFonts w:ascii="宋体" w:hAnsi="宋体" w:cs="黑体" w:hint="eastAsia"/>
                <w:b/>
                <w:szCs w:val="22"/>
              </w:rPr>
              <w:t>性质</w:t>
            </w:r>
          </w:p>
        </w:tc>
        <w:tc>
          <w:tcPr>
            <w:tcW w:w="1701" w:type="dxa"/>
            <w:shd w:val="pct10" w:color="auto" w:fill="FFFFFF"/>
          </w:tcPr>
          <w:p w:rsidR="00AE5BF8" w:rsidRDefault="006D0D1C">
            <w:pPr>
              <w:spacing w:before="156" w:after="240"/>
              <w:jc w:val="center"/>
              <w:rPr>
                <w:rFonts w:ascii="宋体" w:hAnsi="宋体" w:cs="黑体"/>
                <w:b/>
                <w:szCs w:val="22"/>
              </w:rPr>
            </w:pPr>
            <w:r>
              <w:rPr>
                <w:rFonts w:ascii="宋体" w:hAnsi="宋体" w:cs="黑体" w:hint="eastAsia"/>
                <w:b/>
                <w:szCs w:val="22"/>
              </w:rPr>
              <w:t>变更内容</w:t>
            </w:r>
          </w:p>
        </w:tc>
        <w:tc>
          <w:tcPr>
            <w:tcW w:w="1134" w:type="dxa"/>
            <w:shd w:val="pct10" w:color="auto" w:fill="FFFFFF"/>
          </w:tcPr>
          <w:p w:rsidR="00AE5BF8" w:rsidRDefault="006D0D1C">
            <w:pPr>
              <w:spacing w:before="156" w:after="240"/>
              <w:jc w:val="center"/>
              <w:rPr>
                <w:rFonts w:ascii="宋体" w:hAnsi="宋体" w:cs="黑体"/>
                <w:b/>
                <w:szCs w:val="22"/>
              </w:rPr>
            </w:pPr>
            <w:r>
              <w:rPr>
                <w:rFonts w:ascii="宋体" w:hAnsi="宋体" w:cs="黑体" w:hint="eastAsia"/>
                <w:b/>
                <w:szCs w:val="22"/>
              </w:rPr>
              <w:t>修改人</w:t>
            </w:r>
          </w:p>
        </w:tc>
        <w:tc>
          <w:tcPr>
            <w:tcW w:w="1066" w:type="dxa"/>
            <w:shd w:val="pct10" w:color="auto" w:fill="FFFFFF"/>
          </w:tcPr>
          <w:p w:rsidR="00AE5BF8" w:rsidRDefault="006D0D1C">
            <w:pPr>
              <w:spacing w:before="156" w:after="240"/>
              <w:jc w:val="center"/>
              <w:rPr>
                <w:rFonts w:ascii="宋体" w:hAnsi="宋体" w:cs="黑体"/>
                <w:b/>
                <w:szCs w:val="22"/>
              </w:rPr>
            </w:pPr>
            <w:r>
              <w:rPr>
                <w:rFonts w:ascii="宋体" w:hAnsi="宋体" w:cs="黑体" w:hint="eastAsia"/>
                <w:b/>
                <w:szCs w:val="22"/>
              </w:rPr>
              <w:t>批准人</w:t>
            </w:r>
          </w:p>
        </w:tc>
      </w:tr>
      <w:tr w:rsidR="00AE5BF8" w:rsidTr="00483B15">
        <w:trPr>
          <w:trHeight w:val="402"/>
          <w:jc w:val="center"/>
        </w:trPr>
        <w:tc>
          <w:tcPr>
            <w:tcW w:w="838" w:type="dxa"/>
          </w:tcPr>
          <w:p w:rsidR="00AE5BF8" w:rsidRDefault="006D0D1C" w:rsidP="00483B15">
            <w:pPr>
              <w:spacing w:before="156" w:after="240"/>
              <w:jc w:val="center"/>
              <w:rPr>
                <w:rFonts w:ascii="宋体" w:hAnsi="宋体" w:cs="黑体"/>
                <w:szCs w:val="22"/>
              </w:rPr>
            </w:pPr>
            <w:r>
              <w:rPr>
                <w:rFonts w:ascii="宋体" w:hAnsi="宋体" w:cs="黑体" w:hint="eastAsia"/>
                <w:szCs w:val="22"/>
              </w:rPr>
              <w:t>V1.00</w:t>
            </w:r>
          </w:p>
        </w:tc>
        <w:tc>
          <w:tcPr>
            <w:tcW w:w="1480" w:type="dxa"/>
          </w:tcPr>
          <w:p w:rsidR="00AE5BF8" w:rsidRDefault="006D0D1C">
            <w:pPr>
              <w:spacing w:before="156" w:after="240"/>
              <w:jc w:val="center"/>
              <w:rPr>
                <w:rFonts w:ascii="宋体" w:hAnsi="宋体" w:cs="黑体"/>
                <w:szCs w:val="22"/>
              </w:rPr>
            </w:pPr>
            <w:r>
              <w:rPr>
                <w:rFonts w:ascii="宋体" w:hAnsi="宋体" w:cs="黑体" w:hint="eastAsia"/>
                <w:szCs w:val="22"/>
              </w:rPr>
              <w:t>2017-</w:t>
            </w:r>
            <w:r w:rsidR="00483B15">
              <w:rPr>
                <w:rFonts w:ascii="宋体" w:hAnsi="宋体" w:cs="黑体" w:hint="eastAsia"/>
                <w:szCs w:val="22"/>
              </w:rPr>
              <w:t>07</w:t>
            </w:r>
            <w:r>
              <w:rPr>
                <w:rFonts w:ascii="宋体" w:hAnsi="宋体" w:cs="黑体" w:hint="eastAsia"/>
                <w:szCs w:val="22"/>
              </w:rPr>
              <w:t>-20</w:t>
            </w:r>
          </w:p>
        </w:tc>
        <w:tc>
          <w:tcPr>
            <w:tcW w:w="1216" w:type="dxa"/>
          </w:tcPr>
          <w:p w:rsidR="00AE5BF8" w:rsidRDefault="006D0D1C" w:rsidP="00483B15">
            <w:pPr>
              <w:spacing w:before="156" w:after="240"/>
              <w:jc w:val="center"/>
              <w:rPr>
                <w:rFonts w:ascii="宋体" w:hAnsi="宋体" w:cs="黑体"/>
                <w:szCs w:val="22"/>
              </w:rPr>
            </w:pPr>
            <w:r>
              <w:rPr>
                <w:rFonts w:ascii="宋体" w:hAnsi="宋体" w:cs="黑体" w:hint="eastAsia"/>
                <w:szCs w:val="22"/>
              </w:rPr>
              <w:t>全部</w:t>
            </w:r>
          </w:p>
        </w:tc>
        <w:tc>
          <w:tcPr>
            <w:tcW w:w="851" w:type="dxa"/>
          </w:tcPr>
          <w:p w:rsidR="00AE5BF8" w:rsidRDefault="006D0D1C" w:rsidP="00483B15">
            <w:pPr>
              <w:spacing w:before="156" w:after="240"/>
              <w:jc w:val="center"/>
              <w:rPr>
                <w:rFonts w:ascii="宋体" w:hAnsi="宋体" w:cs="黑体"/>
                <w:szCs w:val="22"/>
              </w:rPr>
            </w:pPr>
            <w:r>
              <w:rPr>
                <w:rFonts w:ascii="宋体" w:hAnsi="宋体" w:cs="黑体" w:hint="eastAsia"/>
                <w:szCs w:val="22"/>
              </w:rPr>
              <w:t>N</w:t>
            </w:r>
          </w:p>
        </w:tc>
        <w:tc>
          <w:tcPr>
            <w:tcW w:w="1701" w:type="dxa"/>
          </w:tcPr>
          <w:p w:rsidR="00AE5BF8" w:rsidRDefault="006D0D1C" w:rsidP="00483B15">
            <w:pPr>
              <w:spacing w:before="156" w:after="240"/>
              <w:jc w:val="center"/>
              <w:rPr>
                <w:rFonts w:ascii="宋体" w:hAnsi="宋体" w:cs="黑体"/>
                <w:szCs w:val="22"/>
              </w:rPr>
            </w:pPr>
            <w:r>
              <w:rPr>
                <w:rFonts w:ascii="宋体" w:hAnsi="宋体" w:cs="黑体" w:hint="eastAsia"/>
                <w:szCs w:val="22"/>
              </w:rPr>
              <w:t>构建文档结构</w:t>
            </w:r>
          </w:p>
        </w:tc>
        <w:tc>
          <w:tcPr>
            <w:tcW w:w="1134" w:type="dxa"/>
          </w:tcPr>
          <w:p w:rsidR="00AE5BF8" w:rsidRDefault="006D0D1C" w:rsidP="00483B15">
            <w:pPr>
              <w:spacing w:before="156" w:after="240"/>
              <w:jc w:val="center"/>
              <w:rPr>
                <w:rFonts w:ascii="宋体" w:hAnsi="宋体" w:cs="黑体"/>
                <w:szCs w:val="22"/>
              </w:rPr>
            </w:pPr>
            <w:r>
              <w:rPr>
                <w:rFonts w:ascii="宋体" w:hAnsi="宋体" w:cs="黑体" w:hint="eastAsia"/>
                <w:szCs w:val="22"/>
              </w:rPr>
              <w:t>徐博</w:t>
            </w:r>
          </w:p>
        </w:tc>
        <w:tc>
          <w:tcPr>
            <w:tcW w:w="1066" w:type="dxa"/>
          </w:tcPr>
          <w:p w:rsidR="00AE5BF8" w:rsidRDefault="006D0D1C" w:rsidP="00483B15">
            <w:pPr>
              <w:spacing w:before="156" w:after="240"/>
              <w:jc w:val="center"/>
              <w:rPr>
                <w:rFonts w:ascii="宋体" w:hAnsi="宋体" w:cs="黑体"/>
                <w:szCs w:val="22"/>
              </w:rPr>
            </w:pPr>
            <w:r>
              <w:rPr>
                <w:rFonts w:ascii="宋体" w:hAnsi="宋体" w:cs="黑体" w:hint="eastAsia"/>
                <w:szCs w:val="22"/>
              </w:rPr>
              <w:t>徐博</w:t>
            </w:r>
          </w:p>
        </w:tc>
      </w:tr>
      <w:tr w:rsidR="00AE5BF8" w:rsidTr="00483B15">
        <w:trPr>
          <w:trHeight w:val="402"/>
          <w:jc w:val="center"/>
        </w:trPr>
        <w:tc>
          <w:tcPr>
            <w:tcW w:w="838" w:type="dxa"/>
          </w:tcPr>
          <w:p w:rsidR="00AE5BF8" w:rsidRDefault="006D0D1C" w:rsidP="00483B15">
            <w:pPr>
              <w:spacing w:before="156" w:after="240"/>
              <w:jc w:val="center"/>
              <w:rPr>
                <w:rFonts w:ascii="宋体" w:hAnsi="宋体" w:cs="黑体"/>
                <w:szCs w:val="22"/>
              </w:rPr>
            </w:pPr>
            <w:r>
              <w:rPr>
                <w:rFonts w:ascii="宋体" w:hAnsi="宋体" w:cs="黑体" w:hint="eastAsia"/>
                <w:szCs w:val="22"/>
              </w:rPr>
              <w:t>V1.10</w:t>
            </w:r>
          </w:p>
        </w:tc>
        <w:tc>
          <w:tcPr>
            <w:tcW w:w="1480" w:type="dxa"/>
          </w:tcPr>
          <w:p w:rsidR="00AE5BF8" w:rsidRDefault="006D0D1C">
            <w:pPr>
              <w:spacing w:before="156" w:after="240"/>
              <w:jc w:val="center"/>
              <w:rPr>
                <w:rFonts w:ascii="宋体" w:hAnsi="宋体" w:cs="黑体"/>
                <w:szCs w:val="22"/>
              </w:rPr>
            </w:pPr>
            <w:r>
              <w:rPr>
                <w:rFonts w:ascii="宋体" w:hAnsi="宋体" w:cs="黑体" w:hint="eastAsia"/>
                <w:szCs w:val="22"/>
              </w:rPr>
              <w:t>2017-</w:t>
            </w:r>
            <w:r w:rsidR="00483B15">
              <w:rPr>
                <w:rFonts w:ascii="宋体" w:hAnsi="宋体" w:cs="黑体" w:hint="eastAsia"/>
                <w:szCs w:val="22"/>
              </w:rPr>
              <w:t>08</w:t>
            </w:r>
            <w:r>
              <w:rPr>
                <w:rFonts w:ascii="宋体" w:hAnsi="宋体" w:cs="黑体" w:hint="eastAsia"/>
                <w:szCs w:val="22"/>
              </w:rPr>
              <w:t>-</w:t>
            </w:r>
            <w:r w:rsidR="00483B15">
              <w:rPr>
                <w:rFonts w:ascii="宋体" w:hAnsi="宋体" w:cs="黑体" w:hint="eastAsia"/>
                <w:szCs w:val="22"/>
              </w:rPr>
              <w:t>15</w:t>
            </w:r>
          </w:p>
        </w:tc>
        <w:tc>
          <w:tcPr>
            <w:tcW w:w="1216" w:type="dxa"/>
          </w:tcPr>
          <w:p w:rsidR="00AE5BF8" w:rsidRDefault="006D0D1C" w:rsidP="00483B15">
            <w:pPr>
              <w:spacing w:before="156" w:after="240"/>
              <w:jc w:val="center"/>
              <w:rPr>
                <w:rFonts w:ascii="宋体" w:hAnsi="宋体" w:cs="黑体"/>
                <w:szCs w:val="22"/>
              </w:rPr>
            </w:pPr>
            <w:r>
              <w:rPr>
                <w:rFonts w:ascii="宋体" w:hAnsi="宋体" w:cs="黑体" w:hint="eastAsia"/>
                <w:szCs w:val="22"/>
              </w:rPr>
              <w:t>全部</w:t>
            </w:r>
          </w:p>
        </w:tc>
        <w:tc>
          <w:tcPr>
            <w:tcW w:w="851" w:type="dxa"/>
          </w:tcPr>
          <w:p w:rsidR="00AE5BF8" w:rsidRDefault="006D0D1C" w:rsidP="00483B15">
            <w:pPr>
              <w:spacing w:before="156" w:after="240"/>
              <w:jc w:val="center"/>
              <w:rPr>
                <w:rFonts w:ascii="宋体" w:hAnsi="宋体" w:cs="黑体"/>
                <w:szCs w:val="22"/>
              </w:rPr>
            </w:pPr>
            <w:r>
              <w:rPr>
                <w:rFonts w:ascii="宋体" w:hAnsi="宋体" w:cs="黑体" w:hint="eastAsia"/>
                <w:szCs w:val="22"/>
              </w:rPr>
              <w:t>M</w:t>
            </w:r>
          </w:p>
        </w:tc>
        <w:tc>
          <w:tcPr>
            <w:tcW w:w="1701" w:type="dxa"/>
          </w:tcPr>
          <w:p w:rsidR="00AE5BF8" w:rsidRDefault="006D0D1C" w:rsidP="00483B15">
            <w:pPr>
              <w:spacing w:before="156" w:after="240"/>
              <w:jc w:val="center"/>
              <w:rPr>
                <w:rFonts w:ascii="宋体" w:hAnsi="宋体" w:cs="黑体"/>
                <w:szCs w:val="22"/>
              </w:rPr>
            </w:pPr>
            <w:r>
              <w:rPr>
                <w:rFonts w:ascii="宋体" w:hAnsi="宋体" w:cs="黑体" w:hint="eastAsia"/>
                <w:szCs w:val="22"/>
              </w:rPr>
              <w:t>补充</w:t>
            </w:r>
            <w:r w:rsidR="009752BB">
              <w:rPr>
                <w:rFonts w:ascii="宋体" w:hAnsi="宋体" w:cs="黑体" w:hint="eastAsia"/>
                <w:szCs w:val="22"/>
              </w:rPr>
              <w:t>内容</w:t>
            </w:r>
          </w:p>
        </w:tc>
        <w:tc>
          <w:tcPr>
            <w:tcW w:w="1134" w:type="dxa"/>
          </w:tcPr>
          <w:p w:rsidR="00AE5BF8" w:rsidRDefault="006D0D1C" w:rsidP="00483B15">
            <w:pPr>
              <w:spacing w:before="156" w:after="240"/>
              <w:jc w:val="center"/>
              <w:rPr>
                <w:rFonts w:ascii="宋体" w:hAnsi="宋体" w:cs="黑体"/>
                <w:szCs w:val="22"/>
              </w:rPr>
            </w:pPr>
            <w:r>
              <w:rPr>
                <w:rFonts w:ascii="宋体" w:hAnsi="宋体" w:cs="黑体" w:hint="eastAsia"/>
                <w:szCs w:val="22"/>
              </w:rPr>
              <w:t>付春娟</w:t>
            </w:r>
          </w:p>
        </w:tc>
        <w:tc>
          <w:tcPr>
            <w:tcW w:w="1066" w:type="dxa"/>
          </w:tcPr>
          <w:p w:rsidR="00AE5BF8" w:rsidRDefault="00AE5BF8" w:rsidP="00483B15">
            <w:pPr>
              <w:spacing w:before="156" w:after="240"/>
              <w:jc w:val="center"/>
              <w:rPr>
                <w:rFonts w:ascii="宋体" w:hAnsi="宋体" w:cs="黑体"/>
                <w:szCs w:val="22"/>
              </w:rPr>
            </w:pPr>
          </w:p>
        </w:tc>
      </w:tr>
      <w:tr w:rsidR="001705E1" w:rsidTr="00483B15">
        <w:trPr>
          <w:trHeight w:val="402"/>
          <w:jc w:val="center"/>
        </w:trPr>
        <w:tc>
          <w:tcPr>
            <w:tcW w:w="838" w:type="dxa"/>
          </w:tcPr>
          <w:p w:rsidR="001705E1" w:rsidRDefault="001705E1" w:rsidP="001705E1">
            <w:pPr>
              <w:spacing w:before="156" w:after="240"/>
              <w:jc w:val="center"/>
              <w:rPr>
                <w:rFonts w:ascii="宋体" w:hAnsi="宋体" w:cs="黑体"/>
                <w:szCs w:val="22"/>
              </w:rPr>
            </w:pPr>
            <w:r>
              <w:rPr>
                <w:rFonts w:ascii="宋体" w:hAnsi="宋体" w:cs="黑体" w:hint="eastAsia"/>
                <w:szCs w:val="22"/>
              </w:rPr>
              <w:t>V1.20</w:t>
            </w:r>
          </w:p>
        </w:tc>
        <w:tc>
          <w:tcPr>
            <w:tcW w:w="1480" w:type="dxa"/>
          </w:tcPr>
          <w:p w:rsidR="001705E1" w:rsidRDefault="001705E1">
            <w:pPr>
              <w:spacing w:before="156" w:after="240"/>
              <w:jc w:val="center"/>
              <w:rPr>
                <w:rFonts w:ascii="宋体" w:hAnsi="宋体" w:cs="黑体"/>
                <w:szCs w:val="22"/>
              </w:rPr>
            </w:pPr>
            <w:r>
              <w:rPr>
                <w:rFonts w:ascii="宋体" w:hAnsi="宋体" w:cs="黑体" w:hint="eastAsia"/>
                <w:szCs w:val="22"/>
              </w:rPr>
              <w:t>2017-09-15</w:t>
            </w:r>
          </w:p>
        </w:tc>
        <w:tc>
          <w:tcPr>
            <w:tcW w:w="1216" w:type="dxa"/>
          </w:tcPr>
          <w:p w:rsidR="001705E1" w:rsidRDefault="001705E1" w:rsidP="00483B15">
            <w:pPr>
              <w:spacing w:before="156" w:after="240"/>
              <w:jc w:val="center"/>
              <w:rPr>
                <w:rFonts w:ascii="宋体" w:hAnsi="宋体" w:cs="黑体"/>
                <w:szCs w:val="22"/>
              </w:rPr>
            </w:pPr>
            <w:r>
              <w:rPr>
                <w:rFonts w:ascii="宋体" w:hAnsi="宋体" w:cs="黑体" w:hint="eastAsia"/>
                <w:szCs w:val="22"/>
              </w:rPr>
              <w:t>部分</w:t>
            </w:r>
          </w:p>
        </w:tc>
        <w:tc>
          <w:tcPr>
            <w:tcW w:w="851" w:type="dxa"/>
          </w:tcPr>
          <w:p w:rsidR="001705E1" w:rsidRDefault="001705E1" w:rsidP="00483B15">
            <w:pPr>
              <w:spacing w:before="156" w:after="240"/>
              <w:jc w:val="center"/>
              <w:rPr>
                <w:rFonts w:ascii="宋体" w:hAnsi="宋体" w:cs="黑体"/>
                <w:szCs w:val="22"/>
              </w:rPr>
            </w:pPr>
            <w:r>
              <w:rPr>
                <w:rFonts w:ascii="宋体" w:hAnsi="宋体" w:cs="黑体" w:hint="eastAsia"/>
                <w:szCs w:val="22"/>
              </w:rPr>
              <w:t>M</w:t>
            </w:r>
          </w:p>
        </w:tc>
        <w:tc>
          <w:tcPr>
            <w:tcW w:w="1701" w:type="dxa"/>
          </w:tcPr>
          <w:p w:rsidR="001705E1" w:rsidRDefault="001705E1" w:rsidP="00483B15">
            <w:pPr>
              <w:spacing w:before="156" w:after="240"/>
              <w:jc w:val="center"/>
              <w:rPr>
                <w:rFonts w:ascii="宋体" w:hAnsi="宋体" w:cs="黑体"/>
                <w:szCs w:val="22"/>
              </w:rPr>
            </w:pPr>
            <w:r>
              <w:rPr>
                <w:rFonts w:ascii="宋体" w:hAnsi="宋体" w:cs="黑体" w:hint="eastAsia"/>
                <w:szCs w:val="22"/>
              </w:rPr>
              <w:t>修改内容</w:t>
            </w:r>
          </w:p>
        </w:tc>
        <w:tc>
          <w:tcPr>
            <w:tcW w:w="1134" w:type="dxa"/>
          </w:tcPr>
          <w:p w:rsidR="001705E1" w:rsidRDefault="001705E1" w:rsidP="00483B15">
            <w:pPr>
              <w:spacing w:before="156" w:after="240"/>
              <w:jc w:val="center"/>
              <w:rPr>
                <w:rFonts w:ascii="宋体" w:hAnsi="宋体" w:cs="黑体"/>
                <w:szCs w:val="22"/>
              </w:rPr>
            </w:pPr>
            <w:r>
              <w:rPr>
                <w:rFonts w:ascii="宋体" w:hAnsi="宋体" w:cs="黑体" w:hint="eastAsia"/>
                <w:szCs w:val="22"/>
              </w:rPr>
              <w:t>付春娟</w:t>
            </w:r>
          </w:p>
        </w:tc>
        <w:tc>
          <w:tcPr>
            <w:tcW w:w="1066" w:type="dxa"/>
          </w:tcPr>
          <w:p w:rsidR="001705E1" w:rsidRDefault="001705E1" w:rsidP="00483B15">
            <w:pPr>
              <w:spacing w:before="156" w:after="240"/>
              <w:jc w:val="center"/>
              <w:rPr>
                <w:rFonts w:ascii="宋体" w:hAnsi="宋体" w:cs="黑体"/>
                <w:szCs w:val="22"/>
              </w:rPr>
            </w:pPr>
          </w:p>
        </w:tc>
      </w:tr>
      <w:tr w:rsidR="001705E1" w:rsidTr="00483B15">
        <w:trPr>
          <w:trHeight w:val="402"/>
          <w:jc w:val="center"/>
        </w:trPr>
        <w:tc>
          <w:tcPr>
            <w:tcW w:w="838" w:type="dxa"/>
          </w:tcPr>
          <w:p w:rsidR="001705E1" w:rsidRDefault="001705E1" w:rsidP="001705E1">
            <w:pPr>
              <w:spacing w:before="156" w:after="240"/>
              <w:jc w:val="center"/>
              <w:rPr>
                <w:rFonts w:ascii="宋体" w:hAnsi="宋体" w:cs="黑体"/>
                <w:szCs w:val="22"/>
              </w:rPr>
            </w:pPr>
            <w:r>
              <w:rPr>
                <w:rFonts w:ascii="宋体" w:hAnsi="宋体" w:cs="黑体" w:hint="eastAsia"/>
                <w:szCs w:val="22"/>
              </w:rPr>
              <w:t>V1.30</w:t>
            </w:r>
          </w:p>
        </w:tc>
        <w:tc>
          <w:tcPr>
            <w:tcW w:w="1480" w:type="dxa"/>
          </w:tcPr>
          <w:p w:rsidR="001705E1" w:rsidRDefault="001705E1">
            <w:pPr>
              <w:spacing w:before="156" w:after="240"/>
              <w:jc w:val="center"/>
              <w:rPr>
                <w:rFonts w:ascii="宋体" w:hAnsi="宋体" w:cs="黑体"/>
                <w:szCs w:val="22"/>
              </w:rPr>
            </w:pPr>
            <w:r>
              <w:rPr>
                <w:rFonts w:ascii="宋体" w:hAnsi="宋体" w:cs="黑体" w:hint="eastAsia"/>
                <w:szCs w:val="22"/>
              </w:rPr>
              <w:t>2017-09-26</w:t>
            </w:r>
          </w:p>
        </w:tc>
        <w:tc>
          <w:tcPr>
            <w:tcW w:w="1216" w:type="dxa"/>
          </w:tcPr>
          <w:p w:rsidR="001705E1" w:rsidRDefault="001705E1" w:rsidP="00483B15">
            <w:pPr>
              <w:spacing w:before="156" w:after="240"/>
              <w:jc w:val="center"/>
              <w:rPr>
                <w:rFonts w:ascii="宋体" w:hAnsi="宋体" w:cs="黑体"/>
                <w:szCs w:val="22"/>
              </w:rPr>
            </w:pPr>
            <w:r>
              <w:rPr>
                <w:rFonts w:ascii="宋体" w:hAnsi="宋体" w:cs="黑体" w:hint="eastAsia"/>
                <w:szCs w:val="22"/>
              </w:rPr>
              <w:t>部分</w:t>
            </w:r>
          </w:p>
        </w:tc>
        <w:tc>
          <w:tcPr>
            <w:tcW w:w="851" w:type="dxa"/>
          </w:tcPr>
          <w:p w:rsidR="001705E1" w:rsidRDefault="001705E1" w:rsidP="00483B15">
            <w:pPr>
              <w:spacing w:before="156" w:after="240"/>
              <w:jc w:val="center"/>
              <w:rPr>
                <w:rFonts w:ascii="宋体" w:hAnsi="宋体" w:cs="黑体"/>
                <w:szCs w:val="22"/>
              </w:rPr>
            </w:pPr>
            <w:r>
              <w:rPr>
                <w:rFonts w:ascii="宋体" w:hAnsi="宋体" w:cs="黑体" w:hint="eastAsia"/>
                <w:szCs w:val="22"/>
              </w:rPr>
              <w:t>M</w:t>
            </w:r>
          </w:p>
        </w:tc>
        <w:tc>
          <w:tcPr>
            <w:tcW w:w="1701" w:type="dxa"/>
          </w:tcPr>
          <w:p w:rsidR="001705E1" w:rsidRDefault="001705E1" w:rsidP="00483B15">
            <w:pPr>
              <w:spacing w:before="156" w:after="240"/>
              <w:jc w:val="center"/>
              <w:rPr>
                <w:rFonts w:ascii="宋体" w:hAnsi="宋体" w:cs="黑体"/>
                <w:szCs w:val="22"/>
              </w:rPr>
            </w:pPr>
            <w:r>
              <w:rPr>
                <w:rFonts w:ascii="宋体" w:hAnsi="宋体" w:cs="黑体" w:hint="eastAsia"/>
                <w:szCs w:val="22"/>
              </w:rPr>
              <w:t>修改内容</w:t>
            </w:r>
          </w:p>
        </w:tc>
        <w:tc>
          <w:tcPr>
            <w:tcW w:w="1134" w:type="dxa"/>
          </w:tcPr>
          <w:p w:rsidR="001705E1" w:rsidRDefault="001705E1" w:rsidP="00483B15">
            <w:pPr>
              <w:spacing w:before="156" w:after="240"/>
              <w:jc w:val="center"/>
              <w:rPr>
                <w:rFonts w:ascii="宋体" w:hAnsi="宋体" w:cs="黑体"/>
                <w:szCs w:val="22"/>
              </w:rPr>
            </w:pPr>
            <w:r>
              <w:rPr>
                <w:rFonts w:ascii="宋体" w:hAnsi="宋体" w:cs="黑体" w:hint="eastAsia"/>
                <w:szCs w:val="22"/>
              </w:rPr>
              <w:t>付春娟</w:t>
            </w:r>
          </w:p>
        </w:tc>
        <w:tc>
          <w:tcPr>
            <w:tcW w:w="1066" w:type="dxa"/>
          </w:tcPr>
          <w:p w:rsidR="001705E1" w:rsidRDefault="001705E1" w:rsidP="00483B15">
            <w:pPr>
              <w:spacing w:before="156" w:after="240"/>
              <w:jc w:val="center"/>
              <w:rPr>
                <w:rFonts w:ascii="宋体" w:hAnsi="宋体" w:cs="黑体"/>
                <w:szCs w:val="22"/>
              </w:rPr>
            </w:pPr>
          </w:p>
        </w:tc>
      </w:tr>
      <w:tr w:rsidR="00E44195" w:rsidTr="00483B15">
        <w:trPr>
          <w:trHeight w:val="402"/>
          <w:jc w:val="center"/>
          <w:ins w:id="0" w:author="t450" w:date="2017-09-30T10:15:00Z"/>
        </w:trPr>
        <w:tc>
          <w:tcPr>
            <w:tcW w:w="838" w:type="dxa"/>
          </w:tcPr>
          <w:p w:rsidR="00E44195" w:rsidRDefault="00E44195" w:rsidP="00E44195">
            <w:pPr>
              <w:spacing w:before="156" w:after="240"/>
              <w:jc w:val="center"/>
              <w:rPr>
                <w:ins w:id="1" w:author="t450" w:date="2017-09-30T10:15:00Z"/>
                <w:rFonts w:ascii="宋体" w:hAnsi="宋体" w:cs="黑体"/>
                <w:szCs w:val="22"/>
              </w:rPr>
            </w:pPr>
            <w:ins w:id="2" w:author="t450" w:date="2017-09-30T10:15:00Z">
              <w:r>
                <w:rPr>
                  <w:rFonts w:ascii="宋体" w:hAnsi="宋体" w:cs="黑体" w:hint="eastAsia"/>
                  <w:szCs w:val="22"/>
                </w:rPr>
                <w:t>V1.40</w:t>
              </w:r>
            </w:ins>
          </w:p>
        </w:tc>
        <w:tc>
          <w:tcPr>
            <w:tcW w:w="1480" w:type="dxa"/>
          </w:tcPr>
          <w:p w:rsidR="00E44195" w:rsidRDefault="00E44195" w:rsidP="00E44195">
            <w:pPr>
              <w:spacing w:before="156" w:after="240"/>
              <w:jc w:val="center"/>
              <w:rPr>
                <w:ins w:id="3" w:author="t450" w:date="2017-09-30T10:15:00Z"/>
                <w:rFonts w:ascii="宋体" w:hAnsi="宋体" w:cs="黑体"/>
                <w:szCs w:val="22"/>
              </w:rPr>
            </w:pPr>
            <w:ins w:id="4" w:author="t450" w:date="2017-09-30T10:15:00Z">
              <w:r>
                <w:rPr>
                  <w:rFonts w:ascii="宋体" w:hAnsi="宋体" w:cs="黑体" w:hint="eastAsia"/>
                  <w:szCs w:val="22"/>
                </w:rPr>
                <w:t>2017-09-29</w:t>
              </w:r>
            </w:ins>
          </w:p>
        </w:tc>
        <w:tc>
          <w:tcPr>
            <w:tcW w:w="1216" w:type="dxa"/>
          </w:tcPr>
          <w:p w:rsidR="00E44195" w:rsidRDefault="00E44195" w:rsidP="00483B15">
            <w:pPr>
              <w:spacing w:before="156" w:after="240"/>
              <w:jc w:val="center"/>
              <w:rPr>
                <w:ins w:id="5" w:author="t450" w:date="2017-09-30T10:15:00Z"/>
                <w:rFonts w:ascii="宋体" w:hAnsi="宋体" w:cs="黑体"/>
                <w:szCs w:val="22"/>
              </w:rPr>
            </w:pPr>
            <w:ins w:id="6" w:author="t450" w:date="2017-09-30T10:15:00Z">
              <w:r>
                <w:rPr>
                  <w:rFonts w:ascii="宋体" w:hAnsi="宋体" w:cs="黑体" w:hint="eastAsia"/>
                  <w:szCs w:val="22"/>
                </w:rPr>
                <w:t>部分</w:t>
              </w:r>
            </w:ins>
          </w:p>
        </w:tc>
        <w:tc>
          <w:tcPr>
            <w:tcW w:w="851" w:type="dxa"/>
          </w:tcPr>
          <w:p w:rsidR="00E44195" w:rsidRDefault="00E44195" w:rsidP="00483B15">
            <w:pPr>
              <w:spacing w:before="156" w:after="240"/>
              <w:jc w:val="center"/>
              <w:rPr>
                <w:ins w:id="7" w:author="t450" w:date="2017-09-30T10:15:00Z"/>
                <w:rFonts w:ascii="宋体" w:hAnsi="宋体" w:cs="黑体"/>
                <w:szCs w:val="22"/>
              </w:rPr>
            </w:pPr>
            <w:ins w:id="8" w:author="t450" w:date="2017-09-30T10:15:00Z">
              <w:r>
                <w:rPr>
                  <w:rFonts w:ascii="宋体" w:hAnsi="宋体" w:cs="黑体" w:hint="eastAsia"/>
                  <w:szCs w:val="22"/>
                </w:rPr>
                <w:t>M</w:t>
              </w:r>
            </w:ins>
          </w:p>
        </w:tc>
        <w:tc>
          <w:tcPr>
            <w:tcW w:w="1701" w:type="dxa"/>
          </w:tcPr>
          <w:p w:rsidR="00E44195" w:rsidRDefault="00E44195" w:rsidP="00483B15">
            <w:pPr>
              <w:spacing w:before="156" w:after="240"/>
              <w:jc w:val="center"/>
              <w:rPr>
                <w:ins w:id="9" w:author="t450" w:date="2017-09-30T10:15:00Z"/>
                <w:rFonts w:ascii="宋体" w:hAnsi="宋体" w:cs="黑体"/>
                <w:szCs w:val="22"/>
              </w:rPr>
            </w:pPr>
            <w:ins w:id="10" w:author="t450" w:date="2017-09-30T10:15:00Z">
              <w:r>
                <w:rPr>
                  <w:rFonts w:ascii="宋体" w:hAnsi="宋体" w:cs="黑体" w:hint="eastAsia"/>
                  <w:szCs w:val="22"/>
                </w:rPr>
                <w:t>修改内容</w:t>
              </w:r>
            </w:ins>
          </w:p>
        </w:tc>
        <w:tc>
          <w:tcPr>
            <w:tcW w:w="1134" w:type="dxa"/>
          </w:tcPr>
          <w:p w:rsidR="00E44195" w:rsidRDefault="00E44195" w:rsidP="00483B15">
            <w:pPr>
              <w:spacing w:before="156" w:after="240"/>
              <w:jc w:val="center"/>
              <w:rPr>
                <w:ins w:id="11" w:author="t450" w:date="2017-09-30T10:15:00Z"/>
                <w:rFonts w:ascii="宋体" w:hAnsi="宋体" w:cs="黑体"/>
                <w:szCs w:val="22"/>
              </w:rPr>
            </w:pPr>
            <w:ins w:id="12" w:author="t450" w:date="2017-09-30T10:15:00Z">
              <w:r>
                <w:rPr>
                  <w:rFonts w:ascii="宋体" w:hAnsi="宋体" w:cs="黑体" w:hint="eastAsia"/>
                  <w:szCs w:val="22"/>
                </w:rPr>
                <w:t>付春娟</w:t>
              </w:r>
            </w:ins>
          </w:p>
        </w:tc>
        <w:tc>
          <w:tcPr>
            <w:tcW w:w="1066" w:type="dxa"/>
          </w:tcPr>
          <w:p w:rsidR="00E44195" w:rsidRDefault="00E44195" w:rsidP="00483B15">
            <w:pPr>
              <w:spacing w:before="156" w:after="240"/>
              <w:jc w:val="center"/>
              <w:rPr>
                <w:ins w:id="13" w:author="t450" w:date="2017-09-30T10:15:00Z"/>
                <w:rFonts w:ascii="宋体" w:hAnsi="宋体" w:cs="黑体"/>
                <w:szCs w:val="22"/>
              </w:rPr>
            </w:pPr>
          </w:p>
        </w:tc>
      </w:tr>
    </w:tbl>
    <w:p w:rsidR="00AE5BF8" w:rsidRDefault="006D0D1C">
      <w:pPr>
        <w:spacing w:before="156" w:after="240"/>
        <w:jc w:val="left"/>
        <w:rPr>
          <w:rFonts w:ascii="宋体" w:hAnsi="宋体" w:cs="黑体"/>
          <w:szCs w:val="22"/>
        </w:rPr>
      </w:pPr>
      <w:r>
        <w:rPr>
          <w:rFonts w:ascii="宋体" w:hAnsi="宋体" w:cs="黑体"/>
          <w:szCs w:val="22"/>
        </w:rPr>
        <w:t>注：</w:t>
      </w:r>
      <w:r>
        <w:rPr>
          <w:rFonts w:ascii="宋体" w:hAnsi="宋体" w:cs="黑体" w:hint="eastAsia"/>
          <w:szCs w:val="22"/>
        </w:rPr>
        <w:t>性质可以为N-新建、</w:t>
      </w:r>
      <w:r>
        <w:rPr>
          <w:rFonts w:ascii="宋体" w:hAnsi="宋体" w:cs="黑体"/>
          <w:szCs w:val="22"/>
        </w:rPr>
        <w:t>A-增加</w:t>
      </w:r>
      <w:r>
        <w:rPr>
          <w:rFonts w:ascii="宋体" w:hAnsi="宋体" w:cs="黑体" w:hint="eastAsia"/>
          <w:szCs w:val="22"/>
        </w:rPr>
        <w:t>、</w:t>
      </w:r>
      <w:r>
        <w:rPr>
          <w:rFonts w:ascii="宋体" w:hAnsi="宋体" w:cs="黑体"/>
          <w:szCs w:val="22"/>
        </w:rPr>
        <w:t>M-更改</w:t>
      </w:r>
      <w:r>
        <w:rPr>
          <w:rFonts w:ascii="宋体" w:hAnsi="宋体" w:cs="黑体" w:hint="eastAsia"/>
          <w:szCs w:val="22"/>
        </w:rPr>
        <w:t>、</w:t>
      </w:r>
      <w:r>
        <w:rPr>
          <w:rFonts w:ascii="宋体" w:hAnsi="宋体" w:cs="黑体"/>
          <w:szCs w:val="22"/>
        </w:rPr>
        <w:t>D-删除</w:t>
      </w:r>
      <w:r>
        <w:rPr>
          <w:rFonts w:ascii="宋体" w:hAnsi="宋体" w:cs="黑体" w:hint="eastAsia"/>
          <w:szCs w:val="22"/>
        </w:rPr>
        <w:t xml:space="preserve">  P</w:t>
      </w:r>
      <w:r>
        <w:rPr>
          <w:rFonts w:ascii="宋体" w:hAnsi="宋体" w:cs="黑体"/>
          <w:szCs w:val="22"/>
        </w:rPr>
        <w:t>-</w:t>
      </w:r>
      <w:r>
        <w:rPr>
          <w:rFonts w:ascii="宋体" w:hAnsi="宋体" w:cs="黑体" w:hint="eastAsia"/>
          <w:szCs w:val="22"/>
        </w:rPr>
        <w:t>批准</w:t>
      </w:r>
    </w:p>
    <w:p w:rsidR="00AE5BF8" w:rsidRDefault="006D0D1C" w:rsidP="00240A50">
      <w:pPr>
        <w:ind w:firstLineChars="202" w:firstLine="485"/>
        <w:rPr>
          <w:rFonts w:ascii="宋体" w:hAnsi="宋体"/>
        </w:rPr>
      </w:pPr>
      <w:r>
        <w:rPr>
          <w:rFonts w:ascii="宋体" w:hAnsi="宋体" w:hint="eastAsia"/>
        </w:rPr>
        <w:t>版本号变更规则：文件初始版本为1.0。若只有部分内容出现增加、删除、修改，则版本号加0.01。若出现重大修改或者局部修改积累过多而导致文件整体发生变化，则版本号加0.1。文件正式发布版本为2.0。若文件版本接近发布版本，则在小数点后面加一位，文件版本号除非正式发布版否则不允许超过2.0。</w:t>
      </w:r>
    </w:p>
    <w:p w:rsidR="00BC7DFC" w:rsidRDefault="00BC7DFC">
      <w:pPr>
        <w:widowControl/>
        <w:spacing w:line="240" w:lineRule="auto"/>
        <w:jc w:val="left"/>
      </w:pPr>
      <w:r>
        <w:br w:type="page"/>
      </w:r>
    </w:p>
    <w:p w:rsidR="00AE5BF8" w:rsidRDefault="00AE5BF8"/>
    <w:p w:rsidR="00AE5BF8" w:rsidRDefault="00AE5BF8">
      <w:pPr>
        <w:sectPr w:rsidR="00AE5BF8">
          <w:headerReference w:type="default" r:id="rId10"/>
          <w:footerReference w:type="default" r:id="rId11"/>
          <w:pgSz w:w="11906" w:h="16838"/>
          <w:pgMar w:top="1440" w:right="1800" w:bottom="1440" w:left="1800" w:header="851" w:footer="992" w:gutter="0"/>
          <w:pgNumType w:start="1"/>
          <w:cols w:space="425"/>
          <w:docGrid w:type="lines" w:linePitch="312"/>
        </w:sectPr>
      </w:pPr>
    </w:p>
    <w:sdt>
      <w:sdtPr>
        <w:rPr>
          <w:rFonts w:ascii="Times New Roman" w:eastAsia="宋体" w:hAnsi="Times New Roman" w:cs="Times New Roman"/>
          <w:b w:val="0"/>
          <w:bCs w:val="0"/>
          <w:color w:val="auto"/>
          <w:kern w:val="2"/>
          <w:sz w:val="24"/>
          <w:szCs w:val="24"/>
          <w:lang w:val="zh-CN"/>
        </w:rPr>
        <w:id w:val="505491507"/>
      </w:sdtPr>
      <w:sdtEndPr>
        <w:rPr>
          <w:rFonts w:cstheme="majorBidi"/>
        </w:rPr>
      </w:sdtEndPr>
      <w:sdtContent>
        <w:p w:rsidR="00AE5BF8" w:rsidRPr="00483B15" w:rsidRDefault="006D0D1C">
          <w:pPr>
            <w:pStyle w:val="TOC1"/>
            <w:jc w:val="center"/>
            <w:rPr>
              <w:rFonts w:asciiTheme="minorEastAsia" w:eastAsiaTheme="minorEastAsia" w:hAnsiTheme="minorEastAsia"/>
              <w:b w:val="0"/>
              <w:color w:val="000000" w:themeColor="text1"/>
              <w:sz w:val="24"/>
              <w:szCs w:val="24"/>
            </w:rPr>
          </w:pPr>
          <w:r w:rsidRPr="00483B15">
            <w:rPr>
              <w:rFonts w:asciiTheme="minorEastAsia" w:eastAsiaTheme="minorEastAsia" w:hAnsiTheme="minorEastAsia" w:hint="eastAsia"/>
              <w:color w:val="000000" w:themeColor="text1"/>
              <w:sz w:val="24"/>
              <w:szCs w:val="24"/>
              <w:lang w:val="zh-CN"/>
            </w:rPr>
            <w:t>目</w:t>
          </w:r>
          <w:r w:rsidRPr="00483B15">
            <w:rPr>
              <w:rFonts w:asciiTheme="minorEastAsia" w:eastAsiaTheme="minorEastAsia" w:hAnsiTheme="minorEastAsia"/>
              <w:color w:val="000000" w:themeColor="text1"/>
              <w:sz w:val="24"/>
              <w:szCs w:val="24"/>
              <w:lang w:val="zh-CN"/>
            </w:rPr>
            <w:t xml:space="preserve">    </w:t>
          </w:r>
          <w:r w:rsidRPr="00483B15">
            <w:rPr>
              <w:rFonts w:asciiTheme="minorEastAsia" w:eastAsiaTheme="minorEastAsia" w:hAnsiTheme="minorEastAsia" w:hint="eastAsia"/>
              <w:color w:val="000000" w:themeColor="text1"/>
              <w:sz w:val="24"/>
              <w:szCs w:val="24"/>
              <w:lang w:val="zh-CN"/>
            </w:rPr>
            <w:t>录</w:t>
          </w:r>
        </w:p>
        <w:p w:rsidR="00CB15E8" w:rsidRDefault="006D0D1C">
          <w:pPr>
            <w:pStyle w:val="10"/>
            <w:tabs>
              <w:tab w:val="left" w:pos="1050"/>
              <w:tab w:val="right" w:leader="dot" w:pos="8296"/>
            </w:tabs>
            <w:rPr>
              <w:rFonts w:asciiTheme="minorHAnsi" w:eastAsiaTheme="minorEastAsia" w:hAnsiTheme="minorHAnsi" w:cstheme="minorBidi"/>
              <w:b w:val="0"/>
              <w:bCs w:val="0"/>
              <w:caps w:val="0"/>
              <w:noProof/>
              <w:sz w:val="21"/>
              <w:szCs w:val="22"/>
            </w:rPr>
          </w:pPr>
          <w:r w:rsidRPr="00483B15">
            <w:rPr>
              <w:rFonts w:asciiTheme="minorEastAsia" w:eastAsiaTheme="minorEastAsia" w:hAnsiTheme="minorEastAsia"/>
              <w:b w:val="0"/>
            </w:rPr>
            <w:fldChar w:fldCharType="begin"/>
          </w:r>
          <w:r w:rsidRPr="00483B15">
            <w:rPr>
              <w:rFonts w:asciiTheme="minorEastAsia" w:eastAsiaTheme="minorEastAsia" w:hAnsiTheme="minorEastAsia"/>
              <w:b w:val="0"/>
            </w:rPr>
            <w:instrText xml:space="preserve"> TOC \o "1-3" \h \z \u </w:instrText>
          </w:r>
          <w:r w:rsidRPr="00483B15">
            <w:rPr>
              <w:rFonts w:asciiTheme="minorEastAsia" w:eastAsiaTheme="minorEastAsia" w:hAnsiTheme="minorEastAsia"/>
              <w:b w:val="0"/>
            </w:rPr>
            <w:fldChar w:fldCharType="separate"/>
          </w:r>
          <w:hyperlink w:anchor="_Toc494290383" w:history="1">
            <w:r w:rsidR="00CB15E8" w:rsidRPr="00314E62">
              <w:rPr>
                <w:rStyle w:val="a9"/>
                <w:rFonts w:hint="eastAsia"/>
                <w:noProof/>
              </w:rPr>
              <w:t>第一章</w:t>
            </w:r>
            <w:r w:rsidR="00CB15E8">
              <w:rPr>
                <w:rFonts w:asciiTheme="minorHAnsi" w:eastAsiaTheme="minorEastAsia" w:hAnsiTheme="minorHAnsi" w:cstheme="minorBidi"/>
                <w:b w:val="0"/>
                <w:bCs w:val="0"/>
                <w:caps w:val="0"/>
                <w:noProof/>
                <w:sz w:val="21"/>
                <w:szCs w:val="22"/>
              </w:rPr>
              <w:tab/>
            </w:r>
            <w:r w:rsidR="00CB15E8" w:rsidRPr="00314E62">
              <w:rPr>
                <w:rStyle w:val="a9"/>
                <w:rFonts w:hint="eastAsia"/>
                <w:noProof/>
              </w:rPr>
              <w:t>文档介绍</w:t>
            </w:r>
            <w:r w:rsidR="00CB15E8">
              <w:rPr>
                <w:noProof/>
                <w:webHidden/>
              </w:rPr>
              <w:tab/>
            </w:r>
            <w:r w:rsidR="00CB15E8">
              <w:rPr>
                <w:noProof/>
                <w:webHidden/>
              </w:rPr>
              <w:fldChar w:fldCharType="begin"/>
            </w:r>
            <w:r w:rsidR="00CB15E8">
              <w:rPr>
                <w:noProof/>
                <w:webHidden/>
              </w:rPr>
              <w:instrText xml:space="preserve"> PAGEREF _Toc494290383 \h </w:instrText>
            </w:r>
            <w:r w:rsidR="00CB15E8">
              <w:rPr>
                <w:noProof/>
                <w:webHidden/>
              </w:rPr>
            </w:r>
            <w:r w:rsidR="00CB15E8">
              <w:rPr>
                <w:noProof/>
                <w:webHidden/>
              </w:rPr>
              <w:fldChar w:fldCharType="separate"/>
            </w:r>
            <w:r w:rsidR="009B3D87">
              <w:rPr>
                <w:noProof/>
                <w:webHidden/>
              </w:rPr>
              <w:t>3</w:t>
            </w:r>
            <w:r w:rsidR="00CB15E8">
              <w:rPr>
                <w:noProof/>
                <w:webHidden/>
              </w:rPr>
              <w:fldChar w:fldCharType="end"/>
            </w:r>
          </w:hyperlink>
        </w:p>
        <w:p w:rsidR="00CB15E8" w:rsidRDefault="00500397">
          <w:pPr>
            <w:pStyle w:val="20"/>
            <w:tabs>
              <w:tab w:val="left" w:pos="840"/>
              <w:tab w:val="right" w:leader="dot" w:pos="8296"/>
            </w:tabs>
            <w:rPr>
              <w:rFonts w:asciiTheme="minorHAnsi" w:eastAsiaTheme="minorEastAsia" w:hAnsiTheme="minorHAnsi" w:cstheme="minorBidi"/>
              <w:smallCaps w:val="0"/>
              <w:noProof/>
              <w:sz w:val="21"/>
              <w:szCs w:val="22"/>
            </w:rPr>
          </w:pPr>
          <w:hyperlink w:anchor="_Toc494290384" w:history="1">
            <w:r w:rsidR="00CB15E8" w:rsidRPr="00314E62">
              <w:rPr>
                <w:rStyle w:val="a9"/>
                <w:noProof/>
              </w:rPr>
              <w:t>1.1</w:t>
            </w:r>
            <w:r w:rsidR="00CB15E8">
              <w:rPr>
                <w:rFonts w:asciiTheme="minorHAnsi" w:eastAsiaTheme="minorEastAsia" w:hAnsiTheme="minorHAnsi" w:cstheme="minorBidi"/>
                <w:smallCaps w:val="0"/>
                <w:noProof/>
                <w:sz w:val="21"/>
                <w:szCs w:val="22"/>
              </w:rPr>
              <w:tab/>
            </w:r>
            <w:r w:rsidR="00CB15E8" w:rsidRPr="00314E62">
              <w:rPr>
                <w:rStyle w:val="a9"/>
                <w:rFonts w:hint="eastAsia"/>
                <w:noProof/>
              </w:rPr>
              <w:t>文档目的</w:t>
            </w:r>
            <w:r w:rsidR="00CB15E8">
              <w:rPr>
                <w:noProof/>
                <w:webHidden/>
              </w:rPr>
              <w:tab/>
            </w:r>
            <w:r w:rsidR="00CB15E8">
              <w:rPr>
                <w:noProof/>
                <w:webHidden/>
              </w:rPr>
              <w:fldChar w:fldCharType="begin"/>
            </w:r>
            <w:r w:rsidR="00CB15E8">
              <w:rPr>
                <w:noProof/>
                <w:webHidden/>
              </w:rPr>
              <w:instrText xml:space="preserve"> PAGEREF _Toc494290384 \h </w:instrText>
            </w:r>
            <w:r w:rsidR="00CB15E8">
              <w:rPr>
                <w:noProof/>
                <w:webHidden/>
              </w:rPr>
            </w:r>
            <w:r w:rsidR="00CB15E8">
              <w:rPr>
                <w:noProof/>
                <w:webHidden/>
              </w:rPr>
              <w:fldChar w:fldCharType="separate"/>
            </w:r>
            <w:r w:rsidR="009B3D87">
              <w:rPr>
                <w:noProof/>
                <w:webHidden/>
              </w:rPr>
              <w:t>3</w:t>
            </w:r>
            <w:r w:rsidR="00CB15E8">
              <w:rPr>
                <w:noProof/>
                <w:webHidden/>
              </w:rPr>
              <w:fldChar w:fldCharType="end"/>
            </w:r>
          </w:hyperlink>
        </w:p>
        <w:p w:rsidR="00CB15E8" w:rsidRDefault="00500397">
          <w:pPr>
            <w:pStyle w:val="20"/>
            <w:tabs>
              <w:tab w:val="left" w:pos="840"/>
              <w:tab w:val="right" w:leader="dot" w:pos="8296"/>
            </w:tabs>
            <w:rPr>
              <w:rFonts w:asciiTheme="minorHAnsi" w:eastAsiaTheme="minorEastAsia" w:hAnsiTheme="minorHAnsi" w:cstheme="minorBidi"/>
              <w:smallCaps w:val="0"/>
              <w:noProof/>
              <w:sz w:val="21"/>
              <w:szCs w:val="22"/>
            </w:rPr>
          </w:pPr>
          <w:hyperlink w:anchor="_Toc494290385" w:history="1">
            <w:r w:rsidR="00CB15E8" w:rsidRPr="00314E62">
              <w:rPr>
                <w:rStyle w:val="a9"/>
                <w:noProof/>
              </w:rPr>
              <w:t>1.2</w:t>
            </w:r>
            <w:r w:rsidR="00CB15E8">
              <w:rPr>
                <w:rFonts w:asciiTheme="minorHAnsi" w:eastAsiaTheme="minorEastAsia" w:hAnsiTheme="minorHAnsi" w:cstheme="minorBidi"/>
                <w:smallCaps w:val="0"/>
                <w:noProof/>
                <w:sz w:val="21"/>
                <w:szCs w:val="22"/>
              </w:rPr>
              <w:tab/>
            </w:r>
            <w:r w:rsidR="00CB15E8" w:rsidRPr="00314E62">
              <w:rPr>
                <w:rStyle w:val="a9"/>
                <w:rFonts w:hint="eastAsia"/>
                <w:noProof/>
              </w:rPr>
              <w:t>文档范围</w:t>
            </w:r>
            <w:r w:rsidR="00CB15E8">
              <w:rPr>
                <w:noProof/>
                <w:webHidden/>
              </w:rPr>
              <w:tab/>
            </w:r>
            <w:r w:rsidR="00CB15E8">
              <w:rPr>
                <w:noProof/>
                <w:webHidden/>
              </w:rPr>
              <w:fldChar w:fldCharType="begin"/>
            </w:r>
            <w:r w:rsidR="00CB15E8">
              <w:rPr>
                <w:noProof/>
                <w:webHidden/>
              </w:rPr>
              <w:instrText xml:space="preserve"> PAGEREF _Toc494290385 \h </w:instrText>
            </w:r>
            <w:r w:rsidR="00CB15E8">
              <w:rPr>
                <w:noProof/>
                <w:webHidden/>
              </w:rPr>
            </w:r>
            <w:r w:rsidR="00CB15E8">
              <w:rPr>
                <w:noProof/>
                <w:webHidden/>
              </w:rPr>
              <w:fldChar w:fldCharType="separate"/>
            </w:r>
            <w:r w:rsidR="009B3D87">
              <w:rPr>
                <w:noProof/>
                <w:webHidden/>
              </w:rPr>
              <w:t>3</w:t>
            </w:r>
            <w:r w:rsidR="00CB15E8">
              <w:rPr>
                <w:noProof/>
                <w:webHidden/>
              </w:rPr>
              <w:fldChar w:fldCharType="end"/>
            </w:r>
          </w:hyperlink>
        </w:p>
        <w:p w:rsidR="00CB15E8" w:rsidRDefault="00500397">
          <w:pPr>
            <w:pStyle w:val="20"/>
            <w:tabs>
              <w:tab w:val="left" w:pos="840"/>
              <w:tab w:val="right" w:leader="dot" w:pos="8296"/>
            </w:tabs>
            <w:rPr>
              <w:rFonts w:asciiTheme="minorHAnsi" w:eastAsiaTheme="minorEastAsia" w:hAnsiTheme="minorHAnsi" w:cstheme="minorBidi"/>
              <w:smallCaps w:val="0"/>
              <w:noProof/>
              <w:sz w:val="21"/>
              <w:szCs w:val="22"/>
            </w:rPr>
          </w:pPr>
          <w:hyperlink w:anchor="_Toc494290386" w:history="1">
            <w:r w:rsidR="00CB15E8" w:rsidRPr="00314E62">
              <w:rPr>
                <w:rStyle w:val="a9"/>
                <w:noProof/>
              </w:rPr>
              <w:t>1.3</w:t>
            </w:r>
            <w:r w:rsidR="00CB15E8">
              <w:rPr>
                <w:rFonts w:asciiTheme="minorHAnsi" w:eastAsiaTheme="minorEastAsia" w:hAnsiTheme="minorHAnsi" w:cstheme="minorBidi"/>
                <w:smallCaps w:val="0"/>
                <w:noProof/>
                <w:sz w:val="21"/>
                <w:szCs w:val="22"/>
              </w:rPr>
              <w:tab/>
            </w:r>
            <w:r w:rsidR="00CB15E8" w:rsidRPr="00314E62">
              <w:rPr>
                <w:rStyle w:val="a9"/>
                <w:rFonts w:hint="eastAsia"/>
                <w:noProof/>
              </w:rPr>
              <w:t>读者对象</w:t>
            </w:r>
            <w:r w:rsidR="00CB15E8">
              <w:rPr>
                <w:noProof/>
                <w:webHidden/>
              </w:rPr>
              <w:tab/>
            </w:r>
            <w:r w:rsidR="00CB15E8">
              <w:rPr>
                <w:noProof/>
                <w:webHidden/>
              </w:rPr>
              <w:fldChar w:fldCharType="begin"/>
            </w:r>
            <w:r w:rsidR="00CB15E8">
              <w:rPr>
                <w:noProof/>
                <w:webHidden/>
              </w:rPr>
              <w:instrText xml:space="preserve"> PAGEREF _Toc494290386 \h </w:instrText>
            </w:r>
            <w:r w:rsidR="00CB15E8">
              <w:rPr>
                <w:noProof/>
                <w:webHidden/>
              </w:rPr>
            </w:r>
            <w:r w:rsidR="00CB15E8">
              <w:rPr>
                <w:noProof/>
                <w:webHidden/>
              </w:rPr>
              <w:fldChar w:fldCharType="separate"/>
            </w:r>
            <w:r w:rsidR="009B3D87">
              <w:rPr>
                <w:noProof/>
                <w:webHidden/>
              </w:rPr>
              <w:t>3</w:t>
            </w:r>
            <w:r w:rsidR="00CB15E8">
              <w:rPr>
                <w:noProof/>
                <w:webHidden/>
              </w:rPr>
              <w:fldChar w:fldCharType="end"/>
            </w:r>
          </w:hyperlink>
        </w:p>
        <w:p w:rsidR="00CB15E8" w:rsidRDefault="00500397">
          <w:pPr>
            <w:pStyle w:val="20"/>
            <w:tabs>
              <w:tab w:val="left" w:pos="840"/>
              <w:tab w:val="right" w:leader="dot" w:pos="8296"/>
            </w:tabs>
            <w:rPr>
              <w:rFonts w:asciiTheme="minorHAnsi" w:eastAsiaTheme="minorEastAsia" w:hAnsiTheme="minorHAnsi" w:cstheme="minorBidi"/>
              <w:smallCaps w:val="0"/>
              <w:noProof/>
              <w:sz w:val="21"/>
              <w:szCs w:val="22"/>
            </w:rPr>
          </w:pPr>
          <w:hyperlink w:anchor="_Toc494290387" w:history="1">
            <w:r w:rsidR="00CB15E8" w:rsidRPr="00314E62">
              <w:rPr>
                <w:rStyle w:val="a9"/>
                <w:noProof/>
              </w:rPr>
              <w:t>1.4</w:t>
            </w:r>
            <w:r w:rsidR="00CB15E8">
              <w:rPr>
                <w:rFonts w:asciiTheme="minorHAnsi" w:eastAsiaTheme="minorEastAsia" w:hAnsiTheme="minorHAnsi" w:cstheme="minorBidi"/>
                <w:smallCaps w:val="0"/>
                <w:noProof/>
                <w:sz w:val="21"/>
                <w:szCs w:val="22"/>
              </w:rPr>
              <w:tab/>
            </w:r>
            <w:r w:rsidR="00CB15E8" w:rsidRPr="00314E62">
              <w:rPr>
                <w:rStyle w:val="a9"/>
                <w:rFonts w:hint="eastAsia"/>
                <w:noProof/>
              </w:rPr>
              <w:t>参考文档</w:t>
            </w:r>
            <w:r w:rsidR="00CB15E8">
              <w:rPr>
                <w:noProof/>
                <w:webHidden/>
              </w:rPr>
              <w:tab/>
            </w:r>
            <w:r w:rsidR="00CB15E8">
              <w:rPr>
                <w:noProof/>
                <w:webHidden/>
              </w:rPr>
              <w:fldChar w:fldCharType="begin"/>
            </w:r>
            <w:r w:rsidR="00CB15E8">
              <w:rPr>
                <w:noProof/>
                <w:webHidden/>
              </w:rPr>
              <w:instrText xml:space="preserve"> PAGEREF _Toc494290387 \h </w:instrText>
            </w:r>
            <w:r w:rsidR="00CB15E8">
              <w:rPr>
                <w:noProof/>
                <w:webHidden/>
              </w:rPr>
            </w:r>
            <w:r w:rsidR="00CB15E8">
              <w:rPr>
                <w:noProof/>
                <w:webHidden/>
              </w:rPr>
              <w:fldChar w:fldCharType="separate"/>
            </w:r>
            <w:r w:rsidR="009B3D87">
              <w:rPr>
                <w:noProof/>
                <w:webHidden/>
              </w:rPr>
              <w:t>3</w:t>
            </w:r>
            <w:r w:rsidR="00CB15E8">
              <w:rPr>
                <w:noProof/>
                <w:webHidden/>
              </w:rPr>
              <w:fldChar w:fldCharType="end"/>
            </w:r>
          </w:hyperlink>
        </w:p>
        <w:p w:rsidR="00CB15E8" w:rsidRDefault="00500397">
          <w:pPr>
            <w:pStyle w:val="20"/>
            <w:tabs>
              <w:tab w:val="left" w:pos="840"/>
              <w:tab w:val="right" w:leader="dot" w:pos="8296"/>
            </w:tabs>
            <w:rPr>
              <w:rFonts w:asciiTheme="minorHAnsi" w:eastAsiaTheme="minorEastAsia" w:hAnsiTheme="minorHAnsi" w:cstheme="minorBidi"/>
              <w:smallCaps w:val="0"/>
              <w:noProof/>
              <w:sz w:val="21"/>
              <w:szCs w:val="22"/>
            </w:rPr>
          </w:pPr>
          <w:hyperlink w:anchor="_Toc494290388" w:history="1">
            <w:r w:rsidR="00CB15E8" w:rsidRPr="00314E62">
              <w:rPr>
                <w:rStyle w:val="a9"/>
                <w:noProof/>
              </w:rPr>
              <w:t>1.5</w:t>
            </w:r>
            <w:r w:rsidR="00CB15E8">
              <w:rPr>
                <w:rFonts w:asciiTheme="minorHAnsi" w:eastAsiaTheme="minorEastAsia" w:hAnsiTheme="minorHAnsi" w:cstheme="minorBidi"/>
                <w:smallCaps w:val="0"/>
                <w:noProof/>
                <w:sz w:val="21"/>
                <w:szCs w:val="22"/>
              </w:rPr>
              <w:tab/>
            </w:r>
            <w:r w:rsidR="00CB15E8" w:rsidRPr="00314E62">
              <w:rPr>
                <w:rStyle w:val="a9"/>
                <w:rFonts w:hint="eastAsia"/>
                <w:noProof/>
              </w:rPr>
              <w:t>术语与缩写解释</w:t>
            </w:r>
            <w:r w:rsidR="00CB15E8">
              <w:rPr>
                <w:noProof/>
                <w:webHidden/>
              </w:rPr>
              <w:tab/>
            </w:r>
            <w:r w:rsidR="00CB15E8">
              <w:rPr>
                <w:noProof/>
                <w:webHidden/>
              </w:rPr>
              <w:fldChar w:fldCharType="begin"/>
            </w:r>
            <w:r w:rsidR="00CB15E8">
              <w:rPr>
                <w:noProof/>
                <w:webHidden/>
              </w:rPr>
              <w:instrText xml:space="preserve"> PAGEREF _Toc494290388 \h </w:instrText>
            </w:r>
            <w:r w:rsidR="00CB15E8">
              <w:rPr>
                <w:noProof/>
                <w:webHidden/>
              </w:rPr>
            </w:r>
            <w:r w:rsidR="00CB15E8">
              <w:rPr>
                <w:noProof/>
                <w:webHidden/>
              </w:rPr>
              <w:fldChar w:fldCharType="separate"/>
            </w:r>
            <w:r w:rsidR="009B3D87">
              <w:rPr>
                <w:noProof/>
                <w:webHidden/>
              </w:rPr>
              <w:t>3</w:t>
            </w:r>
            <w:r w:rsidR="00CB15E8">
              <w:rPr>
                <w:noProof/>
                <w:webHidden/>
              </w:rPr>
              <w:fldChar w:fldCharType="end"/>
            </w:r>
          </w:hyperlink>
        </w:p>
        <w:p w:rsidR="00CB15E8" w:rsidRDefault="00500397">
          <w:pPr>
            <w:pStyle w:val="10"/>
            <w:tabs>
              <w:tab w:val="left" w:pos="1050"/>
              <w:tab w:val="right" w:leader="dot" w:pos="8296"/>
            </w:tabs>
            <w:rPr>
              <w:rFonts w:asciiTheme="minorHAnsi" w:eastAsiaTheme="minorEastAsia" w:hAnsiTheme="minorHAnsi" w:cstheme="minorBidi"/>
              <w:b w:val="0"/>
              <w:bCs w:val="0"/>
              <w:caps w:val="0"/>
              <w:noProof/>
              <w:sz w:val="21"/>
              <w:szCs w:val="22"/>
            </w:rPr>
          </w:pPr>
          <w:hyperlink w:anchor="_Toc494290389" w:history="1">
            <w:r w:rsidR="00CB15E8" w:rsidRPr="00314E62">
              <w:rPr>
                <w:rStyle w:val="a9"/>
                <w:rFonts w:hint="eastAsia"/>
                <w:noProof/>
              </w:rPr>
              <w:t>第二章</w:t>
            </w:r>
            <w:r w:rsidR="00CB15E8">
              <w:rPr>
                <w:rFonts w:asciiTheme="minorHAnsi" w:eastAsiaTheme="minorEastAsia" w:hAnsiTheme="minorHAnsi" w:cstheme="minorBidi"/>
                <w:b w:val="0"/>
                <w:bCs w:val="0"/>
                <w:caps w:val="0"/>
                <w:noProof/>
                <w:sz w:val="21"/>
                <w:szCs w:val="22"/>
              </w:rPr>
              <w:tab/>
            </w:r>
            <w:r w:rsidR="00CB15E8" w:rsidRPr="00314E62">
              <w:rPr>
                <w:rStyle w:val="a9"/>
                <w:rFonts w:hint="eastAsia"/>
                <w:noProof/>
              </w:rPr>
              <w:t>系统功能设计</w:t>
            </w:r>
            <w:r w:rsidR="00CB15E8">
              <w:rPr>
                <w:noProof/>
                <w:webHidden/>
              </w:rPr>
              <w:tab/>
            </w:r>
            <w:r w:rsidR="00CB15E8">
              <w:rPr>
                <w:noProof/>
                <w:webHidden/>
              </w:rPr>
              <w:fldChar w:fldCharType="begin"/>
            </w:r>
            <w:r w:rsidR="00CB15E8">
              <w:rPr>
                <w:noProof/>
                <w:webHidden/>
              </w:rPr>
              <w:instrText xml:space="preserve"> PAGEREF _Toc494290389 \h </w:instrText>
            </w:r>
            <w:r w:rsidR="00CB15E8">
              <w:rPr>
                <w:noProof/>
                <w:webHidden/>
              </w:rPr>
            </w:r>
            <w:r w:rsidR="00CB15E8">
              <w:rPr>
                <w:noProof/>
                <w:webHidden/>
              </w:rPr>
              <w:fldChar w:fldCharType="separate"/>
            </w:r>
            <w:r w:rsidR="009B3D87">
              <w:rPr>
                <w:noProof/>
                <w:webHidden/>
              </w:rPr>
              <w:t>5</w:t>
            </w:r>
            <w:r w:rsidR="00CB15E8">
              <w:rPr>
                <w:noProof/>
                <w:webHidden/>
              </w:rPr>
              <w:fldChar w:fldCharType="end"/>
            </w:r>
          </w:hyperlink>
        </w:p>
        <w:p w:rsidR="00CB15E8" w:rsidRDefault="00500397">
          <w:pPr>
            <w:pStyle w:val="20"/>
            <w:tabs>
              <w:tab w:val="left" w:pos="840"/>
              <w:tab w:val="right" w:leader="dot" w:pos="8296"/>
            </w:tabs>
            <w:rPr>
              <w:rFonts w:asciiTheme="minorHAnsi" w:eastAsiaTheme="minorEastAsia" w:hAnsiTheme="minorHAnsi" w:cstheme="minorBidi"/>
              <w:smallCaps w:val="0"/>
              <w:noProof/>
              <w:sz w:val="21"/>
              <w:szCs w:val="22"/>
            </w:rPr>
          </w:pPr>
          <w:hyperlink w:anchor="_Toc494290390" w:history="1">
            <w:r w:rsidR="00CB15E8" w:rsidRPr="00314E62">
              <w:rPr>
                <w:rStyle w:val="a9"/>
                <w:noProof/>
              </w:rPr>
              <w:t>2.1</w:t>
            </w:r>
            <w:r w:rsidR="00CB15E8">
              <w:rPr>
                <w:rFonts w:asciiTheme="minorHAnsi" w:eastAsiaTheme="minorEastAsia" w:hAnsiTheme="minorHAnsi" w:cstheme="minorBidi"/>
                <w:smallCaps w:val="0"/>
                <w:noProof/>
                <w:sz w:val="21"/>
                <w:szCs w:val="22"/>
              </w:rPr>
              <w:tab/>
            </w:r>
            <w:r w:rsidR="00CB15E8" w:rsidRPr="00314E62">
              <w:rPr>
                <w:rStyle w:val="a9"/>
                <w:rFonts w:hint="eastAsia"/>
                <w:noProof/>
              </w:rPr>
              <w:t>业务流程</w:t>
            </w:r>
            <w:r w:rsidR="00CB15E8">
              <w:rPr>
                <w:noProof/>
                <w:webHidden/>
              </w:rPr>
              <w:tab/>
            </w:r>
            <w:r w:rsidR="00CB15E8">
              <w:rPr>
                <w:noProof/>
                <w:webHidden/>
              </w:rPr>
              <w:fldChar w:fldCharType="begin"/>
            </w:r>
            <w:r w:rsidR="00CB15E8">
              <w:rPr>
                <w:noProof/>
                <w:webHidden/>
              </w:rPr>
              <w:instrText xml:space="preserve"> PAGEREF _Toc494290390 \h </w:instrText>
            </w:r>
            <w:r w:rsidR="00CB15E8">
              <w:rPr>
                <w:noProof/>
                <w:webHidden/>
              </w:rPr>
            </w:r>
            <w:r w:rsidR="00CB15E8">
              <w:rPr>
                <w:noProof/>
                <w:webHidden/>
              </w:rPr>
              <w:fldChar w:fldCharType="separate"/>
            </w:r>
            <w:r w:rsidR="009B3D87">
              <w:rPr>
                <w:noProof/>
                <w:webHidden/>
              </w:rPr>
              <w:t>5</w:t>
            </w:r>
            <w:r w:rsidR="00CB15E8">
              <w:rPr>
                <w:noProof/>
                <w:webHidden/>
              </w:rPr>
              <w:fldChar w:fldCharType="end"/>
            </w:r>
          </w:hyperlink>
        </w:p>
        <w:p w:rsidR="00CB15E8" w:rsidRDefault="00500397">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94290391" w:history="1">
            <w:r w:rsidR="00CB15E8" w:rsidRPr="00314E62">
              <w:rPr>
                <w:rStyle w:val="a9"/>
                <w:rFonts w:ascii="宋体" w:hAnsi="Arial"/>
                <w:noProof/>
              </w:rPr>
              <w:t>2.1.1</w:t>
            </w:r>
            <w:r w:rsidR="00CB15E8">
              <w:rPr>
                <w:rFonts w:asciiTheme="minorHAnsi" w:eastAsiaTheme="minorEastAsia" w:hAnsiTheme="minorHAnsi" w:cstheme="minorBidi"/>
                <w:i w:val="0"/>
                <w:iCs w:val="0"/>
                <w:noProof/>
                <w:sz w:val="21"/>
                <w:szCs w:val="22"/>
              </w:rPr>
              <w:tab/>
            </w:r>
            <w:r w:rsidR="00CB15E8" w:rsidRPr="00314E62">
              <w:rPr>
                <w:rStyle w:val="a9"/>
                <w:rFonts w:hint="eastAsia"/>
                <w:noProof/>
              </w:rPr>
              <w:t>核批流程</w:t>
            </w:r>
            <w:r w:rsidR="00CB15E8">
              <w:rPr>
                <w:noProof/>
                <w:webHidden/>
              </w:rPr>
              <w:tab/>
            </w:r>
            <w:r w:rsidR="00CB15E8">
              <w:rPr>
                <w:noProof/>
                <w:webHidden/>
              </w:rPr>
              <w:fldChar w:fldCharType="begin"/>
            </w:r>
            <w:r w:rsidR="00CB15E8">
              <w:rPr>
                <w:noProof/>
                <w:webHidden/>
              </w:rPr>
              <w:instrText xml:space="preserve"> PAGEREF _Toc494290391 \h </w:instrText>
            </w:r>
            <w:r w:rsidR="00CB15E8">
              <w:rPr>
                <w:noProof/>
                <w:webHidden/>
              </w:rPr>
            </w:r>
            <w:r w:rsidR="00CB15E8">
              <w:rPr>
                <w:noProof/>
                <w:webHidden/>
              </w:rPr>
              <w:fldChar w:fldCharType="separate"/>
            </w:r>
            <w:r w:rsidR="009B3D87">
              <w:rPr>
                <w:noProof/>
                <w:webHidden/>
              </w:rPr>
              <w:t>5</w:t>
            </w:r>
            <w:r w:rsidR="00CB15E8">
              <w:rPr>
                <w:noProof/>
                <w:webHidden/>
              </w:rPr>
              <w:fldChar w:fldCharType="end"/>
            </w:r>
          </w:hyperlink>
        </w:p>
        <w:p w:rsidR="00CB15E8" w:rsidRDefault="00500397">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94290392" w:history="1">
            <w:r w:rsidR="00CB15E8" w:rsidRPr="00314E62">
              <w:rPr>
                <w:rStyle w:val="a9"/>
                <w:rFonts w:ascii="宋体" w:hAnsi="Arial"/>
                <w:noProof/>
              </w:rPr>
              <w:t>2.1.2</w:t>
            </w:r>
            <w:r w:rsidR="00CB15E8">
              <w:rPr>
                <w:rFonts w:asciiTheme="minorHAnsi" w:eastAsiaTheme="minorEastAsia" w:hAnsiTheme="minorHAnsi" w:cstheme="minorBidi"/>
                <w:i w:val="0"/>
                <w:iCs w:val="0"/>
                <w:noProof/>
                <w:sz w:val="21"/>
                <w:szCs w:val="22"/>
              </w:rPr>
              <w:tab/>
            </w:r>
            <w:r w:rsidR="00CB15E8" w:rsidRPr="00314E62">
              <w:rPr>
                <w:rStyle w:val="a9"/>
                <w:rFonts w:hint="eastAsia"/>
                <w:noProof/>
              </w:rPr>
              <w:t>系统逻辑结构</w:t>
            </w:r>
            <w:r w:rsidR="00CB15E8">
              <w:rPr>
                <w:noProof/>
                <w:webHidden/>
              </w:rPr>
              <w:tab/>
            </w:r>
            <w:r w:rsidR="00CB15E8">
              <w:rPr>
                <w:noProof/>
                <w:webHidden/>
              </w:rPr>
              <w:fldChar w:fldCharType="begin"/>
            </w:r>
            <w:r w:rsidR="00CB15E8">
              <w:rPr>
                <w:noProof/>
                <w:webHidden/>
              </w:rPr>
              <w:instrText xml:space="preserve"> PAGEREF _Toc494290392 \h </w:instrText>
            </w:r>
            <w:r w:rsidR="00CB15E8">
              <w:rPr>
                <w:noProof/>
                <w:webHidden/>
              </w:rPr>
            </w:r>
            <w:r w:rsidR="00CB15E8">
              <w:rPr>
                <w:noProof/>
                <w:webHidden/>
              </w:rPr>
              <w:fldChar w:fldCharType="separate"/>
            </w:r>
            <w:r w:rsidR="009B3D87">
              <w:rPr>
                <w:noProof/>
                <w:webHidden/>
              </w:rPr>
              <w:t>6</w:t>
            </w:r>
            <w:r w:rsidR="00CB15E8">
              <w:rPr>
                <w:noProof/>
                <w:webHidden/>
              </w:rPr>
              <w:fldChar w:fldCharType="end"/>
            </w:r>
          </w:hyperlink>
        </w:p>
        <w:p w:rsidR="00CB15E8" w:rsidRDefault="00840E04">
          <w:pPr>
            <w:pStyle w:val="20"/>
            <w:tabs>
              <w:tab w:val="left" w:pos="840"/>
              <w:tab w:val="right" w:leader="dot" w:pos="8296"/>
            </w:tabs>
            <w:rPr>
              <w:rFonts w:asciiTheme="minorHAnsi" w:eastAsiaTheme="minorEastAsia" w:hAnsiTheme="minorHAnsi" w:cstheme="minorBidi"/>
              <w:smallCaps w:val="0"/>
              <w:noProof/>
              <w:sz w:val="21"/>
              <w:szCs w:val="22"/>
            </w:rPr>
          </w:pPr>
          <w:r>
            <w:fldChar w:fldCharType="begin"/>
          </w:r>
          <w:r>
            <w:instrText xml:space="preserve"> HYPERLINK \l "_Toc494290393" </w:instrText>
          </w:r>
          <w:r>
            <w:fldChar w:fldCharType="separate"/>
          </w:r>
          <w:r w:rsidR="00CB15E8" w:rsidRPr="00314E62">
            <w:rPr>
              <w:rStyle w:val="a9"/>
              <w:noProof/>
            </w:rPr>
            <w:t>2.2</w:t>
          </w:r>
          <w:r w:rsidR="00CB15E8">
            <w:rPr>
              <w:rFonts w:asciiTheme="minorHAnsi" w:eastAsiaTheme="minorEastAsia" w:hAnsiTheme="minorHAnsi" w:cstheme="minorBidi"/>
              <w:smallCaps w:val="0"/>
              <w:noProof/>
              <w:sz w:val="21"/>
              <w:szCs w:val="22"/>
            </w:rPr>
            <w:tab/>
          </w:r>
          <w:r w:rsidR="00CB15E8" w:rsidRPr="00314E62">
            <w:rPr>
              <w:rStyle w:val="a9"/>
              <w:rFonts w:hint="eastAsia"/>
              <w:noProof/>
            </w:rPr>
            <w:t>互联网子系统</w:t>
          </w:r>
          <w:r w:rsidR="00CB15E8">
            <w:rPr>
              <w:noProof/>
              <w:webHidden/>
            </w:rPr>
            <w:tab/>
          </w:r>
          <w:r w:rsidR="00CB15E8">
            <w:rPr>
              <w:noProof/>
              <w:webHidden/>
            </w:rPr>
            <w:fldChar w:fldCharType="begin"/>
          </w:r>
          <w:r w:rsidR="00CB15E8">
            <w:rPr>
              <w:noProof/>
              <w:webHidden/>
            </w:rPr>
            <w:instrText xml:space="preserve"> PAGEREF _Toc494290393 \h </w:instrText>
          </w:r>
          <w:r w:rsidR="00CB15E8">
            <w:rPr>
              <w:noProof/>
              <w:webHidden/>
            </w:rPr>
          </w:r>
          <w:r w:rsidR="00CB15E8">
            <w:rPr>
              <w:noProof/>
              <w:webHidden/>
            </w:rPr>
            <w:fldChar w:fldCharType="separate"/>
          </w:r>
          <w:ins w:id="14" w:author="t450" w:date="2017-10-20T11:03:00Z">
            <w:r w:rsidR="009B3D87">
              <w:rPr>
                <w:noProof/>
                <w:webHidden/>
              </w:rPr>
              <w:t>9</w:t>
            </w:r>
          </w:ins>
          <w:del w:id="15" w:author="t450" w:date="2017-10-20T11:01:00Z">
            <w:r w:rsidR="00A85069" w:rsidDel="009B3D87">
              <w:rPr>
                <w:noProof/>
                <w:webHidden/>
              </w:rPr>
              <w:delText>8</w:delText>
            </w:r>
          </w:del>
          <w:r w:rsidR="00CB15E8">
            <w:rPr>
              <w:noProof/>
              <w:webHidden/>
            </w:rPr>
            <w:fldChar w:fldCharType="end"/>
          </w:r>
          <w:r>
            <w:rPr>
              <w:noProof/>
            </w:rPr>
            <w:fldChar w:fldCharType="end"/>
          </w:r>
        </w:p>
        <w:p w:rsidR="00CB15E8" w:rsidRDefault="00840E04">
          <w:pPr>
            <w:pStyle w:val="30"/>
            <w:tabs>
              <w:tab w:val="left" w:pos="1470"/>
              <w:tab w:val="right" w:leader="dot" w:pos="8296"/>
            </w:tabs>
            <w:rPr>
              <w:rFonts w:asciiTheme="minorHAnsi" w:eastAsiaTheme="minorEastAsia" w:hAnsiTheme="minorHAnsi" w:cstheme="minorBidi"/>
              <w:i w:val="0"/>
              <w:iCs w:val="0"/>
              <w:noProof/>
              <w:sz w:val="21"/>
              <w:szCs w:val="22"/>
            </w:rPr>
          </w:pPr>
          <w:r>
            <w:fldChar w:fldCharType="begin"/>
          </w:r>
          <w:r>
            <w:instrText xml:space="preserve"> HYPERLINK \l "_Toc494290394" </w:instrText>
          </w:r>
          <w:r>
            <w:fldChar w:fldCharType="separate"/>
          </w:r>
          <w:r w:rsidR="00CB15E8" w:rsidRPr="00314E62">
            <w:rPr>
              <w:rStyle w:val="a9"/>
              <w:rFonts w:ascii="宋体" w:hAnsi="Arial"/>
              <w:noProof/>
            </w:rPr>
            <w:t>2.2.1</w:t>
          </w:r>
          <w:r w:rsidR="00CB15E8">
            <w:rPr>
              <w:rFonts w:asciiTheme="minorHAnsi" w:eastAsiaTheme="minorEastAsia" w:hAnsiTheme="minorHAnsi" w:cstheme="minorBidi"/>
              <w:i w:val="0"/>
              <w:iCs w:val="0"/>
              <w:noProof/>
              <w:sz w:val="21"/>
              <w:szCs w:val="22"/>
            </w:rPr>
            <w:tab/>
          </w:r>
          <w:r w:rsidR="00CB15E8" w:rsidRPr="00314E62">
            <w:rPr>
              <w:rStyle w:val="a9"/>
              <w:rFonts w:hint="eastAsia"/>
              <w:noProof/>
            </w:rPr>
            <w:t>子系统概述</w:t>
          </w:r>
          <w:r w:rsidR="00CB15E8">
            <w:rPr>
              <w:noProof/>
              <w:webHidden/>
            </w:rPr>
            <w:tab/>
          </w:r>
          <w:r w:rsidR="00CB15E8">
            <w:rPr>
              <w:noProof/>
              <w:webHidden/>
            </w:rPr>
            <w:fldChar w:fldCharType="begin"/>
          </w:r>
          <w:r w:rsidR="00CB15E8">
            <w:rPr>
              <w:noProof/>
              <w:webHidden/>
            </w:rPr>
            <w:instrText xml:space="preserve"> PAGEREF _Toc494290394 \h </w:instrText>
          </w:r>
          <w:r w:rsidR="00CB15E8">
            <w:rPr>
              <w:noProof/>
              <w:webHidden/>
            </w:rPr>
          </w:r>
          <w:r w:rsidR="00CB15E8">
            <w:rPr>
              <w:noProof/>
              <w:webHidden/>
            </w:rPr>
            <w:fldChar w:fldCharType="separate"/>
          </w:r>
          <w:ins w:id="16" w:author="t450" w:date="2017-10-20T11:03:00Z">
            <w:r w:rsidR="009B3D87">
              <w:rPr>
                <w:noProof/>
                <w:webHidden/>
              </w:rPr>
              <w:t>9</w:t>
            </w:r>
          </w:ins>
          <w:del w:id="17" w:author="t450" w:date="2017-10-20T11:01:00Z">
            <w:r w:rsidR="00A85069" w:rsidDel="009B3D87">
              <w:rPr>
                <w:noProof/>
                <w:webHidden/>
              </w:rPr>
              <w:delText>8</w:delText>
            </w:r>
          </w:del>
          <w:r w:rsidR="00CB15E8">
            <w:rPr>
              <w:noProof/>
              <w:webHidden/>
            </w:rPr>
            <w:fldChar w:fldCharType="end"/>
          </w:r>
          <w:r>
            <w:rPr>
              <w:noProof/>
            </w:rPr>
            <w:fldChar w:fldCharType="end"/>
          </w:r>
        </w:p>
        <w:p w:rsidR="00CB15E8" w:rsidRDefault="00500397">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94290395" w:history="1">
            <w:r w:rsidR="00CB15E8" w:rsidRPr="00314E62">
              <w:rPr>
                <w:rStyle w:val="a9"/>
                <w:rFonts w:ascii="宋体" w:hAnsi="Arial"/>
                <w:noProof/>
              </w:rPr>
              <w:t>2.2.2</w:t>
            </w:r>
            <w:r w:rsidR="00CB15E8">
              <w:rPr>
                <w:rFonts w:asciiTheme="minorHAnsi" w:eastAsiaTheme="minorEastAsia" w:hAnsiTheme="minorHAnsi" w:cstheme="minorBidi"/>
                <w:i w:val="0"/>
                <w:iCs w:val="0"/>
                <w:noProof/>
                <w:sz w:val="21"/>
                <w:szCs w:val="22"/>
              </w:rPr>
              <w:tab/>
            </w:r>
            <w:r w:rsidR="00CB15E8" w:rsidRPr="00314E62">
              <w:rPr>
                <w:rStyle w:val="a9"/>
                <w:rFonts w:hint="eastAsia"/>
                <w:noProof/>
              </w:rPr>
              <w:t>子系统功能框架</w:t>
            </w:r>
            <w:r w:rsidR="00CB15E8">
              <w:rPr>
                <w:noProof/>
                <w:webHidden/>
              </w:rPr>
              <w:tab/>
            </w:r>
            <w:r w:rsidR="00CB15E8">
              <w:rPr>
                <w:noProof/>
                <w:webHidden/>
              </w:rPr>
              <w:fldChar w:fldCharType="begin"/>
            </w:r>
            <w:r w:rsidR="00CB15E8">
              <w:rPr>
                <w:noProof/>
                <w:webHidden/>
              </w:rPr>
              <w:instrText xml:space="preserve"> PAGEREF _Toc494290395 \h </w:instrText>
            </w:r>
            <w:r w:rsidR="00CB15E8">
              <w:rPr>
                <w:noProof/>
                <w:webHidden/>
              </w:rPr>
            </w:r>
            <w:r w:rsidR="00CB15E8">
              <w:rPr>
                <w:noProof/>
                <w:webHidden/>
              </w:rPr>
              <w:fldChar w:fldCharType="separate"/>
            </w:r>
            <w:r w:rsidR="009B3D87">
              <w:rPr>
                <w:noProof/>
                <w:webHidden/>
              </w:rPr>
              <w:t>9</w:t>
            </w:r>
            <w:r w:rsidR="00CB15E8">
              <w:rPr>
                <w:noProof/>
                <w:webHidden/>
              </w:rPr>
              <w:fldChar w:fldCharType="end"/>
            </w:r>
          </w:hyperlink>
        </w:p>
        <w:p w:rsidR="00CB15E8" w:rsidRDefault="00840E04">
          <w:pPr>
            <w:pStyle w:val="20"/>
            <w:tabs>
              <w:tab w:val="left" w:pos="840"/>
              <w:tab w:val="right" w:leader="dot" w:pos="8296"/>
            </w:tabs>
            <w:rPr>
              <w:rFonts w:asciiTheme="minorHAnsi" w:eastAsiaTheme="minorEastAsia" w:hAnsiTheme="minorHAnsi" w:cstheme="minorBidi"/>
              <w:smallCaps w:val="0"/>
              <w:noProof/>
              <w:sz w:val="21"/>
              <w:szCs w:val="22"/>
            </w:rPr>
          </w:pPr>
          <w:r>
            <w:fldChar w:fldCharType="begin"/>
          </w:r>
          <w:r>
            <w:instrText xml:space="preserve"> HYPERLINK \l "_Toc494290397" </w:instrText>
          </w:r>
          <w:r>
            <w:fldChar w:fldCharType="separate"/>
          </w:r>
          <w:r w:rsidR="00CB15E8" w:rsidRPr="00314E62">
            <w:rPr>
              <w:rStyle w:val="a9"/>
              <w:noProof/>
            </w:rPr>
            <w:t>2.3</w:t>
          </w:r>
          <w:r w:rsidR="00CB15E8">
            <w:rPr>
              <w:rFonts w:asciiTheme="minorHAnsi" w:eastAsiaTheme="minorEastAsia" w:hAnsiTheme="minorHAnsi" w:cstheme="minorBidi"/>
              <w:smallCaps w:val="0"/>
              <w:noProof/>
              <w:sz w:val="21"/>
              <w:szCs w:val="22"/>
            </w:rPr>
            <w:tab/>
          </w:r>
          <w:r w:rsidR="00CB15E8" w:rsidRPr="00314E62">
            <w:rPr>
              <w:rStyle w:val="a9"/>
              <w:rFonts w:hint="eastAsia"/>
              <w:noProof/>
            </w:rPr>
            <w:t>业务网子系统</w:t>
          </w:r>
          <w:r w:rsidR="00CB15E8">
            <w:rPr>
              <w:noProof/>
              <w:webHidden/>
            </w:rPr>
            <w:tab/>
          </w:r>
          <w:r w:rsidR="00CB15E8">
            <w:rPr>
              <w:noProof/>
              <w:webHidden/>
            </w:rPr>
            <w:fldChar w:fldCharType="begin"/>
          </w:r>
          <w:r w:rsidR="00CB15E8">
            <w:rPr>
              <w:noProof/>
              <w:webHidden/>
            </w:rPr>
            <w:instrText xml:space="preserve"> PAGEREF _Toc494290397 \h </w:instrText>
          </w:r>
          <w:r w:rsidR="00CB15E8">
            <w:rPr>
              <w:noProof/>
              <w:webHidden/>
            </w:rPr>
          </w:r>
          <w:r w:rsidR="00CB15E8">
            <w:rPr>
              <w:noProof/>
              <w:webHidden/>
            </w:rPr>
            <w:fldChar w:fldCharType="separate"/>
          </w:r>
          <w:ins w:id="18" w:author="t450" w:date="2017-10-20T11:03:00Z">
            <w:r w:rsidR="009B3D87">
              <w:rPr>
                <w:noProof/>
                <w:webHidden/>
              </w:rPr>
              <w:t>31</w:t>
            </w:r>
          </w:ins>
          <w:del w:id="19" w:author="t450" w:date="2017-10-20T11:01:00Z">
            <w:r w:rsidR="00A85069" w:rsidDel="009B3D87">
              <w:rPr>
                <w:noProof/>
                <w:webHidden/>
              </w:rPr>
              <w:delText>30</w:delText>
            </w:r>
          </w:del>
          <w:r w:rsidR="00CB15E8">
            <w:rPr>
              <w:noProof/>
              <w:webHidden/>
            </w:rPr>
            <w:fldChar w:fldCharType="end"/>
          </w:r>
          <w:r>
            <w:rPr>
              <w:noProof/>
            </w:rPr>
            <w:fldChar w:fldCharType="end"/>
          </w:r>
        </w:p>
        <w:p w:rsidR="00CB15E8" w:rsidRDefault="00840E04">
          <w:pPr>
            <w:pStyle w:val="30"/>
            <w:tabs>
              <w:tab w:val="left" w:pos="1470"/>
              <w:tab w:val="right" w:leader="dot" w:pos="8296"/>
            </w:tabs>
            <w:rPr>
              <w:rFonts w:asciiTheme="minorHAnsi" w:eastAsiaTheme="minorEastAsia" w:hAnsiTheme="minorHAnsi" w:cstheme="minorBidi"/>
              <w:i w:val="0"/>
              <w:iCs w:val="0"/>
              <w:noProof/>
              <w:sz w:val="21"/>
              <w:szCs w:val="22"/>
            </w:rPr>
          </w:pPr>
          <w:r>
            <w:fldChar w:fldCharType="begin"/>
          </w:r>
          <w:r>
            <w:instrText xml:space="preserve"> HYPERLINK \l "_Toc494290398" </w:instrText>
          </w:r>
          <w:r>
            <w:fldChar w:fldCharType="separate"/>
          </w:r>
          <w:r w:rsidR="00CB15E8" w:rsidRPr="00314E62">
            <w:rPr>
              <w:rStyle w:val="a9"/>
              <w:rFonts w:ascii="宋体" w:hAnsi="Arial"/>
              <w:noProof/>
            </w:rPr>
            <w:t>2.3.1</w:t>
          </w:r>
          <w:r w:rsidR="00CB15E8">
            <w:rPr>
              <w:rFonts w:asciiTheme="minorHAnsi" w:eastAsiaTheme="minorEastAsia" w:hAnsiTheme="minorHAnsi" w:cstheme="minorBidi"/>
              <w:i w:val="0"/>
              <w:iCs w:val="0"/>
              <w:noProof/>
              <w:sz w:val="21"/>
              <w:szCs w:val="22"/>
            </w:rPr>
            <w:tab/>
          </w:r>
          <w:r w:rsidR="00CB15E8" w:rsidRPr="00314E62">
            <w:rPr>
              <w:rStyle w:val="a9"/>
              <w:rFonts w:hint="eastAsia"/>
              <w:noProof/>
            </w:rPr>
            <w:t>子系统概述</w:t>
          </w:r>
          <w:r w:rsidR="00CB15E8">
            <w:rPr>
              <w:noProof/>
              <w:webHidden/>
            </w:rPr>
            <w:tab/>
          </w:r>
          <w:r w:rsidR="00CB15E8">
            <w:rPr>
              <w:noProof/>
              <w:webHidden/>
            </w:rPr>
            <w:fldChar w:fldCharType="begin"/>
          </w:r>
          <w:r w:rsidR="00CB15E8">
            <w:rPr>
              <w:noProof/>
              <w:webHidden/>
            </w:rPr>
            <w:instrText xml:space="preserve"> PAGEREF _Toc494290398 \h </w:instrText>
          </w:r>
          <w:r w:rsidR="00CB15E8">
            <w:rPr>
              <w:noProof/>
              <w:webHidden/>
            </w:rPr>
          </w:r>
          <w:r w:rsidR="00CB15E8">
            <w:rPr>
              <w:noProof/>
              <w:webHidden/>
            </w:rPr>
            <w:fldChar w:fldCharType="separate"/>
          </w:r>
          <w:ins w:id="20" w:author="t450" w:date="2017-10-20T11:03:00Z">
            <w:r w:rsidR="009B3D87">
              <w:rPr>
                <w:noProof/>
                <w:webHidden/>
              </w:rPr>
              <w:t>31</w:t>
            </w:r>
          </w:ins>
          <w:del w:id="21" w:author="t450" w:date="2017-10-20T11:01:00Z">
            <w:r w:rsidR="00A85069" w:rsidDel="009B3D87">
              <w:rPr>
                <w:noProof/>
                <w:webHidden/>
              </w:rPr>
              <w:delText>30</w:delText>
            </w:r>
          </w:del>
          <w:r w:rsidR="00CB15E8">
            <w:rPr>
              <w:noProof/>
              <w:webHidden/>
            </w:rPr>
            <w:fldChar w:fldCharType="end"/>
          </w:r>
          <w:r>
            <w:rPr>
              <w:noProof/>
            </w:rPr>
            <w:fldChar w:fldCharType="end"/>
          </w:r>
        </w:p>
        <w:p w:rsidR="00CB15E8" w:rsidRDefault="00840E04">
          <w:pPr>
            <w:pStyle w:val="30"/>
            <w:tabs>
              <w:tab w:val="left" w:pos="1470"/>
              <w:tab w:val="right" w:leader="dot" w:pos="8296"/>
            </w:tabs>
            <w:rPr>
              <w:rFonts w:asciiTheme="minorHAnsi" w:eastAsiaTheme="minorEastAsia" w:hAnsiTheme="minorHAnsi" w:cstheme="minorBidi"/>
              <w:i w:val="0"/>
              <w:iCs w:val="0"/>
              <w:noProof/>
              <w:sz w:val="21"/>
              <w:szCs w:val="22"/>
            </w:rPr>
          </w:pPr>
          <w:r>
            <w:fldChar w:fldCharType="begin"/>
          </w:r>
          <w:r>
            <w:instrText xml:space="preserve"> HYPERLINK \l "_Toc494290399" </w:instrText>
          </w:r>
          <w:r>
            <w:fldChar w:fldCharType="separate"/>
          </w:r>
          <w:r w:rsidR="00CB15E8" w:rsidRPr="00314E62">
            <w:rPr>
              <w:rStyle w:val="a9"/>
              <w:rFonts w:ascii="宋体" w:hAnsi="Arial"/>
              <w:noProof/>
            </w:rPr>
            <w:t>2.3.2</w:t>
          </w:r>
          <w:r w:rsidR="00CB15E8">
            <w:rPr>
              <w:rFonts w:asciiTheme="minorHAnsi" w:eastAsiaTheme="minorEastAsia" w:hAnsiTheme="minorHAnsi" w:cstheme="minorBidi"/>
              <w:i w:val="0"/>
              <w:iCs w:val="0"/>
              <w:noProof/>
              <w:sz w:val="21"/>
              <w:szCs w:val="22"/>
            </w:rPr>
            <w:tab/>
          </w:r>
          <w:r w:rsidR="00CB15E8" w:rsidRPr="00314E62">
            <w:rPr>
              <w:rStyle w:val="a9"/>
              <w:rFonts w:hint="eastAsia"/>
              <w:noProof/>
            </w:rPr>
            <w:t>子系统功能框架</w:t>
          </w:r>
          <w:r w:rsidR="00CB15E8">
            <w:rPr>
              <w:noProof/>
              <w:webHidden/>
            </w:rPr>
            <w:tab/>
          </w:r>
          <w:r w:rsidR="00CB15E8">
            <w:rPr>
              <w:noProof/>
              <w:webHidden/>
            </w:rPr>
            <w:fldChar w:fldCharType="begin"/>
          </w:r>
          <w:r w:rsidR="00CB15E8">
            <w:rPr>
              <w:noProof/>
              <w:webHidden/>
            </w:rPr>
            <w:instrText xml:space="preserve"> PAGEREF _Toc494290399 \h </w:instrText>
          </w:r>
          <w:r w:rsidR="00CB15E8">
            <w:rPr>
              <w:noProof/>
              <w:webHidden/>
            </w:rPr>
          </w:r>
          <w:r w:rsidR="00CB15E8">
            <w:rPr>
              <w:noProof/>
              <w:webHidden/>
            </w:rPr>
            <w:fldChar w:fldCharType="separate"/>
          </w:r>
          <w:ins w:id="22" w:author="t450" w:date="2017-10-20T11:03:00Z">
            <w:r w:rsidR="009B3D87">
              <w:rPr>
                <w:noProof/>
                <w:webHidden/>
              </w:rPr>
              <w:t>31</w:t>
            </w:r>
          </w:ins>
          <w:del w:id="23" w:author="t450" w:date="2017-10-20T11:01:00Z">
            <w:r w:rsidR="00A85069" w:rsidDel="009B3D87">
              <w:rPr>
                <w:noProof/>
                <w:webHidden/>
              </w:rPr>
              <w:delText>30</w:delText>
            </w:r>
          </w:del>
          <w:r w:rsidR="00CB15E8">
            <w:rPr>
              <w:noProof/>
              <w:webHidden/>
            </w:rPr>
            <w:fldChar w:fldCharType="end"/>
          </w:r>
          <w:r>
            <w:rPr>
              <w:noProof/>
            </w:rPr>
            <w:fldChar w:fldCharType="end"/>
          </w:r>
        </w:p>
        <w:p w:rsidR="00CB15E8" w:rsidRDefault="00840E04">
          <w:pPr>
            <w:pStyle w:val="10"/>
            <w:tabs>
              <w:tab w:val="left" w:pos="1050"/>
              <w:tab w:val="right" w:leader="dot" w:pos="8296"/>
            </w:tabs>
            <w:rPr>
              <w:rFonts w:asciiTheme="minorHAnsi" w:eastAsiaTheme="minorEastAsia" w:hAnsiTheme="minorHAnsi" w:cstheme="minorBidi"/>
              <w:b w:val="0"/>
              <w:bCs w:val="0"/>
              <w:caps w:val="0"/>
              <w:noProof/>
              <w:sz w:val="21"/>
              <w:szCs w:val="22"/>
            </w:rPr>
          </w:pPr>
          <w:r>
            <w:fldChar w:fldCharType="begin"/>
          </w:r>
          <w:r>
            <w:instrText xml:space="preserve"> HYPERLINK \l "_Toc494290401" </w:instrText>
          </w:r>
          <w:r>
            <w:fldChar w:fldCharType="separate"/>
          </w:r>
          <w:r w:rsidR="00CB15E8" w:rsidRPr="00314E62">
            <w:rPr>
              <w:rStyle w:val="a9"/>
              <w:rFonts w:hint="eastAsia"/>
              <w:noProof/>
            </w:rPr>
            <w:t>第三章</w:t>
          </w:r>
          <w:r w:rsidR="00CB15E8">
            <w:rPr>
              <w:rFonts w:asciiTheme="minorHAnsi" w:eastAsiaTheme="minorEastAsia" w:hAnsiTheme="minorHAnsi" w:cstheme="minorBidi"/>
              <w:b w:val="0"/>
              <w:bCs w:val="0"/>
              <w:caps w:val="0"/>
              <w:noProof/>
              <w:sz w:val="21"/>
              <w:szCs w:val="22"/>
            </w:rPr>
            <w:tab/>
          </w:r>
          <w:r w:rsidR="00CB15E8" w:rsidRPr="00314E62">
            <w:rPr>
              <w:rStyle w:val="a9"/>
              <w:rFonts w:hint="eastAsia"/>
              <w:noProof/>
            </w:rPr>
            <w:t>数据库设计</w:t>
          </w:r>
          <w:r w:rsidR="00CB15E8">
            <w:rPr>
              <w:noProof/>
              <w:webHidden/>
            </w:rPr>
            <w:tab/>
          </w:r>
          <w:r w:rsidR="00CB15E8">
            <w:rPr>
              <w:noProof/>
              <w:webHidden/>
            </w:rPr>
            <w:fldChar w:fldCharType="begin"/>
          </w:r>
          <w:r w:rsidR="00CB15E8">
            <w:rPr>
              <w:noProof/>
              <w:webHidden/>
            </w:rPr>
            <w:instrText xml:space="preserve"> PAGEREF _Toc494290401 \h </w:instrText>
          </w:r>
          <w:r w:rsidR="00CB15E8">
            <w:rPr>
              <w:noProof/>
              <w:webHidden/>
            </w:rPr>
          </w:r>
          <w:r w:rsidR="00CB15E8">
            <w:rPr>
              <w:noProof/>
              <w:webHidden/>
            </w:rPr>
            <w:fldChar w:fldCharType="separate"/>
          </w:r>
          <w:ins w:id="24" w:author="t450" w:date="2017-10-20T11:03:00Z">
            <w:r w:rsidR="009B3D87">
              <w:rPr>
                <w:noProof/>
                <w:webHidden/>
              </w:rPr>
              <w:t>40</w:t>
            </w:r>
          </w:ins>
          <w:del w:id="25" w:author="t450" w:date="2017-10-20T11:01:00Z">
            <w:r w:rsidR="00A85069" w:rsidDel="009B3D87">
              <w:rPr>
                <w:noProof/>
                <w:webHidden/>
              </w:rPr>
              <w:delText>38</w:delText>
            </w:r>
          </w:del>
          <w:r w:rsidR="00CB15E8">
            <w:rPr>
              <w:noProof/>
              <w:webHidden/>
            </w:rPr>
            <w:fldChar w:fldCharType="end"/>
          </w:r>
          <w:r>
            <w:rPr>
              <w:noProof/>
            </w:rPr>
            <w:fldChar w:fldCharType="end"/>
          </w:r>
        </w:p>
        <w:p w:rsidR="00CB15E8" w:rsidRDefault="00840E04">
          <w:pPr>
            <w:pStyle w:val="20"/>
            <w:tabs>
              <w:tab w:val="left" w:pos="840"/>
              <w:tab w:val="right" w:leader="dot" w:pos="8296"/>
            </w:tabs>
            <w:rPr>
              <w:rFonts w:asciiTheme="minorHAnsi" w:eastAsiaTheme="minorEastAsia" w:hAnsiTheme="minorHAnsi" w:cstheme="minorBidi"/>
              <w:smallCaps w:val="0"/>
              <w:noProof/>
              <w:sz w:val="21"/>
              <w:szCs w:val="22"/>
            </w:rPr>
          </w:pPr>
          <w:r>
            <w:fldChar w:fldCharType="begin"/>
          </w:r>
          <w:r>
            <w:instrText xml:space="preserve"> HYPERLINK \l "_Toc494290402" </w:instrText>
          </w:r>
          <w:r>
            <w:fldChar w:fldCharType="separate"/>
          </w:r>
          <w:r w:rsidR="00CB15E8" w:rsidRPr="00314E62">
            <w:rPr>
              <w:rStyle w:val="a9"/>
              <w:noProof/>
            </w:rPr>
            <w:t>3.1</w:t>
          </w:r>
          <w:r w:rsidR="00CB15E8">
            <w:rPr>
              <w:rFonts w:asciiTheme="minorHAnsi" w:eastAsiaTheme="minorEastAsia" w:hAnsiTheme="minorHAnsi" w:cstheme="minorBidi"/>
              <w:smallCaps w:val="0"/>
              <w:noProof/>
              <w:sz w:val="21"/>
              <w:szCs w:val="22"/>
            </w:rPr>
            <w:tab/>
          </w:r>
          <w:r w:rsidR="00CB15E8" w:rsidRPr="00314E62">
            <w:rPr>
              <w:rStyle w:val="a9"/>
              <w:rFonts w:hint="eastAsia"/>
              <w:noProof/>
            </w:rPr>
            <w:t>互联网数据库</w:t>
          </w:r>
          <w:r w:rsidR="00CB15E8">
            <w:rPr>
              <w:noProof/>
              <w:webHidden/>
            </w:rPr>
            <w:tab/>
          </w:r>
          <w:r w:rsidR="00CB15E8">
            <w:rPr>
              <w:noProof/>
              <w:webHidden/>
            </w:rPr>
            <w:fldChar w:fldCharType="begin"/>
          </w:r>
          <w:r w:rsidR="00CB15E8">
            <w:rPr>
              <w:noProof/>
              <w:webHidden/>
            </w:rPr>
            <w:instrText xml:space="preserve"> PAGEREF _Toc494290402 \h </w:instrText>
          </w:r>
          <w:r w:rsidR="00CB15E8">
            <w:rPr>
              <w:noProof/>
              <w:webHidden/>
            </w:rPr>
          </w:r>
          <w:r w:rsidR="00CB15E8">
            <w:rPr>
              <w:noProof/>
              <w:webHidden/>
            </w:rPr>
            <w:fldChar w:fldCharType="separate"/>
          </w:r>
          <w:ins w:id="26" w:author="t450" w:date="2017-10-20T11:03:00Z">
            <w:r w:rsidR="009B3D87">
              <w:rPr>
                <w:noProof/>
                <w:webHidden/>
              </w:rPr>
              <w:t>40</w:t>
            </w:r>
          </w:ins>
          <w:del w:id="27" w:author="t450" w:date="2017-10-20T11:01:00Z">
            <w:r w:rsidR="00A85069" w:rsidDel="009B3D87">
              <w:rPr>
                <w:noProof/>
                <w:webHidden/>
              </w:rPr>
              <w:delText>38</w:delText>
            </w:r>
          </w:del>
          <w:r w:rsidR="00CB15E8">
            <w:rPr>
              <w:noProof/>
              <w:webHidden/>
            </w:rPr>
            <w:fldChar w:fldCharType="end"/>
          </w:r>
          <w:r>
            <w:rPr>
              <w:noProof/>
            </w:rPr>
            <w:fldChar w:fldCharType="end"/>
          </w:r>
        </w:p>
        <w:p w:rsidR="00CB15E8" w:rsidRDefault="00840E04">
          <w:pPr>
            <w:pStyle w:val="30"/>
            <w:tabs>
              <w:tab w:val="left" w:pos="1470"/>
              <w:tab w:val="right" w:leader="dot" w:pos="8296"/>
            </w:tabs>
            <w:rPr>
              <w:rFonts w:asciiTheme="minorHAnsi" w:eastAsiaTheme="minorEastAsia" w:hAnsiTheme="minorHAnsi" w:cstheme="minorBidi"/>
              <w:i w:val="0"/>
              <w:iCs w:val="0"/>
              <w:noProof/>
              <w:sz w:val="21"/>
              <w:szCs w:val="22"/>
            </w:rPr>
          </w:pPr>
          <w:r>
            <w:fldChar w:fldCharType="begin"/>
          </w:r>
          <w:r>
            <w:instrText xml:space="preserve"> HYPERLINK \l "_Toc494290403" </w:instrText>
          </w:r>
          <w:r>
            <w:fldChar w:fldCharType="separate"/>
          </w:r>
          <w:r w:rsidR="00CB15E8" w:rsidRPr="00314E62">
            <w:rPr>
              <w:rStyle w:val="a9"/>
              <w:rFonts w:ascii="宋体" w:hAnsi="Arial"/>
              <w:noProof/>
            </w:rPr>
            <w:t>3.1.1</w:t>
          </w:r>
          <w:r w:rsidR="00CB15E8">
            <w:rPr>
              <w:rFonts w:asciiTheme="minorHAnsi" w:eastAsiaTheme="minorEastAsia" w:hAnsiTheme="minorHAnsi" w:cstheme="minorBidi"/>
              <w:i w:val="0"/>
              <w:iCs w:val="0"/>
              <w:noProof/>
              <w:sz w:val="21"/>
              <w:szCs w:val="22"/>
            </w:rPr>
            <w:tab/>
          </w:r>
          <w:r w:rsidR="00CB15E8" w:rsidRPr="00314E62">
            <w:rPr>
              <w:rStyle w:val="a9"/>
              <w:rFonts w:hint="eastAsia"/>
              <w:noProof/>
            </w:rPr>
            <w:t>实体对应数据表描述</w:t>
          </w:r>
          <w:r w:rsidR="00CB15E8">
            <w:rPr>
              <w:noProof/>
              <w:webHidden/>
            </w:rPr>
            <w:tab/>
          </w:r>
          <w:r w:rsidR="00CB15E8">
            <w:rPr>
              <w:noProof/>
              <w:webHidden/>
            </w:rPr>
            <w:fldChar w:fldCharType="begin"/>
          </w:r>
          <w:r w:rsidR="00CB15E8">
            <w:rPr>
              <w:noProof/>
              <w:webHidden/>
            </w:rPr>
            <w:instrText xml:space="preserve"> PAGEREF _Toc494290403 \h </w:instrText>
          </w:r>
          <w:r w:rsidR="00CB15E8">
            <w:rPr>
              <w:noProof/>
              <w:webHidden/>
            </w:rPr>
          </w:r>
          <w:r w:rsidR="00CB15E8">
            <w:rPr>
              <w:noProof/>
              <w:webHidden/>
            </w:rPr>
            <w:fldChar w:fldCharType="separate"/>
          </w:r>
          <w:ins w:id="28" w:author="t450" w:date="2017-10-20T11:03:00Z">
            <w:r w:rsidR="009B3D87">
              <w:rPr>
                <w:noProof/>
                <w:webHidden/>
              </w:rPr>
              <w:t>40</w:t>
            </w:r>
          </w:ins>
          <w:del w:id="29" w:author="t450" w:date="2017-10-20T11:01:00Z">
            <w:r w:rsidR="00A85069" w:rsidDel="009B3D87">
              <w:rPr>
                <w:noProof/>
                <w:webHidden/>
              </w:rPr>
              <w:delText>39</w:delText>
            </w:r>
          </w:del>
          <w:r w:rsidR="00CB15E8">
            <w:rPr>
              <w:noProof/>
              <w:webHidden/>
            </w:rPr>
            <w:fldChar w:fldCharType="end"/>
          </w:r>
          <w:r>
            <w:rPr>
              <w:noProof/>
            </w:rPr>
            <w:fldChar w:fldCharType="end"/>
          </w:r>
        </w:p>
        <w:p w:rsidR="00CB15E8" w:rsidRDefault="00840E04">
          <w:pPr>
            <w:pStyle w:val="30"/>
            <w:tabs>
              <w:tab w:val="left" w:pos="1470"/>
              <w:tab w:val="right" w:leader="dot" w:pos="8296"/>
            </w:tabs>
            <w:rPr>
              <w:rFonts w:asciiTheme="minorHAnsi" w:eastAsiaTheme="minorEastAsia" w:hAnsiTheme="minorHAnsi" w:cstheme="minorBidi"/>
              <w:i w:val="0"/>
              <w:iCs w:val="0"/>
              <w:noProof/>
              <w:sz w:val="21"/>
              <w:szCs w:val="22"/>
            </w:rPr>
          </w:pPr>
          <w:r>
            <w:fldChar w:fldCharType="begin"/>
          </w:r>
          <w:r>
            <w:instrText xml:space="preserve"> HYPERLINK \l "_Toc494290405" </w:instrText>
          </w:r>
          <w:r>
            <w:fldChar w:fldCharType="separate"/>
          </w:r>
          <w:r w:rsidR="00CB15E8" w:rsidRPr="00314E62">
            <w:rPr>
              <w:rStyle w:val="a9"/>
              <w:rFonts w:ascii="宋体" w:hAnsi="Arial"/>
              <w:noProof/>
            </w:rPr>
            <w:t>3.1.2</w:t>
          </w:r>
          <w:r w:rsidR="00CB15E8">
            <w:rPr>
              <w:rFonts w:asciiTheme="minorHAnsi" w:eastAsiaTheme="minorEastAsia" w:hAnsiTheme="minorHAnsi" w:cstheme="minorBidi"/>
              <w:i w:val="0"/>
              <w:iCs w:val="0"/>
              <w:noProof/>
              <w:sz w:val="21"/>
              <w:szCs w:val="22"/>
            </w:rPr>
            <w:tab/>
          </w:r>
          <w:r w:rsidR="00CB15E8" w:rsidRPr="00314E62">
            <w:rPr>
              <w:rStyle w:val="a9"/>
              <w:rFonts w:hint="eastAsia"/>
              <w:noProof/>
            </w:rPr>
            <w:t>数据表关系</w:t>
          </w:r>
          <w:r w:rsidR="00CB15E8">
            <w:rPr>
              <w:noProof/>
              <w:webHidden/>
            </w:rPr>
            <w:tab/>
          </w:r>
          <w:r w:rsidR="00CB15E8">
            <w:rPr>
              <w:noProof/>
              <w:webHidden/>
            </w:rPr>
            <w:fldChar w:fldCharType="begin"/>
          </w:r>
          <w:r w:rsidR="00CB15E8">
            <w:rPr>
              <w:noProof/>
              <w:webHidden/>
            </w:rPr>
            <w:instrText xml:space="preserve"> PAGEREF _Toc494290405 \h </w:instrText>
          </w:r>
          <w:r w:rsidR="00CB15E8">
            <w:rPr>
              <w:noProof/>
              <w:webHidden/>
            </w:rPr>
          </w:r>
          <w:r w:rsidR="00CB15E8">
            <w:rPr>
              <w:noProof/>
              <w:webHidden/>
            </w:rPr>
            <w:fldChar w:fldCharType="separate"/>
          </w:r>
          <w:ins w:id="30" w:author="t450" w:date="2017-10-20T11:03:00Z">
            <w:r w:rsidR="009B3D87">
              <w:rPr>
                <w:noProof/>
                <w:webHidden/>
              </w:rPr>
              <w:t>42</w:t>
            </w:r>
          </w:ins>
          <w:del w:id="31" w:author="t450" w:date="2017-10-20T11:01:00Z">
            <w:r w:rsidR="00A85069" w:rsidDel="009B3D87">
              <w:rPr>
                <w:noProof/>
                <w:webHidden/>
              </w:rPr>
              <w:delText>41</w:delText>
            </w:r>
          </w:del>
          <w:r w:rsidR="00CB15E8">
            <w:rPr>
              <w:noProof/>
              <w:webHidden/>
            </w:rPr>
            <w:fldChar w:fldCharType="end"/>
          </w:r>
          <w:r>
            <w:rPr>
              <w:noProof/>
            </w:rPr>
            <w:fldChar w:fldCharType="end"/>
          </w:r>
        </w:p>
        <w:p w:rsidR="00CB15E8" w:rsidRDefault="00840E04">
          <w:pPr>
            <w:pStyle w:val="30"/>
            <w:tabs>
              <w:tab w:val="left" w:pos="1470"/>
              <w:tab w:val="right" w:leader="dot" w:pos="8296"/>
            </w:tabs>
            <w:rPr>
              <w:rFonts w:asciiTheme="minorHAnsi" w:eastAsiaTheme="minorEastAsia" w:hAnsiTheme="minorHAnsi" w:cstheme="minorBidi"/>
              <w:i w:val="0"/>
              <w:iCs w:val="0"/>
              <w:noProof/>
              <w:sz w:val="21"/>
              <w:szCs w:val="22"/>
            </w:rPr>
          </w:pPr>
          <w:r>
            <w:fldChar w:fldCharType="begin"/>
          </w:r>
          <w:r>
            <w:instrText xml:space="preserve"> HYPERLINK \l "_Toc494290406" </w:instrText>
          </w:r>
          <w:r>
            <w:fldChar w:fldCharType="separate"/>
          </w:r>
          <w:r w:rsidR="00CB15E8" w:rsidRPr="00314E62">
            <w:rPr>
              <w:rStyle w:val="a9"/>
              <w:rFonts w:ascii="宋体" w:hAnsi="Arial"/>
              <w:noProof/>
            </w:rPr>
            <w:t>3.1.3</w:t>
          </w:r>
          <w:r w:rsidR="00CB15E8">
            <w:rPr>
              <w:rFonts w:asciiTheme="minorHAnsi" w:eastAsiaTheme="minorEastAsia" w:hAnsiTheme="minorHAnsi" w:cstheme="minorBidi"/>
              <w:i w:val="0"/>
              <w:iCs w:val="0"/>
              <w:noProof/>
              <w:sz w:val="21"/>
              <w:szCs w:val="22"/>
            </w:rPr>
            <w:tab/>
          </w:r>
          <w:r w:rsidR="00CB15E8" w:rsidRPr="00314E62">
            <w:rPr>
              <w:rStyle w:val="a9"/>
              <w:rFonts w:hint="eastAsia"/>
              <w:noProof/>
            </w:rPr>
            <w:t>数据表描述</w:t>
          </w:r>
          <w:r w:rsidR="00CB15E8">
            <w:rPr>
              <w:noProof/>
              <w:webHidden/>
            </w:rPr>
            <w:tab/>
          </w:r>
          <w:r w:rsidR="00CB15E8">
            <w:rPr>
              <w:noProof/>
              <w:webHidden/>
            </w:rPr>
            <w:fldChar w:fldCharType="begin"/>
          </w:r>
          <w:r w:rsidR="00CB15E8">
            <w:rPr>
              <w:noProof/>
              <w:webHidden/>
            </w:rPr>
            <w:instrText xml:space="preserve"> PAGEREF _Toc494290406 \h </w:instrText>
          </w:r>
          <w:r w:rsidR="00CB15E8">
            <w:rPr>
              <w:noProof/>
              <w:webHidden/>
            </w:rPr>
          </w:r>
          <w:r w:rsidR="00CB15E8">
            <w:rPr>
              <w:noProof/>
              <w:webHidden/>
            </w:rPr>
            <w:fldChar w:fldCharType="separate"/>
          </w:r>
          <w:ins w:id="32" w:author="t450" w:date="2017-10-20T11:03:00Z">
            <w:r w:rsidR="009B3D87">
              <w:rPr>
                <w:noProof/>
                <w:webHidden/>
              </w:rPr>
              <w:t>43</w:t>
            </w:r>
          </w:ins>
          <w:del w:id="33" w:author="t450" w:date="2017-10-20T11:01:00Z">
            <w:r w:rsidR="00A85069" w:rsidDel="009B3D87">
              <w:rPr>
                <w:noProof/>
                <w:webHidden/>
              </w:rPr>
              <w:delText>42</w:delText>
            </w:r>
          </w:del>
          <w:r w:rsidR="00CB15E8">
            <w:rPr>
              <w:noProof/>
              <w:webHidden/>
            </w:rPr>
            <w:fldChar w:fldCharType="end"/>
          </w:r>
          <w:r>
            <w:rPr>
              <w:noProof/>
            </w:rPr>
            <w:fldChar w:fldCharType="end"/>
          </w:r>
        </w:p>
        <w:p w:rsidR="00CB15E8" w:rsidRDefault="00840E04">
          <w:pPr>
            <w:pStyle w:val="20"/>
            <w:tabs>
              <w:tab w:val="left" w:pos="840"/>
              <w:tab w:val="right" w:leader="dot" w:pos="8296"/>
            </w:tabs>
            <w:rPr>
              <w:rFonts w:asciiTheme="minorHAnsi" w:eastAsiaTheme="minorEastAsia" w:hAnsiTheme="minorHAnsi" w:cstheme="minorBidi"/>
              <w:smallCaps w:val="0"/>
              <w:noProof/>
              <w:sz w:val="21"/>
              <w:szCs w:val="22"/>
            </w:rPr>
          </w:pPr>
          <w:r>
            <w:fldChar w:fldCharType="begin"/>
          </w:r>
          <w:r>
            <w:instrText xml:space="preserve"> HYPERLINK \l "_Toc494290407" </w:instrText>
          </w:r>
          <w:r>
            <w:fldChar w:fldCharType="separate"/>
          </w:r>
          <w:r w:rsidR="00CB15E8" w:rsidRPr="00314E62">
            <w:rPr>
              <w:rStyle w:val="a9"/>
              <w:noProof/>
            </w:rPr>
            <w:t>3.2</w:t>
          </w:r>
          <w:r w:rsidR="00CB15E8">
            <w:rPr>
              <w:rFonts w:asciiTheme="minorHAnsi" w:eastAsiaTheme="minorEastAsia" w:hAnsiTheme="minorHAnsi" w:cstheme="minorBidi"/>
              <w:smallCaps w:val="0"/>
              <w:noProof/>
              <w:sz w:val="21"/>
              <w:szCs w:val="22"/>
            </w:rPr>
            <w:tab/>
          </w:r>
          <w:r w:rsidR="00CB15E8" w:rsidRPr="00314E62">
            <w:rPr>
              <w:rStyle w:val="a9"/>
              <w:rFonts w:hint="eastAsia"/>
              <w:noProof/>
            </w:rPr>
            <w:t>业务网数据库</w:t>
          </w:r>
          <w:r w:rsidR="00CB15E8">
            <w:rPr>
              <w:noProof/>
              <w:webHidden/>
            </w:rPr>
            <w:tab/>
          </w:r>
          <w:r w:rsidR="00CB15E8">
            <w:rPr>
              <w:noProof/>
              <w:webHidden/>
            </w:rPr>
            <w:fldChar w:fldCharType="begin"/>
          </w:r>
          <w:r w:rsidR="00CB15E8">
            <w:rPr>
              <w:noProof/>
              <w:webHidden/>
            </w:rPr>
            <w:instrText xml:space="preserve"> PAGEREF _Toc494290407 \h </w:instrText>
          </w:r>
          <w:r w:rsidR="00CB15E8">
            <w:rPr>
              <w:noProof/>
              <w:webHidden/>
            </w:rPr>
          </w:r>
          <w:r w:rsidR="00CB15E8">
            <w:rPr>
              <w:noProof/>
              <w:webHidden/>
            </w:rPr>
            <w:fldChar w:fldCharType="separate"/>
          </w:r>
          <w:ins w:id="34" w:author="t450" w:date="2017-10-20T11:03:00Z">
            <w:r w:rsidR="009B3D87">
              <w:rPr>
                <w:noProof/>
                <w:webHidden/>
              </w:rPr>
              <w:t>72</w:t>
            </w:r>
          </w:ins>
          <w:del w:id="35" w:author="t450" w:date="2017-10-20T11:01:00Z">
            <w:r w:rsidR="00A85069" w:rsidDel="009B3D87">
              <w:rPr>
                <w:noProof/>
                <w:webHidden/>
              </w:rPr>
              <w:delText>67</w:delText>
            </w:r>
          </w:del>
          <w:r w:rsidR="00CB15E8">
            <w:rPr>
              <w:noProof/>
              <w:webHidden/>
            </w:rPr>
            <w:fldChar w:fldCharType="end"/>
          </w:r>
          <w:r>
            <w:rPr>
              <w:noProof/>
            </w:rPr>
            <w:fldChar w:fldCharType="end"/>
          </w:r>
        </w:p>
        <w:p w:rsidR="00CB15E8" w:rsidRDefault="00840E04">
          <w:pPr>
            <w:pStyle w:val="30"/>
            <w:tabs>
              <w:tab w:val="left" w:pos="1470"/>
              <w:tab w:val="right" w:leader="dot" w:pos="8296"/>
            </w:tabs>
            <w:rPr>
              <w:rFonts w:asciiTheme="minorHAnsi" w:eastAsiaTheme="minorEastAsia" w:hAnsiTheme="minorHAnsi" w:cstheme="minorBidi"/>
              <w:i w:val="0"/>
              <w:iCs w:val="0"/>
              <w:noProof/>
              <w:sz w:val="21"/>
              <w:szCs w:val="22"/>
            </w:rPr>
          </w:pPr>
          <w:r>
            <w:fldChar w:fldCharType="begin"/>
          </w:r>
          <w:r>
            <w:instrText xml:space="preserve"> HYPERLINK \l "_Toc494290408" </w:instrText>
          </w:r>
          <w:r>
            <w:fldChar w:fldCharType="separate"/>
          </w:r>
          <w:r w:rsidR="00CB15E8" w:rsidRPr="00314E62">
            <w:rPr>
              <w:rStyle w:val="a9"/>
              <w:rFonts w:ascii="宋体" w:hAnsi="Arial"/>
              <w:noProof/>
            </w:rPr>
            <w:t>3.2.1</w:t>
          </w:r>
          <w:r w:rsidR="00CB15E8">
            <w:rPr>
              <w:rFonts w:asciiTheme="minorHAnsi" w:eastAsiaTheme="minorEastAsia" w:hAnsiTheme="minorHAnsi" w:cstheme="minorBidi"/>
              <w:i w:val="0"/>
              <w:iCs w:val="0"/>
              <w:noProof/>
              <w:sz w:val="21"/>
              <w:szCs w:val="22"/>
            </w:rPr>
            <w:tab/>
          </w:r>
          <w:r w:rsidR="00CB15E8" w:rsidRPr="00314E62">
            <w:rPr>
              <w:rStyle w:val="a9"/>
              <w:rFonts w:hint="eastAsia"/>
              <w:noProof/>
            </w:rPr>
            <w:t>实体对应数据表描述</w:t>
          </w:r>
          <w:r w:rsidR="00CB15E8">
            <w:rPr>
              <w:noProof/>
              <w:webHidden/>
            </w:rPr>
            <w:tab/>
          </w:r>
          <w:r w:rsidR="00CB15E8">
            <w:rPr>
              <w:noProof/>
              <w:webHidden/>
            </w:rPr>
            <w:fldChar w:fldCharType="begin"/>
          </w:r>
          <w:r w:rsidR="00CB15E8">
            <w:rPr>
              <w:noProof/>
              <w:webHidden/>
            </w:rPr>
            <w:instrText xml:space="preserve"> PAGEREF _Toc494290408 \h </w:instrText>
          </w:r>
          <w:r w:rsidR="00CB15E8">
            <w:rPr>
              <w:noProof/>
              <w:webHidden/>
            </w:rPr>
          </w:r>
          <w:r w:rsidR="00CB15E8">
            <w:rPr>
              <w:noProof/>
              <w:webHidden/>
            </w:rPr>
            <w:fldChar w:fldCharType="separate"/>
          </w:r>
          <w:ins w:id="36" w:author="t450" w:date="2017-10-20T11:03:00Z">
            <w:r w:rsidR="009B3D87">
              <w:rPr>
                <w:noProof/>
                <w:webHidden/>
              </w:rPr>
              <w:t>72</w:t>
            </w:r>
          </w:ins>
          <w:del w:id="37" w:author="t450" w:date="2017-10-20T11:01:00Z">
            <w:r w:rsidR="00A85069" w:rsidDel="009B3D87">
              <w:rPr>
                <w:noProof/>
                <w:webHidden/>
              </w:rPr>
              <w:delText>67</w:delText>
            </w:r>
          </w:del>
          <w:r w:rsidR="00CB15E8">
            <w:rPr>
              <w:noProof/>
              <w:webHidden/>
            </w:rPr>
            <w:fldChar w:fldCharType="end"/>
          </w:r>
          <w:r>
            <w:rPr>
              <w:noProof/>
            </w:rPr>
            <w:fldChar w:fldCharType="end"/>
          </w:r>
        </w:p>
        <w:p w:rsidR="00CB15E8" w:rsidRDefault="00840E04">
          <w:pPr>
            <w:pStyle w:val="30"/>
            <w:tabs>
              <w:tab w:val="left" w:pos="1470"/>
              <w:tab w:val="right" w:leader="dot" w:pos="8296"/>
            </w:tabs>
            <w:rPr>
              <w:rFonts w:asciiTheme="minorHAnsi" w:eastAsiaTheme="minorEastAsia" w:hAnsiTheme="minorHAnsi" w:cstheme="minorBidi"/>
              <w:i w:val="0"/>
              <w:iCs w:val="0"/>
              <w:noProof/>
              <w:sz w:val="21"/>
              <w:szCs w:val="22"/>
            </w:rPr>
          </w:pPr>
          <w:r>
            <w:fldChar w:fldCharType="begin"/>
          </w:r>
          <w:r>
            <w:instrText xml:space="preserve"> HYPERLINK \l "_Toc494290409" </w:instrText>
          </w:r>
          <w:r>
            <w:fldChar w:fldCharType="separate"/>
          </w:r>
          <w:r w:rsidR="00CB15E8" w:rsidRPr="00314E62">
            <w:rPr>
              <w:rStyle w:val="a9"/>
              <w:rFonts w:ascii="宋体" w:hAnsi="Arial"/>
              <w:noProof/>
            </w:rPr>
            <w:t>3.2.2</w:t>
          </w:r>
          <w:r w:rsidR="00CB15E8">
            <w:rPr>
              <w:rFonts w:asciiTheme="minorHAnsi" w:eastAsiaTheme="minorEastAsia" w:hAnsiTheme="minorHAnsi" w:cstheme="minorBidi"/>
              <w:i w:val="0"/>
              <w:iCs w:val="0"/>
              <w:noProof/>
              <w:sz w:val="21"/>
              <w:szCs w:val="22"/>
            </w:rPr>
            <w:tab/>
          </w:r>
          <w:r w:rsidR="00CB15E8" w:rsidRPr="00314E62">
            <w:rPr>
              <w:rStyle w:val="a9"/>
              <w:rFonts w:hint="eastAsia"/>
              <w:noProof/>
            </w:rPr>
            <w:t>实体对应数据表描述</w:t>
          </w:r>
          <w:r w:rsidR="00CB15E8">
            <w:rPr>
              <w:noProof/>
              <w:webHidden/>
            </w:rPr>
            <w:tab/>
          </w:r>
          <w:r w:rsidR="00CB15E8">
            <w:rPr>
              <w:noProof/>
              <w:webHidden/>
            </w:rPr>
            <w:fldChar w:fldCharType="begin"/>
          </w:r>
          <w:r w:rsidR="00CB15E8">
            <w:rPr>
              <w:noProof/>
              <w:webHidden/>
            </w:rPr>
            <w:instrText xml:space="preserve"> PAGEREF _Toc494290409 \h </w:instrText>
          </w:r>
          <w:r w:rsidR="00CB15E8">
            <w:rPr>
              <w:noProof/>
              <w:webHidden/>
            </w:rPr>
          </w:r>
          <w:r w:rsidR="00CB15E8">
            <w:rPr>
              <w:noProof/>
              <w:webHidden/>
            </w:rPr>
            <w:fldChar w:fldCharType="separate"/>
          </w:r>
          <w:ins w:id="38" w:author="t450" w:date="2017-10-20T11:03:00Z">
            <w:r w:rsidR="009B3D87">
              <w:rPr>
                <w:noProof/>
                <w:webHidden/>
              </w:rPr>
              <w:t>72</w:t>
            </w:r>
          </w:ins>
          <w:del w:id="39" w:author="t450" w:date="2017-10-20T11:01:00Z">
            <w:r w:rsidR="00A85069" w:rsidDel="009B3D87">
              <w:rPr>
                <w:noProof/>
                <w:webHidden/>
              </w:rPr>
              <w:delText>67</w:delText>
            </w:r>
          </w:del>
          <w:r w:rsidR="00CB15E8">
            <w:rPr>
              <w:noProof/>
              <w:webHidden/>
            </w:rPr>
            <w:fldChar w:fldCharType="end"/>
          </w:r>
          <w:r>
            <w:rPr>
              <w:noProof/>
            </w:rPr>
            <w:fldChar w:fldCharType="end"/>
          </w:r>
        </w:p>
        <w:p w:rsidR="00CB15E8" w:rsidRDefault="00840E04">
          <w:pPr>
            <w:pStyle w:val="30"/>
            <w:tabs>
              <w:tab w:val="left" w:pos="1470"/>
              <w:tab w:val="right" w:leader="dot" w:pos="8296"/>
            </w:tabs>
            <w:rPr>
              <w:rFonts w:asciiTheme="minorHAnsi" w:eastAsiaTheme="minorEastAsia" w:hAnsiTheme="minorHAnsi" w:cstheme="minorBidi"/>
              <w:i w:val="0"/>
              <w:iCs w:val="0"/>
              <w:noProof/>
              <w:sz w:val="21"/>
              <w:szCs w:val="22"/>
            </w:rPr>
          </w:pPr>
          <w:r>
            <w:fldChar w:fldCharType="begin"/>
          </w:r>
          <w:r>
            <w:instrText xml:space="preserve"> HYPERLINK \l "_Toc494290530" </w:instrText>
          </w:r>
          <w:r>
            <w:fldChar w:fldCharType="separate"/>
          </w:r>
          <w:r w:rsidR="00CB15E8" w:rsidRPr="00314E62">
            <w:rPr>
              <w:rStyle w:val="a9"/>
              <w:rFonts w:ascii="宋体" w:hAnsi="Arial"/>
              <w:noProof/>
            </w:rPr>
            <w:t>3.2.3</w:t>
          </w:r>
          <w:r w:rsidR="00CB15E8">
            <w:rPr>
              <w:rFonts w:asciiTheme="minorHAnsi" w:eastAsiaTheme="minorEastAsia" w:hAnsiTheme="minorHAnsi" w:cstheme="minorBidi"/>
              <w:i w:val="0"/>
              <w:iCs w:val="0"/>
              <w:noProof/>
              <w:sz w:val="21"/>
              <w:szCs w:val="22"/>
            </w:rPr>
            <w:tab/>
          </w:r>
          <w:r w:rsidR="00CB15E8" w:rsidRPr="00314E62">
            <w:rPr>
              <w:rStyle w:val="a9"/>
              <w:rFonts w:hint="eastAsia"/>
              <w:noProof/>
            </w:rPr>
            <w:t>数据表关系</w:t>
          </w:r>
          <w:r w:rsidR="00CB15E8">
            <w:rPr>
              <w:noProof/>
              <w:webHidden/>
            </w:rPr>
            <w:tab/>
          </w:r>
          <w:r w:rsidR="00CB15E8">
            <w:rPr>
              <w:noProof/>
              <w:webHidden/>
            </w:rPr>
            <w:fldChar w:fldCharType="begin"/>
          </w:r>
          <w:r w:rsidR="00CB15E8">
            <w:rPr>
              <w:noProof/>
              <w:webHidden/>
            </w:rPr>
            <w:instrText xml:space="preserve"> PAGEREF _Toc494290530 \h </w:instrText>
          </w:r>
          <w:r w:rsidR="00CB15E8">
            <w:rPr>
              <w:noProof/>
              <w:webHidden/>
            </w:rPr>
          </w:r>
          <w:r w:rsidR="00CB15E8">
            <w:rPr>
              <w:noProof/>
              <w:webHidden/>
            </w:rPr>
            <w:fldChar w:fldCharType="separate"/>
          </w:r>
          <w:ins w:id="40" w:author="t450" w:date="2017-10-20T11:03:00Z">
            <w:r w:rsidR="009B3D87">
              <w:rPr>
                <w:noProof/>
                <w:webHidden/>
              </w:rPr>
              <w:t>74</w:t>
            </w:r>
          </w:ins>
          <w:del w:id="41" w:author="t450" w:date="2017-10-20T11:01:00Z">
            <w:r w:rsidR="00A85069" w:rsidDel="009B3D87">
              <w:rPr>
                <w:noProof/>
                <w:webHidden/>
              </w:rPr>
              <w:delText>69</w:delText>
            </w:r>
          </w:del>
          <w:r w:rsidR="00CB15E8">
            <w:rPr>
              <w:noProof/>
              <w:webHidden/>
            </w:rPr>
            <w:fldChar w:fldCharType="end"/>
          </w:r>
          <w:r>
            <w:rPr>
              <w:noProof/>
            </w:rPr>
            <w:fldChar w:fldCharType="end"/>
          </w:r>
        </w:p>
        <w:p w:rsidR="00CB15E8" w:rsidRDefault="00840E04">
          <w:pPr>
            <w:pStyle w:val="30"/>
            <w:tabs>
              <w:tab w:val="left" w:pos="1470"/>
              <w:tab w:val="right" w:leader="dot" w:pos="8296"/>
            </w:tabs>
            <w:rPr>
              <w:rFonts w:asciiTheme="minorHAnsi" w:eastAsiaTheme="minorEastAsia" w:hAnsiTheme="minorHAnsi" w:cstheme="minorBidi"/>
              <w:i w:val="0"/>
              <w:iCs w:val="0"/>
              <w:noProof/>
              <w:sz w:val="21"/>
              <w:szCs w:val="22"/>
            </w:rPr>
          </w:pPr>
          <w:r>
            <w:fldChar w:fldCharType="begin"/>
          </w:r>
          <w:r>
            <w:instrText xml:space="preserve"> HYPERLINK \l "_Toc494290531" </w:instrText>
          </w:r>
          <w:r>
            <w:fldChar w:fldCharType="separate"/>
          </w:r>
          <w:r w:rsidR="00CB15E8" w:rsidRPr="00314E62">
            <w:rPr>
              <w:rStyle w:val="a9"/>
              <w:rFonts w:ascii="宋体" w:hAnsi="Arial"/>
              <w:noProof/>
            </w:rPr>
            <w:t>3.2.4</w:t>
          </w:r>
          <w:r w:rsidR="00CB15E8">
            <w:rPr>
              <w:rFonts w:asciiTheme="minorHAnsi" w:eastAsiaTheme="minorEastAsia" w:hAnsiTheme="minorHAnsi" w:cstheme="minorBidi"/>
              <w:i w:val="0"/>
              <w:iCs w:val="0"/>
              <w:noProof/>
              <w:sz w:val="21"/>
              <w:szCs w:val="22"/>
            </w:rPr>
            <w:tab/>
          </w:r>
          <w:r w:rsidR="00CB15E8" w:rsidRPr="00314E62">
            <w:rPr>
              <w:rStyle w:val="a9"/>
              <w:rFonts w:hint="eastAsia"/>
              <w:noProof/>
            </w:rPr>
            <w:t>数据表描述</w:t>
          </w:r>
          <w:r w:rsidR="00CB15E8">
            <w:rPr>
              <w:noProof/>
              <w:webHidden/>
            </w:rPr>
            <w:tab/>
          </w:r>
          <w:r w:rsidR="00CB15E8">
            <w:rPr>
              <w:noProof/>
              <w:webHidden/>
            </w:rPr>
            <w:fldChar w:fldCharType="begin"/>
          </w:r>
          <w:r w:rsidR="00CB15E8">
            <w:rPr>
              <w:noProof/>
              <w:webHidden/>
            </w:rPr>
            <w:instrText xml:space="preserve"> PAGEREF _Toc494290531 \h </w:instrText>
          </w:r>
          <w:r w:rsidR="00CB15E8">
            <w:rPr>
              <w:noProof/>
              <w:webHidden/>
            </w:rPr>
          </w:r>
          <w:r w:rsidR="00CB15E8">
            <w:rPr>
              <w:noProof/>
              <w:webHidden/>
            </w:rPr>
            <w:fldChar w:fldCharType="separate"/>
          </w:r>
          <w:ins w:id="42" w:author="t450" w:date="2017-10-20T11:03:00Z">
            <w:r w:rsidR="009B3D87">
              <w:rPr>
                <w:noProof/>
                <w:webHidden/>
              </w:rPr>
              <w:t>74</w:t>
            </w:r>
          </w:ins>
          <w:del w:id="43" w:author="t450" w:date="2017-10-20T11:01:00Z">
            <w:r w:rsidR="00A85069" w:rsidDel="009B3D87">
              <w:rPr>
                <w:noProof/>
                <w:webHidden/>
              </w:rPr>
              <w:delText>69</w:delText>
            </w:r>
          </w:del>
          <w:r w:rsidR="00CB15E8">
            <w:rPr>
              <w:noProof/>
              <w:webHidden/>
            </w:rPr>
            <w:fldChar w:fldCharType="end"/>
          </w:r>
          <w:r>
            <w:rPr>
              <w:noProof/>
            </w:rPr>
            <w:fldChar w:fldCharType="end"/>
          </w:r>
        </w:p>
        <w:p w:rsidR="00CB15E8" w:rsidRDefault="00840E04">
          <w:pPr>
            <w:pStyle w:val="10"/>
            <w:tabs>
              <w:tab w:val="left" w:pos="1050"/>
              <w:tab w:val="right" w:leader="dot" w:pos="8296"/>
            </w:tabs>
            <w:rPr>
              <w:rFonts w:asciiTheme="minorHAnsi" w:eastAsiaTheme="minorEastAsia" w:hAnsiTheme="minorHAnsi" w:cstheme="minorBidi"/>
              <w:b w:val="0"/>
              <w:bCs w:val="0"/>
              <w:caps w:val="0"/>
              <w:noProof/>
              <w:sz w:val="21"/>
              <w:szCs w:val="22"/>
            </w:rPr>
          </w:pPr>
          <w:r>
            <w:lastRenderedPageBreak/>
            <w:fldChar w:fldCharType="begin"/>
          </w:r>
          <w:r>
            <w:instrText xml:space="preserve"> HYPERLINK \l "_Toc494290533" </w:instrText>
          </w:r>
          <w:r>
            <w:fldChar w:fldCharType="separate"/>
          </w:r>
          <w:r w:rsidR="00CB15E8" w:rsidRPr="00314E62">
            <w:rPr>
              <w:rStyle w:val="a9"/>
              <w:rFonts w:hint="eastAsia"/>
              <w:noProof/>
            </w:rPr>
            <w:t>第四章</w:t>
          </w:r>
          <w:r w:rsidR="00CB15E8">
            <w:rPr>
              <w:rFonts w:asciiTheme="minorHAnsi" w:eastAsiaTheme="minorEastAsia" w:hAnsiTheme="minorHAnsi" w:cstheme="minorBidi"/>
              <w:b w:val="0"/>
              <w:bCs w:val="0"/>
              <w:caps w:val="0"/>
              <w:noProof/>
              <w:sz w:val="21"/>
              <w:szCs w:val="22"/>
            </w:rPr>
            <w:tab/>
          </w:r>
          <w:r w:rsidR="00CB15E8" w:rsidRPr="00314E62">
            <w:rPr>
              <w:rStyle w:val="a9"/>
              <w:rFonts w:hint="eastAsia"/>
              <w:noProof/>
            </w:rPr>
            <w:t>接口设计</w:t>
          </w:r>
          <w:r w:rsidR="00CB15E8">
            <w:rPr>
              <w:noProof/>
              <w:webHidden/>
            </w:rPr>
            <w:tab/>
          </w:r>
          <w:r w:rsidR="00CB15E8">
            <w:rPr>
              <w:noProof/>
              <w:webHidden/>
            </w:rPr>
            <w:fldChar w:fldCharType="begin"/>
          </w:r>
          <w:r w:rsidR="00CB15E8">
            <w:rPr>
              <w:noProof/>
              <w:webHidden/>
            </w:rPr>
            <w:instrText xml:space="preserve"> PAGEREF _Toc494290533 \h </w:instrText>
          </w:r>
          <w:r w:rsidR="00CB15E8">
            <w:rPr>
              <w:noProof/>
              <w:webHidden/>
            </w:rPr>
          </w:r>
          <w:r w:rsidR="00CB15E8">
            <w:rPr>
              <w:noProof/>
              <w:webHidden/>
            </w:rPr>
            <w:fldChar w:fldCharType="separate"/>
          </w:r>
          <w:ins w:id="44" w:author="t450" w:date="2017-10-20T11:03:00Z">
            <w:r w:rsidR="009B3D87">
              <w:rPr>
                <w:noProof/>
                <w:webHidden/>
              </w:rPr>
              <w:t>75</w:t>
            </w:r>
          </w:ins>
          <w:del w:id="45" w:author="t450" w:date="2017-10-20T11:01:00Z">
            <w:r w:rsidR="00A85069" w:rsidDel="009B3D87">
              <w:rPr>
                <w:noProof/>
                <w:webHidden/>
              </w:rPr>
              <w:delText>70</w:delText>
            </w:r>
          </w:del>
          <w:r w:rsidR="00CB15E8">
            <w:rPr>
              <w:noProof/>
              <w:webHidden/>
            </w:rPr>
            <w:fldChar w:fldCharType="end"/>
          </w:r>
          <w:r>
            <w:rPr>
              <w:noProof/>
            </w:rPr>
            <w:fldChar w:fldCharType="end"/>
          </w:r>
        </w:p>
        <w:p w:rsidR="00CB15E8" w:rsidRDefault="00840E04">
          <w:pPr>
            <w:pStyle w:val="10"/>
            <w:tabs>
              <w:tab w:val="left" w:pos="1050"/>
              <w:tab w:val="right" w:leader="dot" w:pos="8296"/>
            </w:tabs>
            <w:rPr>
              <w:rFonts w:asciiTheme="minorHAnsi" w:eastAsiaTheme="minorEastAsia" w:hAnsiTheme="minorHAnsi" w:cstheme="minorBidi"/>
              <w:b w:val="0"/>
              <w:bCs w:val="0"/>
              <w:caps w:val="0"/>
              <w:noProof/>
              <w:sz w:val="21"/>
              <w:szCs w:val="22"/>
            </w:rPr>
          </w:pPr>
          <w:r>
            <w:fldChar w:fldCharType="begin"/>
          </w:r>
          <w:r>
            <w:instrText xml:space="preserve"> HYPERLINK \l "_Toc494290534" </w:instrText>
          </w:r>
          <w:r>
            <w:fldChar w:fldCharType="separate"/>
          </w:r>
          <w:r w:rsidR="00CB15E8" w:rsidRPr="00314E62">
            <w:rPr>
              <w:rStyle w:val="a9"/>
              <w:rFonts w:hint="eastAsia"/>
              <w:noProof/>
            </w:rPr>
            <w:t>第五章</w:t>
          </w:r>
          <w:r w:rsidR="00CB15E8">
            <w:rPr>
              <w:rFonts w:asciiTheme="minorHAnsi" w:eastAsiaTheme="minorEastAsia" w:hAnsiTheme="minorHAnsi" w:cstheme="minorBidi"/>
              <w:b w:val="0"/>
              <w:bCs w:val="0"/>
              <w:caps w:val="0"/>
              <w:noProof/>
              <w:sz w:val="21"/>
              <w:szCs w:val="22"/>
            </w:rPr>
            <w:tab/>
          </w:r>
          <w:r w:rsidR="00CB15E8" w:rsidRPr="00314E62">
            <w:rPr>
              <w:rStyle w:val="a9"/>
              <w:rFonts w:hint="eastAsia"/>
              <w:noProof/>
            </w:rPr>
            <w:t>安全设计</w:t>
          </w:r>
          <w:r w:rsidR="00CB15E8">
            <w:rPr>
              <w:noProof/>
              <w:webHidden/>
            </w:rPr>
            <w:tab/>
          </w:r>
          <w:r w:rsidR="00CB15E8">
            <w:rPr>
              <w:noProof/>
              <w:webHidden/>
            </w:rPr>
            <w:fldChar w:fldCharType="begin"/>
          </w:r>
          <w:r w:rsidR="00CB15E8">
            <w:rPr>
              <w:noProof/>
              <w:webHidden/>
            </w:rPr>
            <w:instrText xml:space="preserve"> PAGEREF _Toc494290534 \h </w:instrText>
          </w:r>
          <w:r w:rsidR="00CB15E8">
            <w:rPr>
              <w:noProof/>
              <w:webHidden/>
            </w:rPr>
          </w:r>
          <w:r w:rsidR="00CB15E8">
            <w:rPr>
              <w:noProof/>
              <w:webHidden/>
            </w:rPr>
            <w:fldChar w:fldCharType="separate"/>
          </w:r>
          <w:ins w:id="46" w:author="t450" w:date="2017-10-20T11:03:00Z">
            <w:r w:rsidR="009B3D87">
              <w:rPr>
                <w:noProof/>
                <w:webHidden/>
              </w:rPr>
              <w:t>75</w:t>
            </w:r>
          </w:ins>
          <w:del w:id="47" w:author="t450" w:date="2017-10-20T11:01:00Z">
            <w:r w:rsidR="00A85069" w:rsidDel="009B3D87">
              <w:rPr>
                <w:noProof/>
                <w:webHidden/>
              </w:rPr>
              <w:delText>71</w:delText>
            </w:r>
          </w:del>
          <w:r w:rsidR="00CB15E8">
            <w:rPr>
              <w:noProof/>
              <w:webHidden/>
            </w:rPr>
            <w:fldChar w:fldCharType="end"/>
          </w:r>
          <w:r>
            <w:rPr>
              <w:noProof/>
            </w:rPr>
            <w:fldChar w:fldCharType="end"/>
          </w:r>
        </w:p>
        <w:p w:rsidR="00AE5BF8" w:rsidRDefault="006D0D1C">
          <w:r w:rsidRPr="00483B15">
            <w:rPr>
              <w:rFonts w:asciiTheme="minorEastAsia" w:eastAsiaTheme="minorEastAsia" w:hAnsiTheme="minorEastAsia"/>
              <w:bCs/>
              <w:lang w:val="zh-CN"/>
            </w:rPr>
            <w:fldChar w:fldCharType="end"/>
          </w:r>
        </w:p>
      </w:sdtContent>
    </w:sdt>
    <w:p w:rsidR="00AE5BF8" w:rsidRDefault="006D0D1C">
      <w:pPr>
        <w:widowControl/>
        <w:spacing w:after="200" w:line="276" w:lineRule="auto"/>
        <w:rPr>
          <w:b/>
          <w:smallCaps/>
          <w:spacing w:val="5"/>
          <w:sz w:val="44"/>
          <w:szCs w:val="36"/>
        </w:rPr>
      </w:pPr>
      <w:r>
        <w:br w:type="page"/>
      </w:r>
    </w:p>
    <w:p w:rsidR="002802C3" w:rsidRDefault="002802C3" w:rsidP="002802C3">
      <w:pPr>
        <w:pStyle w:val="1"/>
      </w:pPr>
      <w:bookmarkStart w:id="48" w:name="_Toc491276465"/>
      <w:bookmarkStart w:id="49" w:name="_Toc491713268"/>
      <w:bookmarkStart w:id="50" w:name="_Toc491723962"/>
      <w:bookmarkStart w:id="51" w:name="_Toc491276466"/>
      <w:bookmarkStart w:id="52" w:name="_Toc491713269"/>
      <w:bookmarkStart w:id="53" w:name="_Toc491723963"/>
      <w:bookmarkStart w:id="54" w:name="_Toc491276467"/>
      <w:bookmarkStart w:id="55" w:name="_Toc491713270"/>
      <w:bookmarkStart w:id="56" w:name="_Toc491723964"/>
      <w:bookmarkStart w:id="57" w:name="_Toc491276468"/>
      <w:bookmarkStart w:id="58" w:name="_Toc491713271"/>
      <w:bookmarkStart w:id="59" w:name="_Toc491723965"/>
      <w:bookmarkStart w:id="60" w:name="_Toc491276469"/>
      <w:bookmarkStart w:id="61" w:name="_Toc491713272"/>
      <w:bookmarkStart w:id="62" w:name="_Toc491723966"/>
      <w:bookmarkStart w:id="63" w:name="_Toc491276470"/>
      <w:bookmarkStart w:id="64" w:name="_Toc491713273"/>
      <w:bookmarkStart w:id="65" w:name="_Toc491723967"/>
      <w:bookmarkStart w:id="66" w:name="_Toc491276471"/>
      <w:bookmarkStart w:id="67" w:name="_Toc491713274"/>
      <w:bookmarkStart w:id="68" w:name="_Toc491723968"/>
      <w:bookmarkStart w:id="69" w:name="_Toc491723969"/>
      <w:bookmarkStart w:id="70" w:name="_Toc491276473"/>
      <w:bookmarkStart w:id="71" w:name="_Toc491713276"/>
      <w:bookmarkStart w:id="72" w:name="_Toc491723972"/>
      <w:bookmarkStart w:id="73" w:name="_Toc491276474"/>
      <w:bookmarkStart w:id="74" w:name="_Toc491713277"/>
      <w:bookmarkStart w:id="75" w:name="_Toc491723973"/>
      <w:bookmarkStart w:id="76" w:name="_Toc491723976"/>
      <w:bookmarkStart w:id="77" w:name="_Toc491723977"/>
      <w:bookmarkStart w:id="78" w:name="_Toc491723978"/>
      <w:bookmarkStart w:id="79" w:name="_Toc491723979"/>
      <w:bookmarkStart w:id="80" w:name="_Toc491723983"/>
      <w:bookmarkStart w:id="81" w:name="_Toc491723985"/>
      <w:bookmarkStart w:id="82" w:name="_Toc491723986"/>
      <w:bookmarkStart w:id="83" w:name="_Toc491723987"/>
      <w:bookmarkStart w:id="84" w:name="_Toc491723988"/>
      <w:bookmarkStart w:id="85" w:name="_Toc491723989"/>
      <w:bookmarkStart w:id="86" w:name="_Toc491723990"/>
      <w:bookmarkStart w:id="87" w:name="_Toc491723991"/>
      <w:bookmarkStart w:id="88" w:name="_Toc491723993"/>
      <w:bookmarkStart w:id="89" w:name="_Toc491723994"/>
      <w:bookmarkStart w:id="90" w:name="_Toc491723995"/>
      <w:bookmarkStart w:id="91" w:name="_Toc491723996"/>
      <w:bookmarkStart w:id="92" w:name="_Toc491723997"/>
      <w:bookmarkStart w:id="93" w:name="_Toc491723998"/>
      <w:bookmarkStart w:id="94" w:name="_Toc491723999"/>
      <w:bookmarkStart w:id="95" w:name="_Toc491724000"/>
      <w:bookmarkStart w:id="96" w:name="_Toc491724001"/>
      <w:bookmarkStart w:id="97" w:name="_Toc491724002"/>
      <w:bookmarkStart w:id="98" w:name="_Toc491276487"/>
      <w:bookmarkStart w:id="99" w:name="_Toc491713290"/>
      <w:bookmarkStart w:id="100" w:name="_Toc491724003"/>
      <w:bookmarkStart w:id="101" w:name="_Toc494290383"/>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Pr>
          <w:rFonts w:hint="eastAsia"/>
        </w:rPr>
        <w:lastRenderedPageBreak/>
        <w:t>文档介绍</w:t>
      </w:r>
      <w:bookmarkEnd w:id="101"/>
    </w:p>
    <w:p w:rsidR="002802C3" w:rsidRDefault="002802C3" w:rsidP="002802C3">
      <w:pPr>
        <w:pStyle w:val="2"/>
      </w:pPr>
      <w:bookmarkStart w:id="102" w:name="_Toc521667307"/>
      <w:bookmarkStart w:id="103" w:name="_Toc7429162"/>
      <w:bookmarkStart w:id="104" w:name="_Toc494290384"/>
      <w:r>
        <w:rPr>
          <w:rFonts w:hint="eastAsia"/>
        </w:rPr>
        <w:t>文档目的</w:t>
      </w:r>
      <w:bookmarkEnd w:id="102"/>
      <w:bookmarkEnd w:id="103"/>
      <w:bookmarkEnd w:id="104"/>
    </w:p>
    <w:p w:rsidR="002802C3" w:rsidRDefault="002802C3" w:rsidP="002802C3">
      <w:pPr>
        <w:ind w:firstLineChars="200" w:firstLine="480"/>
      </w:pPr>
      <w:r>
        <w:rPr>
          <w:rFonts w:hint="eastAsia"/>
        </w:rPr>
        <w:t>通过本文档可准确、详细的描述系统设计及数据库设计，基于本文档，开发人员可进行系统开发和数据库开发。</w:t>
      </w:r>
    </w:p>
    <w:p w:rsidR="002802C3" w:rsidRDefault="002802C3" w:rsidP="002802C3">
      <w:pPr>
        <w:pStyle w:val="2"/>
      </w:pPr>
      <w:bookmarkStart w:id="105" w:name="_Toc7429163"/>
      <w:bookmarkStart w:id="106" w:name="_Toc521667308"/>
      <w:bookmarkStart w:id="107" w:name="_Toc494290385"/>
      <w:r>
        <w:rPr>
          <w:rFonts w:hint="eastAsia"/>
        </w:rPr>
        <w:t>文档范围</w:t>
      </w:r>
      <w:bookmarkEnd w:id="105"/>
      <w:bookmarkEnd w:id="106"/>
      <w:bookmarkEnd w:id="107"/>
    </w:p>
    <w:p w:rsidR="002802C3" w:rsidRDefault="002802C3" w:rsidP="002802C3">
      <w:pPr>
        <w:ind w:firstLineChars="200" w:firstLine="480"/>
      </w:pPr>
      <w:r>
        <w:rPr>
          <w:rFonts w:hint="eastAsia"/>
        </w:rPr>
        <w:t>根据《外汇业务网上预审批系统需求规格说明书》，对系统功能实现及数据库存储进行详细设计，以及对系统接口、安全等方面设计进行描述。</w:t>
      </w:r>
    </w:p>
    <w:p w:rsidR="002802C3" w:rsidRDefault="002802C3" w:rsidP="002802C3">
      <w:pPr>
        <w:pStyle w:val="2"/>
      </w:pPr>
      <w:bookmarkStart w:id="108" w:name="_Toc7429164"/>
      <w:bookmarkStart w:id="109" w:name="_Toc494290386"/>
      <w:r>
        <w:rPr>
          <w:rFonts w:hint="eastAsia"/>
        </w:rPr>
        <w:t>读者对象</w:t>
      </w:r>
      <w:bookmarkEnd w:id="108"/>
      <w:bookmarkEnd w:id="109"/>
    </w:p>
    <w:p w:rsidR="002802C3" w:rsidRDefault="002802C3" w:rsidP="002802C3">
      <w:pPr>
        <w:ind w:firstLineChars="200" w:firstLine="480"/>
      </w:pPr>
      <w:r>
        <w:rPr>
          <w:rFonts w:hint="eastAsia"/>
        </w:rPr>
        <w:t>本文档读者为外汇业务网上预审批系统设计人员、开发人员、测试人员。</w:t>
      </w:r>
    </w:p>
    <w:p w:rsidR="002802C3" w:rsidRDefault="002802C3" w:rsidP="002802C3">
      <w:pPr>
        <w:pStyle w:val="2"/>
      </w:pPr>
      <w:bookmarkStart w:id="110" w:name="_Toc7429165"/>
      <w:bookmarkStart w:id="111" w:name="_Toc521667309"/>
      <w:bookmarkStart w:id="112" w:name="_Toc494290387"/>
      <w:r>
        <w:rPr>
          <w:rFonts w:hint="eastAsia"/>
        </w:rPr>
        <w:t>参考文档</w:t>
      </w:r>
      <w:bookmarkEnd w:id="110"/>
      <w:bookmarkEnd w:id="111"/>
      <w:bookmarkEnd w:id="112"/>
    </w:p>
    <w:p w:rsidR="002802C3" w:rsidRDefault="002802C3" w:rsidP="002802C3">
      <w:pPr>
        <w:ind w:firstLineChars="200" w:firstLine="480"/>
      </w:pPr>
      <w:r>
        <w:rPr>
          <w:rFonts w:hint="eastAsia"/>
        </w:rPr>
        <w:t>《外汇业务网上预审批系统项目需求书》</w:t>
      </w:r>
    </w:p>
    <w:p w:rsidR="002802C3" w:rsidRDefault="002802C3" w:rsidP="002802C3">
      <w:pPr>
        <w:ind w:firstLineChars="200" w:firstLine="480"/>
      </w:pPr>
      <w:r>
        <w:rPr>
          <w:rFonts w:hint="eastAsia"/>
        </w:rPr>
        <w:t>《外汇业务网上预审批系统需求规格说明书》</w:t>
      </w:r>
    </w:p>
    <w:p w:rsidR="002802C3" w:rsidRDefault="002802C3" w:rsidP="002802C3">
      <w:pPr>
        <w:pStyle w:val="2"/>
      </w:pPr>
      <w:bookmarkStart w:id="113" w:name="_Toc7429166"/>
      <w:bookmarkStart w:id="114" w:name="_Toc521667310"/>
      <w:bookmarkStart w:id="115" w:name="_Toc494290388"/>
      <w:r>
        <w:rPr>
          <w:rFonts w:hint="eastAsia"/>
        </w:rPr>
        <w:t>术语与缩写解释</w:t>
      </w:r>
      <w:bookmarkEnd w:id="113"/>
      <w:bookmarkEnd w:id="114"/>
      <w:bookmarkEnd w:id="115"/>
    </w:p>
    <w:p w:rsidR="00C779DD" w:rsidRPr="00510BA5" w:rsidRDefault="00C779DD" w:rsidP="00C779DD">
      <w:pPr>
        <w:rPr>
          <w:ins w:id="116" w:author="t450" w:date="2017-09-28T11:25:00Z"/>
        </w:rPr>
      </w:pPr>
      <w:ins w:id="117" w:author="t450" w:date="2017-09-28T11:25:00Z">
        <w:r>
          <w:rPr>
            <w:rFonts w:asciiTheme="minorEastAsia" w:eastAsiaTheme="minorEastAsia" w:hAnsiTheme="minorEastAsia" w:cs="仿宋_GB2312" w:hint="eastAsia"/>
            <w:b/>
            <w:color w:val="000000" w:themeColor="text1"/>
          </w:rPr>
          <w:t>业务申请表：</w:t>
        </w:r>
        <w:r w:rsidRPr="005E601F">
          <w:rPr>
            <w:rFonts w:asciiTheme="minorEastAsia" w:eastAsiaTheme="minorEastAsia" w:hAnsiTheme="minorEastAsia" w:cs="仿宋_GB2312" w:hint="eastAsia"/>
            <w:color w:val="000000" w:themeColor="text1"/>
          </w:rPr>
          <w:t>企业在办理业务时，在银行柜台填写的纸质表单。</w:t>
        </w:r>
        <w:r>
          <w:rPr>
            <w:rFonts w:asciiTheme="minorEastAsia" w:eastAsiaTheme="minorEastAsia" w:hAnsiTheme="minorEastAsia" w:cs="仿宋_GB2312" w:hint="eastAsia"/>
            <w:color w:val="000000" w:themeColor="text1"/>
          </w:rPr>
          <w:t>根据申请业务项目类型不同，表单格式不同。</w:t>
        </w:r>
      </w:ins>
    </w:p>
    <w:p w:rsidR="00C779DD" w:rsidRPr="00693641" w:rsidRDefault="00C779DD" w:rsidP="00C779DD">
      <w:pPr>
        <w:rPr>
          <w:ins w:id="118" w:author="t450" w:date="2017-09-28T11:25:00Z"/>
          <w:rFonts w:asciiTheme="minorEastAsia" w:eastAsiaTheme="minorEastAsia" w:hAnsiTheme="minorEastAsia"/>
        </w:rPr>
      </w:pPr>
      <w:ins w:id="119" w:author="t450" w:date="2017-09-28T11:25:00Z">
        <w:r w:rsidRPr="00693641">
          <w:rPr>
            <w:rFonts w:asciiTheme="minorEastAsia" w:eastAsiaTheme="minorEastAsia" w:hAnsiTheme="minorEastAsia" w:hint="eastAsia"/>
            <w:b/>
          </w:rPr>
          <w:t>行政许可业务受理报告单</w:t>
        </w:r>
        <w:r w:rsidRPr="005E601F">
          <w:rPr>
            <w:rFonts w:asciiTheme="minorEastAsia" w:eastAsiaTheme="minorEastAsia" w:hAnsiTheme="minorEastAsia" w:hint="eastAsia"/>
            <w:b/>
          </w:rPr>
          <w:t>：</w:t>
        </w:r>
        <w:r w:rsidRPr="005E601F">
          <w:rPr>
            <w:rFonts w:asciiTheme="minorEastAsia" w:eastAsiaTheme="minorEastAsia" w:hAnsiTheme="minorEastAsia" w:hint="eastAsia"/>
          </w:rPr>
          <w:t>指在银行</w:t>
        </w:r>
        <w:r>
          <w:rPr>
            <w:rFonts w:asciiTheme="minorEastAsia" w:eastAsiaTheme="minorEastAsia" w:hAnsiTheme="minorEastAsia" w:hint="eastAsia"/>
          </w:rPr>
          <w:t>接收到企业提交的申请资料附件后，由银行前台人员填写，后续由审批各节点银行人员修改及补充填写的用于记录银行内部审批处理过程的单据。</w:t>
        </w:r>
      </w:ins>
    </w:p>
    <w:p w:rsidR="00C779DD" w:rsidRPr="005E601F" w:rsidRDefault="00C779DD" w:rsidP="00C779DD">
      <w:pPr>
        <w:rPr>
          <w:ins w:id="120" w:author="t450" w:date="2017-09-28T11:25:00Z"/>
          <w:rFonts w:asciiTheme="minorEastAsia" w:eastAsiaTheme="minorEastAsia" w:hAnsiTheme="minorEastAsia"/>
        </w:rPr>
      </w:pPr>
      <w:ins w:id="121" w:author="t450" w:date="2017-09-28T11:25:00Z">
        <w:r w:rsidRPr="005E601F">
          <w:rPr>
            <w:rFonts w:asciiTheme="minorEastAsia" w:eastAsiaTheme="minorEastAsia" w:hAnsiTheme="minorEastAsia" w:hint="eastAsia"/>
            <w:b/>
          </w:rPr>
          <w:t>补正通知书：</w:t>
        </w:r>
        <w:r w:rsidRPr="005E601F">
          <w:rPr>
            <w:rFonts w:asciiTheme="minorEastAsia" w:eastAsiaTheme="minorEastAsia" w:hAnsiTheme="minorEastAsia" w:hint="eastAsia"/>
          </w:rPr>
          <w:t>银行在</w:t>
        </w:r>
        <w:r>
          <w:rPr>
            <w:rFonts w:asciiTheme="minorEastAsia" w:eastAsiaTheme="minorEastAsia" w:hAnsiTheme="minorEastAsia" w:hint="eastAsia"/>
          </w:rPr>
          <w:t>审批</w:t>
        </w:r>
        <w:r w:rsidRPr="005E601F">
          <w:rPr>
            <w:rFonts w:asciiTheme="minorEastAsia" w:eastAsiaTheme="minorEastAsia" w:hAnsiTheme="minorEastAsia" w:hint="eastAsia"/>
          </w:rPr>
          <w:t>企业提交</w:t>
        </w:r>
        <w:r>
          <w:rPr>
            <w:rFonts w:asciiTheme="minorEastAsia" w:eastAsiaTheme="minorEastAsia" w:hAnsiTheme="minorEastAsia" w:hint="eastAsia"/>
          </w:rPr>
          <w:t>资料附件</w:t>
        </w:r>
        <w:r w:rsidRPr="005E601F">
          <w:rPr>
            <w:rFonts w:asciiTheme="minorEastAsia" w:eastAsiaTheme="minorEastAsia" w:hAnsiTheme="minorEastAsia" w:hint="eastAsia"/>
          </w:rPr>
          <w:t>后，在审批过程中，需要企业补充修正</w:t>
        </w:r>
        <w:r>
          <w:rPr>
            <w:rFonts w:asciiTheme="minorEastAsia" w:eastAsiaTheme="minorEastAsia" w:hAnsiTheme="minorEastAsia" w:hint="eastAsia"/>
          </w:rPr>
          <w:t>资料附件</w:t>
        </w:r>
        <w:r w:rsidRPr="005E601F">
          <w:rPr>
            <w:rFonts w:asciiTheme="minorEastAsia" w:eastAsiaTheme="minorEastAsia" w:hAnsiTheme="minorEastAsia" w:hint="eastAsia"/>
          </w:rPr>
          <w:t>时，给企业发出的纸质通知单。通知单为手工填写，</w:t>
        </w:r>
        <w:r>
          <w:rPr>
            <w:rFonts w:asciiTheme="minorEastAsia" w:eastAsiaTheme="minorEastAsia" w:hAnsiTheme="minorEastAsia" w:hint="eastAsia"/>
          </w:rPr>
          <w:t>无需系统实现。</w:t>
        </w:r>
      </w:ins>
    </w:p>
    <w:p w:rsidR="00C779DD" w:rsidRDefault="00C779DD" w:rsidP="00C779DD">
      <w:pPr>
        <w:rPr>
          <w:ins w:id="122" w:author="t450" w:date="2017-09-28T11:25:00Z"/>
          <w:rFonts w:asciiTheme="minorEastAsia" w:eastAsiaTheme="minorEastAsia" w:hAnsiTheme="minorEastAsia" w:cs="仿宋_GB2312"/>
        </w:rPr>
      </w:pPr>
      <w:ins w:id="123" w:author="t450" w:date="2017-09-28T11:25:00Z">
        <w:r w:rsidRPr="005E601F">
          <w:rPr>
            <w:rFonts w:asciiTheme="minorEastAsia" w:eastAsiaTheme="minorEastAsia" w:hAnsiTheme="minorEastAsia" w:cs="仿宋_GB2312" w:hint="eastAsia"/>
            <w:b/>
          </w:rPr>
          <w:lastRenderedPageBreak/>
          <w:t>行政</w:t>
        </w:r>
        <w:r>
          <w:rPr>
            <w:rFonts w:asciiTheme="minorEastAsia" w:eastAsiaTheme="minorEastAsia" w:hAnsiTheme="minorEastAsia" w:cs="仿宋_GB2312" w:hint="eastAsia"/>
            <w:b/>
          </w:rPr>
          <w:t>许可业务</w:t>
        </w:r>
        <w:r w:rsidRPr="005E601F">
          <w:rPr>
            <w:rFonts w:asciiTheme="minorEastAsia" w:eastAsiaTheme="minorEastAsia" w:hAnsiTheme="minorEastAsia" w:cs="仿宋_GB2312" w:hint="eastAsia"/>
            <w:b/>
          </w:rPr>
          <w:t>受理单</w:t>
        </w:r>
        <w:r w:rsidRPr="005E601F">
          <w:rPr>
            <w:rStyle w:val="aa"/>
            <w:rFonts w:asciiTheme="minorEastAsia" w:eastAsiaTheme="minorEastAsia" w:hAnsiTheme="minorEastAsia"/>
            <w:b/>
            <w:sz w:val="24"/>
            <w:szCs w:val="24"/>
          </w:rPr>
          <w:commentReference w:id="124"/>
        </w:r>
        <w:r w:rsidRPr="005E601F">
          <w:rPr>
            <w:rFonts w:asciiTheme="minorEastAsia" w:eastAsiaTheme="minorEastAsia" w:hAnsiTheme="minorEastAsia" w:cs="仿宋_GB2312" w:hint="eastAsia"/>
            <w:b/>
          </w:rPr>
          <w:t>：</w:t>
        </w:r>
        <w:r w:rsidRPr="005E601F">
          <w:rPr>
            <w:rFonts w:asciiTheme="minorEastAsia" w:eastAsiaTheme="minorEastAsia" w:hAnsiTheme="minorEastAsia" w:cs="仿宋_GB2312" w:hint="eastAsia"/>
          </w:rPr>
          <w:t>银行在</w:t>
        </w:r>
        <w:r>
          <w:rPr>
            <w:rFonts w:asciiTheme="minorEastAsia" w:eastAsiaTheme="minorEastAsia" w:hAnsiTheme="minorEastAsia" w:cs="仿宋_GB2312" w:hint="eastAsia"/>
          </w:rPr>
          <w:t>审批</w:t>
        </w:r>
        <w:r w:rsidRPr="005E601F">
          <w:rPr>
            <w:rFonts w:asciiTheme="minorEastAsia" w:eastAsiaTheme="minorEastAsia" w:hAnsiTheme="minorEastAsia" w:cs="仿宋_GB2312" w:hint="eastAsia"/>
          </w:rPr>
          <w:t>企业提交</w:t>
        </w:r>
        <w:r>
          <w:rPr>
            <w:rFonts w:asciiTheme="minorEastAsia" w:eastAsiaTheme="minorEastAsia" w:hAnsiTheme="minorEastAsia" w:cs="仿宋_GB2312" w:hint="eastAsia"/>
          </w:rPr>
          <w:t>资料附件</w:t>
        </w:r>
        <w:r w:rsidRPr="005E601F">
          <w:rPr>
            <w:rFonts w:asciiTheme="minorEastAsia" w:eastAsiaTheme="minorEastAsia" w:hAnsiTheme="minorEastAsia" w:cs="仿宋_GB2312" w:hint="eastAsia"/>
          </w:rPr>
          <w:t>通过后，给企业发出的纸质通知单。通知单为手工填写，无需系统实现。</w:t>
        </w:r>
      </w:ins>
    </w:p>
    <w:p w:rsidR="002802C3" w:rsidRPr="00925E7E" w:rsidDel="00C779DD" w:rsidRDefault="002802C3" w:rsidP="002802C3">
      <w:pPr>
        <w:rPr>
          <w:del w:id="125" w:author="t450" w:date="2017-09-28T11:25:00Z"/>
          <w:rFonts w:asciiTheme="minorEastAsia" w:eastAsiaTheme="minorEastAsia" w:hAnsiTheme="minorEastAsia"/>
        </w:rPr>
      </w:pPr>
      <w:del w:id="126" w:author="t450" w:date="2017-09-28T11:25:00Z">
        <w:r w:rsidRPr="00925E7E" w:rsidDel="00C779DD">
          <w:rPr>
            <w:rFonts w:asciiTheme="minorEastAsia" w:eastAsiaTheme="minorEastAsia" w:hAnsiTheme="minorEastAsia" w:hint="eastAsia"/>
            <w:b/>
          </w:rPr>
          <w:delText>业务受理报告单：</w:delText>
        </w:r>
        <w:r w:rsidRPr="00925E7E" w:rsidDel="00C779DD">
          <w:rPr>
            <w:rFonts w:asciiTheme="minorEastAsia" w:eastAsiaTheme="minorEastAsia" w:hAnsiTheme="minorEastAsia" w:hint="eastAsia"/>
          </w:rPr>
          <w:delText>指在银行</w:delText>
        </w:r>
        <w:r w:rsidDel="00C779DD">
          <w:rPr>
            <w:rFonts w:asciiTheme="minorEastAsia" w:eastAsiaTheme="minorEastAsia" w:hAnsiTheme="minorEastAsia" w:hint="eastAsia"/>
          </w:rPr>
          <w:delText>接收到企业提交的申请资料附件后，内部审批各个环节填写的审批单据。</w:delText>
        </w:r>
      </w:del>
    </w:p>
    <w:p w:rsidR="002802C3" w:rsidRPr="00925E7E" w:rsidDel="00C779DD" w:rsidRDefault="002802C3" w:rsidP="002802C3">
      <w:pPr>
        <w:rPr>
          <w:del w:id="127" w:author="t450" w:date="2017-09-28T11:25:00Z"/>
          <w:rFonts w:asciiTheme="minorEastAsia" w:eastAsiaTheme="minorEastAsia" w:hAnsiTheme="minorEastAsia"/>
        </w:rPr>
      </w:pPr>
      <w:del w:id="128" w:author="t450" w:date="2017-09-28T11:25:00Z">
        <w:r w:rsidRPr="00925E7E" w:rsidDel="00C779DD">
          <w:rPr>
            <w:rFonts w:asciiTheme="minorEastAsia" w:eastAsiaTheme="minorEastAsia" w:hAnsiTheme="minorEastAsia" w:hint="eastAsia"/>
            <w:b/>
          </w:rPr>
          <w:delText>补正通知书：</w:delText>
        </w:r>
        <w:r w:rsidRPr="00925E7E" w:rsidDel="00C779DD">
          <w:rPr>
            <w:rFonts w:asciiTheme="minorEastAsia" w:eastAsiaTheme="minorEastAsia" w:hAnsiTheme="minorEastAsia" w:hint="eastAsia"/>
          </w:rPr>
          <w:delText>银行在</w:delText>
        </w:r>
        <w:r w:rsidDel="00C779DD">
          <w:rPr>
            <w:rFonts w:asciiTheme="minorEastAsia" w:eastAsiaTheme="minorEastAsia" w:hAnsiTheme="minorEastAsia" w:hint="eastAsia"/>
          </w:rPr>
          <w:delText>审批</w:delText>
        </w:r>
        <w:r w:rsidRPr="00925E7E" w:rsidDel="00C779DD">
          <w:rPr>
            <w:rFonts w:asciiTheme="minorEastAsia" w:eastAsiaTheme="minorEastAsia" w:hAnsiTheme="minorEastAsia" w:hint="eastAsia"/>
          </w:rPr>
          <w:delText>企业提交</w:delText>
        </w:r>
        <w:r w:rsidDel="00C779DD">
          <w:rPr>
            <w:rFonts w:asciiTheme="minorEastAsia" w:eastAsiaTheme="minorEastAsia" w:hAnsiTheme="minorEastAsia" w:hint="eastAsia"/>
          </w:rPr>
          <w:delText>资料附件</w:delText>
        </w:r>
        <w:r w:rsidRPr="00925E7E" w:rsidDel="00C779DD">
          <w:rPr>
            <w:rFonts w:asciiTheme="minorEastAsia" w:eastAsiaTheme="minorEastAsia" w:hAnsiTheme="minorEastAsia" w:hint="eastAsia"/>
          </w:rPr>
          <w:delText>后，在审批过程中，需要企业补充修正</w:delText>
        </w:r>
        <w:r w:rsidDel="00C779DD">
          <w:rPr>
            <w:rFonts w:asciiTheme="minorEastAsia" w:eastAsiaTheme="minorEastAsia" w:hAnsiTheme="minorEastAsia" w:hint="eastAsia"/>
          </w:rPr>
          <w:delText>资料附件</w:delText>
        </w:r>
        <w:r w:rsidRPr="00925E7E" w:rsidDel="00C779DD">
          <w:rPr>
            <w:rFonts w:asciiTheme="minorEastAsia" w:eastAsiaTheme="minorEastAsia" w:hAnsiTheme="minorEastAsia" w:hint="eastAsia"/>
          </w:rPr>
          <w:delText>时，给企业发出的纸质通知单。通知单为手工填写，</w:delText>
        </w:r>
        <w:r w:rsidDel="00C779DD">
          <w:rPr>
            <w:rFonts w:asciiTheme="minorEastAsia" w:eastAsiaTheme="minorEastAsia" w:hAnsiTheme="minorEastAsia" w:hint="eastAsia"/>
          </w:rPr>
          <w:delText>无需系统实现。</w:delText>
        </w:r>
      </w:del>
    </w:p>
    <w:p w:rsidR="002802C3" w:rsidDel="00C779DD" w:rsidRDefault="002802C3" w:rsidP="002802C3">
      <w:pPr>
        <w:rPr>
          <w:del w:id="129" w:author="t450" w:date="2017-09-28T11:25:00Z"/>
          <w:rFonts w:asciiTheme="minorEastAsia" w:eastAsiaTheme="minorEastAsia" w:hAnsiTheme="minorEastAsia" w:cs="仿宋_GB2312"/>
        </w:rPr>
      </w:pPr>
      <w:del w:id="130" w:author="t450" w:date="2017-09-28T11:25:00Z">
        <w:r w:rsidRPr="00925E7E" w:rsidDel="00C779DD">
          <w:rPr>
            <w:rFonts w:asciiTheme="minorEastAsia" w:eastAsiaTheme="minorEastAsia" w:hAnsiTheme="minorEastAsia" w:cs="仿宋_GB2312" w:hint="eastAsia"/>
            <w:b/>
          </w:rPr>
          <w:delText>行政审批受理单</w:delText>
        </w:r>
        <w:r w:rsidRPr="00925E7E" w:rsidDel="00C779DD">
          <w:rPr>
            <w:rStyle w:val="aa"/>
            <w:rFonts w:asciiTheme="minorEastAsia" w:eastAsiaTheme="minorEastAsia" w:hAnsiTheme="minorEastAsia"/>
            <w:b/>
            <w:sz w:val="24"/>
            <w:szCs w:val="24"/>
          </w:rPr>
          <w:commentReference w:id="131"/>
        </w:r>
        <w:r w:rsidRPr="00925E7E" w:rsidDel="00C779DD">
          <w:rPr>
            <w:rFonts w:asciiTheme="minorEastAsia" w:eastAsiaTheme="minorEastAsia" w:hAnsiTheme="minorEastAsia" w:cs="仿宋_GB2312" w:hint="eastAsia"/>
            <w:b/>
          </w:rPr>
          <w:delText>：</w:delText>
        </w:r>
        <w:r w:rsidRPr="00925E7E" w:rsidDel="00C779DD">
          <w:rPr>
            <w:rFonts w:asciiTheme="minorEastAsia" w:eastAsiaTheme="minorEastAsia" w:hAnsiTheme="minorEastAsia" w:cs="仿宋_GB2312" w:hint="eastAsia"/>
          </w:rPr>
          <w:delText>银行在</w:delText>
        </w:r>
        <w:r w:rsidDel="00C779DD">
          <w:rPr>
            <w:rFonts w:asciiTheme="minorEastAsia" w:eastAsiaTheme="minorEastAsia" w:hAnsiTheme="minorEastAsia" w:cs="仿宋_GB2312" w:hint="eastAsia"/>
          </w:rPr>
          <w:delText>审批</w:delText>
        </w:r>
        <w:r w:rsidRPr="00925E7E" w:rsidDel="00C779DD">
          <w:rPr>
            <w:rFonts w:asciiTheme="minorEastAsia" w:eastAsiaTheme="minorEastAsia" w:hAnsiTheme="minorEastAsia" w:cs="仿宋_GB2312" w:hint="eastAsia"/>
          </w:rPr>
          <w:delText>企业提交</w:delText>
        </w:r>
        <w:r w:rsidDel="00C779DD">
          <w:rPr>
            <w:rFonts w:asciiTheme="minorEastAsia" w:eastAsiaTheme="minorEastAsia" w:hAnsiTheme="minorEastAsia" w:cs="仿宋_GB2312" w:hint="eastAsia"/>
          </w:rPr>
          <w:delText>资料附件</w:delText>
        </w:r>
        <w:r w:rsidRPr="00925E7E" w:rsidDel="00C779DD">
          <w:rPr>
            <w:rFonts w:asciiTheme="minorEastAsia" w:eastAsiaTheme="minorEastAsia" w:hAnsiTheme="minorEastAsia" w:cs="仿宋_GB2312" w:hint="eastAsia"/>
          </w:rPr>
          <w:delText>通过后，给企业发出的纸质通知单。通知单为手工填写，无需系统实现。</w:delText>
        </w:r>
      </w:del>
    </w:p>
    <w:p w:rsidR="002802C3" w:rsidRPr="00925E7E" w:rsidDel="00C779DD" w:rsidRDefault="002802C3" w:rsidP="002802C3">
      <w:pPr>
        <w:rPr>
          <w:del w:id="132" w:author="t450" w:date="2017-09-28T11:25:00Z"/>
          <w:rFonts w:asciiTheme="minorEastAsia" w:eastAsiaTheme="minorEastAsia" w:hAnsiTheme="minorEastAsia" w:cs="仿宋_GB2312"/>
          <w:color w:val="000000" w:themeColor="text1"/>
        </w:rPr>
      </w:pPr>
      <w:del w:id="133" w:author="t450" w:date="2017-09-28T11:25:00Z">
        <w:r w:rsidRPr="00925E7E" w:rsidDel="00C779DD">
          <w:rPr>
            <w:rFonts w:asciiTheme="minorEastAsia" w:eastAsiaTheme="minorEastAsia" w:hAnsiTheme="minorEastAsia" w:cs="仿宋_GB2312" w:hint="eastAsia"/>
            <w:b/>
            <w:color w:val="000000" w:themeColor="text1"/>
          </w:rPr>
          <w:delText>受理：</w:delText>
        </w:r>
        <w:r w:rsidRPr="009878E5" w:rsidDel="00C779DD">
          <w:rPr>
            <w:rFonts w:asciiTheme="minorEastAsia" w:eastAsiaTheme="minorEastAsia" w:hAnsiTheme="minorEastAsia" w:cs="仿宋_GB2312" w:hint="eastAsia"/>
            <w:color w:val="000000" w:themeColor="text1"/>
          </w:rPr>
          <w:delText>银行在对企业提交</w:delText>
        </w:r>
        <w:r w:rsidDel="00C779DD">
          <w:rPr>
            <w:rFonts w:asciiTheme="minorEastAsia" w:eastAsiaTheme="minorEastAsia" w:hAnsiTheme="minorEastAsia" w:cs="仿宋_GB2312" w:hint="eastAsia"/>
            <w:color w:val="000000" w:themeColor="text1"/>
          </w:rPr>
          <w:delText>资料附件</w:delText>
        </w:r>
        <w:r w:rsidRPr="009878E5" w:rsidDel="00C779DD">
          <w:rPr>
            <w:rFonts w:asciiTheme="minorEastAsia" w:eastAsiaTheme="minorEastAsia" w:hAnsiTheme="minorEastAsia" w:cs="仿宋_GB2312" w:hint="eastAsia"/>
            <w:color w:val="000000" w:themeColor="text1"/>
          </w:rPr>
          <w:delText>进行预审，初步审批没有问题后，给企业开具</w:delText>
        </w:r>
        <w:r w:rsidDel="00C779DD">
          <w:rPr>
            <w:rFonts w:asciiTheme="minorEastAsia" w:eastAsiaTheme="minorEastAsia" w:hAnsiTheme="minorEastAsia" w:cs="仿宋_GB2312" w:hint="eastAsia"/>
            <w:color w:val="000000" w:themeColor="text1"/>
          </w:rPr>
          <w:delText>《</w:delText>
        </w:r>
        <w:r w:rsidRPr="00925E7E" w:rsidDel="00C779DD">
          <w:rPr>
            <w:rFonts w:asciiTheme="minorEastAsia" w:eastAsiaTheme="minorEastAsia" w:hAnsiTheme="minorEastAsia" w:cs="仿宋_GB2312" w:hint="eastAsia"/>
            <w:color w:val="000000" w:themeColor="text1"/>
          </w:rPr>
          <w:delText>行政审批受理单</w:delText>
        </w:r>
        <w:r w:rsidRPr="00925E7E" w:rsidDel="00C779DD">
          <w:rPr>
            <w:rFonts w:asciiTheme="minorEastAsia" w:eastAsiaTheme="minorEastAsia" w:hAnsiTheme="minorEastAsia" w:cs="仿宋_GB2312"/>
            <w:color w:val="000000" w:themeColor="text1"/>
          </w:rPr>
          <w:commentReference w:id="134"/>
        </w:r>
        <w:r w:rsidDel="00C779DD">
          <w:rPr>
            <w:rFonts w:asciiTheme="minorEastAsia" w:eastAsiaTheme="minorEastAsia" w:hAnsiTheme="minorEastAsia" w:cs="仿宋_GB2312" w:hint="eastAsia"/>
            <w:color w:val="000000" w:themeColor="text1"/>
          </w:rPr>
          <w:delText>》，代表银行接受企业的申请。</w:delText>
        </w:r>
      </w:del>
    </w:p>
    <w:p w:rsidR="002802C3" w:rsidRPr="00925E7E" w:rsidDel="00C779DD" w:rsidRDefault="002802C3" w:rsidP="002802C3">
      <w:pPr>
        <w:rPr>
          <w:del w:id="135" w:author="t450" w:date="2017-09-28T11:25:00Z"/>
          <w:rFonts w:asciiTheme="minorEastAsia" w:eastAsiaTheme="minorEastAsia" w:hAnsiTheme="minorEastAsia" w:cs="仿宋_GB2312"/>
          <w:b/>
          <w:color w:val="000000" w:themeColor="text1"/>
        </w:rPr>
      </w:pPr>
      <w:del w:id="136" w:author="t450" w:date="2017-09-28T11:25:00Z">
        <w:r w:rsidRPr="00925E7E" w:rsidDel="00C779DD">
          <w:rPr>
            <w:rFonts w:asciiTheme="minorEastAsia" w:eastAsiaTheme="minorEastAsia" w:hAnsiTheme="minorEastAsia" w:cs="仿宋_GB2312" w:hint="eastAsia"/>
            <w:b/>
            <w:color w:val="000000" w:themeColor="text1"/>
          </w:rPr>
          <w:delText>办结：</w:delText>
        </w:r>
        <w:r w:rsidRPr="00925E7E" w:rsidDel="00C779DD">
          <w:rPr>
            <w:rFonts w:asciiTheme="minorEastAsia" w:eastAsiaTheme="minorEastAsia" w:hAnsiTheme="minorEastAsia" w:cs="仿宋_GB2312" w:hint="eastAsia"/>
            <w:color w:val="000000" w:themeColor="text1"/>
          </w:rPr>
          <w:delText>银行对</w:delText>
        </w:r>
        <w:r w:rsidDel="00C779DD">
          <w:rPr>
            <w:rFonts w:asciiTheme="minorEastAsia" w:eastAsiaTheme="minorEastAsia" w:hAnsiTheme="minorEastAsia" w:cs="仿宋_GB2312" w:hint="eastAsia"/>
            <w:color w:val="000000" w:themeColor="text1"/>
          </w:rPr>
          <w:delText>预审通过后的企业提交资料附件进行正式审批，审批完成后，给企业开具办结凭证。</w:delText>
        </w:r>
      </w:del>
    </w:p>
    <w:p w:rsidR="002802C3" w:rsidRPr="00925E7E" w:rsidDel="00C779DD" w:rsidRDefault="002802C3" w:rsidP="002802C3">
      <w:pPr>
        <w:rPr>
          <w:del w:id="137" w:author="t450" w:date="2017-09-28T11:25:00Z"/>
          <w:rFonts w:asciiTheme="minorEastAsia" w:eastAsiaTheme="minorEastAsia" w:hAnsiTheme="minorEastAsia" w:cs="仿宋_GB2312"/>
          <w:b/>
          <w:color w:val="000000" w:themeColor="text1"/>
        </w:rPr>
      </w:pPr>
      <w:del w:id="138" w:author="t450" w:date="2017-09-28T11:25:00Z">
        <w:r w:rsidDel="00C779DD">
          <w:rPr>
            <w:rFonts w:asciiTheme="minorEastAsia" w:eastAsiaTheme="minorEastAsia" w:hAnsiTheme="minorEastAsia" w:cs="仿宋_GB2312" w:hint="eastAsia"/>
            <w:b/>
            <w:color w:val="000000" w:themeColor="text1"/>
          </w:rPr>
          <w:delText>业务申请单据：</w:delText>
        </w:r>
        <w:r w:rsidRPr="00925E7E" w:rsidDel="00C779DD">
          <w:rPr>
            <w:rFonts w:asciiTheme="minorEastAsia" w:eastAsiaTheme="minorEastAsia" w:hAnsiTheme="minorEastAsia" w:cs="仿宋_GB2312" w:hint="eastAsia"/>
            <w:color w:val="000000" w:themeColor="text1"/>
          </w:rPr>
          <w:delText>企业在办理业务时，在银行柜台填写的纸质表单。</w:delText>
        </w:r>
        <w:r w:rsidDel="00C779DD">
          <w:rPr>
            <w:rFonts w:asciiTheme="minorEastAsia" w:eastAsiaTheme="minorEastAsia" w:hAnsiTheme="minorEastAsia" w:cs="仿宋_GB2312" w:hint="eastAsia"/>
            <w:color w:val="000000" w:themeColor="text1"/>
          </w:rPr>
          <w:delText>根据申请业务类型不同，表单格式不同。</w:delText>
        </w:r>
      </w:del>
    </w:p>
    <w:p w:rsidR="002802C3" w:rsidRDefault="002802C3" w:rsidP="002802C3">
      <w:pPr>
        <w:widowControl/>
        <w:spacing w:after="200" w:line="276" w:lineRule="auto"/>
        <w:jc w:val="left"/>
        <w:rPr>
          <w:b/>
          <w:smallCaps/>
          <w:spacing w:val="5"/>
          <w:sz w:val="44"/>
          <w:szCs w:val="36"/>
        </w:rPr>
      </w:pPr>
      <w:r>
        <w:br w:type="page"/>
      </w:r>
    </w:p>
    <w:p w:rsidR="00AD4654" w:rsidRDefault="00AD4654" w:rsidP="002802C3">
      <w:pPr>
        <w:pStyle w:val="1"/>
      </w:pPr>
      <w:bookmarkStart w:id="139" w:name="_Toc494290389"/>
      <w:r>
        <w:rPr>
          <w:rFonts w:hint="eastAsia"/>
        </w:rPr>
        <w:lastRenderedPageBreak/>
        <w:t>系统功能设计</w:t>
      </w:r>
      <w:bookmarkEnd w:id="139"/>
    </w:p>
    <w:p w:rsidR="00D5432C" w:rsidRDefault="00D5432C" w:rsidP="00D5432C">
      <w:pPr>
        <w:pStyle w:val="2"/>
      </w:pPr>
      <w:bookmarkStart w:id="140" w:name="_Toc494290390"/>
      <w:del w:id="141" w:author="t450" w:date="2017-09-28T11:26:00Z">
        <w:r w:rsidDel="006E22BE">
          <w:rPr>
            <w:rFonts w:hint="eastAsia"/>
          </w:rPr>
          <w:delText>业务流程</w:delText>
        </w:r>
      </w:del>
      <w:bookmarkEnd w:id="140"/>
      <w:ins w:id="142" w:author="t450" w:date="2017-09-28T11:26:00Z">
        <w:r w:rsidR="006E22BE">
          <w:rPr>
            <w:rFonts w:hint="eastAsia"/>
          </w:rPr>
          <w:t>系统结构</w:t>
        </w:r>
      </w:ins>
    </w:p>
    <w:p w:rsidR="00D5432C" w:rsidRPr="000D278B" w:rsidRDefault="006E22BE" w:rsidP="00D5432C">
      <w:pPr>
        <w:pStyle w:val="3"/>
        <w:rPr>
          <w:highlight w:val="yellow"/>
        </w:rPr>
      </w:pPr>
      <w:bookmarkStart w:id="143" w:name="_Toc494290391"/>
      <w:ins w:id="144" w:author="t450" w:date="2017-09-28T11:26:00Z">
        <w:r>
          <w:rPr>
            <w:rFonts w:hint="eastAsia"/>
            <w:highlight w:val="yellow"/>
          </w:rPr>
          <w:t>业务</w:t>
        </w:r>
      </w:ins>
      <w:commentRangeStart w:id="145"/>
      <w:del w:id="146" w:author="t450" w:date="2017-09-28T11:26:00Z">
        <w:r w:rsidR="00D5432C" w:rsidRPr="000D278B" w:rsidDel="006E22BE">
          <w:rPr>
            <w:rFonts w:hint="eastAsia"/>
            <w:highlight w:val="yellow"/>
          </w:rPr>
          <w:delText>核批</w:delText>
        </w:r>
      </w:del>
      <w:r w:rsidR="00D5432C" w:rsidRPr="000D278B">
        <w:rPr>
          <w:rFonts w:hint="eastAsia"/>
          <w:highlight w:val="yellow"/>
        </w:rPr>
        <w:t>流程</w:t>
      </w:r>
      <w:bookmarkEnd w:id="143"/>
      <w:commentRangeEnd w:id="145"/>
      <w:r w:rsidR="000D278B">
        <w:rPr>
          <w:rStyle w:val="aa"/>
          <w:rFonts w:ascii="Times New Roman" w:eastAsia="宋体" w:hAnsi="Times New Roman"/>
          <w:b w:val="0"/>
          <w:iCs w:val="0"/>
          <w:smallCaps w:val="0"/>
          <w:spacing w:val="0"/>
          <w:kern w:val="2"/>
        </w:rPr>
        <w:commentReference w:id="145"/>
      </w:r>
    </w:p>
    <w:p w:rsidR="00D5432C" w:rsidRPr="002B6DE6" w:rsidRDefault="00D5432C">
      <w:pPr>
        <w:pStyle w:val="Bullet1"/>
        <w:spacing w:line="360" w:lineRule="auto"/>
        <w:rPr>
          <w:sz w:val="24"/>
          <w:szCs w:val="24"/>
          <w:highlight w:val="yellow"/>
          <w:rPrChange w:id="147" w:author="t450" w:date="2017-09-28T09:14:00Z">
            <w:rPr>
              <w:highlight w:val="yellow"/>
            </w:rPr>
          </w:rPrChange>
        </w:rPr>
        <w:pPrChange w:id="148" w:author="t450" w:date="2017-09-28T09:15:00Z">
          <w:pPr>
            <w:pStyle w:val="Bullet1"/>
          </w:pPr>
        </w:pPrChange>
      </w:pPr>
      <w:commentRangeStart w:id="149"/>
      <w:r w:rsidRPr="002B6DE6">
        <w:rPr>
          <w:rFonts w:hint="eastAsia"/>
          <w:sz w:val="24"/>
          <w:szCs w:val="24"/>
          <w:highlight w:val="yellow"/>
          <w:rPrChange w:id="150" w:author="t450" w:date="2017-09-28T09:14:00Z">
            <w:rPr>
              <w:rFonts w:hint="eastAsia"/>
              <w:highlight w:val="yellow"/>
            </w:rPr>
          </w:rPrChange>
        </w:rPr>
        <w:t>企业通过互联网访问本系统申报的业务，本系统业务流程可分为企业提交业务申请、预审、业务网审批三个阶段。</w:t>
      </w:r>
    </w:p>
    <w:p w:rsidR="00D5432C" w:rsidRPr="002B6DE6" w:rsidRDefault="00D5432C">
      <w:pPr>
        <w:pStyle w:val="af"/>
        <w:spacing w:line="360" w:lineRule="auto"/>
        <w:ind w:leftChars="200" w:left="480" w:firstLineChars="200" w:firstLine="480"/>
        <w:rPr>
          <w:sz w:val="24"/>
          <w:szCs w:val="24"/>
          <w:highlight w:val="yellow"/>
          <w:rPrChange w:id="151" w:author="t450" w:date="2017-09-28T09:14:00Z">
            <w:rPr>
              <w:highlight w:val="yellow"/>
            </w:rPr>
          </w:rPrChange>
        </w:rPr>
        <w:pPrChange w:id="152" w:author="t450" w:date="2017-09-28T09:15:00Z">
          <w:pPr>
            <w:pStyle w:val="af"/>
            <w:ind w:leftChars="200" w:left="480" w:firstLineChars="200" w:firstLine="420"/>
          </w:pPr>
        </w:pPrChange>
      </w:pPr>
      <w:r w:rsidRPr="002B6DE6">
        <w:rPr>
          <w:rFonts w:hint="eastAsia"/>
          <w:sz w:val="24"/>
          <w:szCs w:val="24"/>
          <w:highlight w:val="yellow"/>
          <w:rPrChange w:id="153" w:author="t450" w:date="2017-09-28T09:14:00Z">
            <w:rPr>
              <w:rFonts w:hint="eastAsia"/>
              <w:highlight w:val="yellow"/>
            </w:rPr>
          </w:rPrChange>
        </w:rPr>
        <w:t>企业提交业务申请阶段，企业通过互联网访问系统，填写申请业务基本信息，上传申报附件，核对无误后提交业务申请。系统根据前台人员已接收业务的工作量计算该业务分配给哪位前台人员。前台人员可接收该项业务申请，进入预审阶段，也可将业务申请退回给企业。</w:t>
      </w:r>
    </w:p>
    <w:p w:rsidR="00D5432C" w:rsidRPr="002B6DE6" w:rsidRDefault="00D5432C">
      <w:pPr>
        <w:pStyle w:val="af"/>
        <w:spacing w:line="360" w:lineRule="auto"/>
        <w:ind w:leftChars="200" w:left="480" w:firstLineChars="200" w:firstLine="480"/>
        <w:rPr>
          <w:sz w:val="24"/>
          <w:szCs w:val="24"/>
          <w:highlight w:val="yellow"/>
          <w:rPrChange w:id="154" w:author="t450" w:date="2017-09-28T09:14:00Z">
            <w:rPr>
              <w:highlight w:val="yellow"/>
            </w:rPr>
          </w:rPrChange>
        </w:rPr>
        <w:pPrChange w:id="155" w:author="t450" w:date="2017-09-28T09:15:00Z">
          <w:pPr>
            <w:pStyle w:val="af"/>
            <w:ind w:leftChars="200" w:left="480" w:firstLineChars="200" w:firstLine="420"/>
          </w:pPr>
        </w:pPrChange>
      </w:pPr>
      <w:r w:rsidRPr="002B6DE6">
        <w:rPr>
          <w:rFonts w:hint="eastAsia"/>
          <w:sz w:val="24"/>
          <w:szCs w:val="24"/>
          <w:highlight w:val="yellow"/>
          <w:rPrChange w:id="156" w:author="t450" w:date="2017-09-28T09:14:00Z">
            <w:rPr>
              <w:rFonts w:hint="eastAsia"/>
              <w:highlight w:val="yellow"/>
            </w:rPr>
          </w:rPrChange>
        </w:rPr>
        <w:t>预审阶段，前台人员根据业务建立适当的审批流程，根据审批流程进行业务审批。预审结束，前台人员根据审核结果，通知企业预审结果。</w:t>
      </w:r>
    </w:p>
    <w:p w:rsidR="00D5432C" w:rsidRPr="002B6DE6" w:rsidRDefault="00D5432C">
      <w:pPr>
        <w:pStyle w:val="af"/>
        <w:spacing w:line="360" w:lineRule="auto"/>
        <w:ind w:leftChars="200" w:left="480" w:firstLineChars="200" w:firstLine="480"/>
        <w:rPr>
          <w:sz w:val="24"/>
          <w:szCs w:val="24"/>
          <w:highlight w:val="yellow"/>
          <w:rPrChange w:id="157" w:author="t450" w:date="2017-09-28T09:14:00Z">
            <w:rPr>
              <w:highlight w:val="yellow"/>
            </w:rPr>
          </w:rPrChange>
        </w:rPr>
        <w:pPrChange w:id="158" w:author="t450" w:date="2017-09-28T09:15:00Z">
          <w:pPr>
            <w:pStyle w:val="af"/>
            <w:ind w:leftChars="200" w:left="480" w:firstLineChars="200" w:firstLine="420"/>
          </w:pPr>
        </w:pPrChange>
      </w:pPr>
      <w:r w:rsidRPr="002B6DE6">
        <w:rPr>
          <w:rFonts w:hint="eastAsia"/>
          <w:sz w:val="24"/>
          <w:szCs w:val="24"/>
          <w:highlight w:val="yellow"/>
          <w:rPrChange w:id="159" w:author="t450" w:date="2017-09-28T09:14:00Z">
            <w:rPr>
              <w:rFonts w:hint="eastAsia"/>
              <w:highlight w:val="yellow"/>
            </w:rPr>
          </w:rPrChange>
        </w:rPr>
        <w:t>预审通过后，业务正式进入业务网，执行业务网审批流程。</w:t>
      </w:r>
    </w:p>
    <w:p w:rsidR="00D5432C" w:rsidRPr="002B6DE6" w:rsidRDefault="00D5432C">
      <w:pPr>
        <w:pStyle w:val="Bullet1"/>
        <w:spacing w:line="360" w:lineRule="auto"/>
        <w:rPr>
          <w:sz w:val="24"/>
          <w:szCs w:val="24"/>
          <w:highlight w:val="yellow"/>
          <w:rPrChange w:id="160" w:author="t450" w:date="2017-09-28T09:14:00Z">
            <w:rPr>
              <w:highlight w:val="yellow"/>
            </w:rPr>
          </w:rPrChange>
        </w:rPr>
        <w:pPrChange w:id="161" w:author="t450" w:date="2017-09-28T09:15:00Z">
          <w:pPr>
            <w:pStyle w:val="Bullet1"/>
          </w:pPr>
        </w:pPrChange>
      </w:pPr>
      <w:r w:rsidRPr="002B6DE6">
        <w:rPr>
          <w:rFonts w:hint="eastAsia"/>
          <w:sz w:val="24"/>
          <w:szCs w:val="24"/>
          <w:highlight w:val="yellow"/>
          <w:rPrChange w:id="162" w:author="t450" w:date="2017-09-28T09:14:00Z">
            <w:rPr>
              <w:rFonts w:hint="eastAsia"/>
              <w:highlight w:val="yellow"/>
            </w:rPr>
          </w:rPrChange>
        </w:rPr>
        <w:t>对于企业在现场申报的业务，银行工作人员线下审核后，由银行工作人员录入申报数据，此时业务流程可分为银行人员提交业务申请、业务网审批两个阶段。</w:t>
      </w:r>
    </w:p>
    <w:p w:rsidR="00D5432C" w:rsidRPr="002B6DE6" w:rsidRDefault="00D5432C">
      <w:pPr>
        <w:pStyle w:val="Bullet1"/>
        <w:spacing w:line="360" w:lineRule="auto"/>
        <w:rPr>
          <w:sz w:val="24"/>
          <w:szCs w:val="24"/>
          <w:highlight w:val="yellow"/>
          <w:rPrChange w:id="163" w:author="t450" w:date="2017-09-28T09:14:00Z">
            <w:rPr>
              <w:highlight w:val="yellow"/>
            </w:rPr>
          </w:rPrChange>
        </w:rPr>
        <w:pPrChange w:id="164" w:author="t450" w:date="2017-09-28T09:15:00Z">
          <w:pPr>
            <w:pStyle w:val="Bullet1"/>
          </w:pPr>
        </w:pPrChange>
      </w:pPr>
      <w:r w:rsidRPr="002B6DE6">
        <w:rPr>
          <w:rFonts w:hint="eastAsia"/>
          <w:sz w:val="24"/>
          <w:szCs w:val="24"/>
          <w:highlight w:val="yellow"/>
          <w:rPrChange w:id="165" w:author="t450" w:date="2017-09-28T09:14:00Z">
            <w:rPr>
              <w:rFonts w:hint="eastAsia"/>
              <w:highlight w:val="yellow"/>
            </w:rPr>
          </w:rPrChange>
        </w:rPr>
        <w:t>下图以业务需进行三级审批为例，展示整个系统业务处理</w:t>
      </w:r>
      <w:commentRangeStart w:id="166"/>
      <w:r w:rsidRPr="002B6DE6">
        <w:rPr>
          <w:rFonts w:hint="eastAsia"/>
          <w:sz w:val="24"/>
          <w:szCs w:val="24"/>
          <w:highlight w:val="yellow"/>
          <w:rPrChange w:id="167" w:author="t450" w:date="2017-09-28T09:14:00Z">
            <w:rPr>
              <w:rFonts w:hint="eastAsia"/>
              <w:highlight w:val="yellow"/>
            </w:rPr>
          </w:rPrChange>
        </w:rPr>
        <w:t>流程</w:t>
      </w:r>
      <w:commentRangeEnd w:id="166"/>
      <w:r w:rsidR="000D278B" w:rsidRPr="002B6DE6">
        <w:rPr>
          <w:rStyle w:val="aa"/>
          <w:rFonts w:cstheme="majorBidi"/>
          <w:sz w:val="24"/>
          <w:szCs w:val="24"/>
          <w:rPrChange w:id="168" w:author="t450" w:date="2017-09-28T09:14:00Z">
            <w:rPr>
              <w:rStyle w:val="aa"/>
              <w:rFonts w:cstheme="majorBidi"/>
            </w:rPr>
          </w:rPrChange>
        </w:rPr>
        <w:commentReference w:id="166"/>
      </w:r>
      <w:r w:rsidRPr="002B6DE6">
        <w:rPr>
          <w:rFonts w:hint="eastAsia"/>
          <w:sz w:val="24"/>
          <w:szCs w:val="24"/>
          <w:highlight w:val="yellow"/>
          <w:rPrChange w:id="169" w:author="t450" w:date="2017-09-28T09:14:00Z">
            <w:rPr>
              <w:rFonts w:hint="eastAsia"/>
              <w:highlight w:val="yellow"/>
            </w:rPr>
          </w:rPrChange>
        </w:rPr>
        <w:t>。</w:t>
      </w:r>
      <w:commentRangeEnd w:id="149"/>
      <w:r w:rsidR="000D278B" w:rsidRPr="002B6DE6">
        <w:rPr>
          <w:rStyle w:val="aa"/>
          <w:rFonts w:cstheme="majorBidi"/>
          <w:sz w:val="24"/>
          <w:szCs w:val="24"/>
          <w:rPrChange w:id="170" w:author="t450" w:date="2017-09-28T09:14:00Z">
            <w:rPr>
              <w:rStyle w:val="aa"/>
              <w:rFonts w:cstheme="majorBidi"/>
            </w:rPr>
          </w:rPrChange>
        </w:rPr>
        <w:commentReference w:id="149"/>
      </w:r>
    </w:p>
    <w:p w:rsidR="00D5432C" w:rsidRDefault="00D5432C" w:rsidP="000D278B">
      <w:pPr>
        <w:pStyle w:val="ae"/>
        <w:spacing w:line="240" w:lineRule="auto"/>
        <w:ind w:leftChars="0" w:left="0" w:firstLineChars="0" w:firstLine="0"/>
        <w:jc w:val="center"/>
      </w:pPr>
      <w:r>
        <w:object w:dxaOrig="10513" w:dyaOrig="9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66.75pt" o:ole="">
            <v:imagedata r:id="rId13" o:title=""/>
          </v:shape>
          <o:OLEObject Type="Embed" ProgID="Visio.Drawing.11" ShapeID="_x0000_i1025" DrawAspect="Content" ObjectID="_1574003974" r:id="rId14"/>
        </w:object>
      </w:r>
      <w:r w:rsidRPr="000E05DF">
        <w:rPr>
          <w:rFonts w:hint="eastAsia"/>
          <w:kern w:val="2"/>
          <w:sz w:val="21"/>
          <w:szCs w:val="22"/>
        </w:rPr>
        <w:t>图：三级审批业务流程图</w:t>
      </w:r>
    </w:p>
    <w:p w:rsidR="007D76B4" w:rsidRDefault="00C11B1B" w:rsidP="007D76B4">
      <w:pPr>
        <w:pStyle w:val="3"/>
      </w:pPr>
      <w:bookmarkStart w:id="171" w:name="_Toc494290392"/>
      <w:r>
        <w:rPr>
          <w:rFonts w:hint="eastAsia"/>
        </w:rPr>
        <w:t>系统逻辑结构</w:t>
      </w:r>
      <w:bookmarkEnd w:id="171"/>
    </w:p>
    <w:p w:rsidR="00D24715" w:rsidRPr="002B6DE6" w:rsidRDefault="00D24715">
      <w:pPr>
        <w:pStyle w:val="af"/>
        <w:spacing w:line="360" w:lineRule="auto"/>
        <w:ind w:left="0" w:firstLineChars="200" w:firstLine="480"/>
        <w:rPr>
          <w:sz w:val="24"/>
          <w:szCs w:val="24"/>
          <w:rPrChange w:id="172" w:author="t450" w:date="2017-09-28T09:15:00Z">
            <w:rPr/>
          </w:rPrChange>
        </w:rPr>
        <w:pPrChange w:id="173" w:author="t450" w:date="2017-09-28T09:15:00Z">
          <w:pPr>
            <w:pStyle w:val="af"/>
            <w:ind w:left="0" w:firstLineChars="200" w:firstLine="420"/>
          </w:pPr>
        </w:pPrChange>
      </w:pPr>
      <w:r w:rsidRPr="002B6DE6">
        <w:rPr>
          <w:rFonts w:hint="eastAsia"/>
          <w:sz w:val="24"/>
          <w:szCs w:val="24"/>
          <w:rPrChange w:id="174" w:author="t450" w:date="2017-09-28T09:15:00Z">
            <w:rPr>
              <w:rFonts w:hint="eastAsia"/>
            </w:rPr>
          </w:rPrChange>
        </w:rPr>
        <w:t>本系统采用</w:t>
      </w:r>
      <w:r w:rsidRPr="002B6DE6">
        <w:rPr>
          <w:sz w:val="24"/>
          <w:szCs w:val="24"/>
          <w:rPrChange w:id="175" w:author="t450" w:date="2017-09-28T09:15:00Z">
            <w:rPr/>
          </w:rPrChange>
        </w:rPr>
        <w:t>B/S</w:t>
      </w:r>
      <w:r w:rsidRPr="002B6DE6">
        <w:rPr>
          <w:rFonts w:hint="eastAsia"/>
          <w:sz w:val="24"/>
          <w:szCs w:val="24"/>
          <w:rPrChange w:id="176" w:author="t450" w:date="2017-09-28T09:15:00Z">
            <w:rPr>
              <w:rFonts w:hint="eastAsia"/>
            </w:rPr>
          </w:rPrChange>
        </w:rPr>
        <w:t>三层结构的体系结构设计，部署灵活，维护升级简单。包括展示层、业务逻辑层、数据层等。</w:t>
      </w:r>
    </w:p>
    <w:p w:rsidR="00D24715" w:rsidRDefault="00DA0D70" w:rsidP="000D278B">
      <w:pPr>
        <w:jc w:val="center"/>
      </w:pPr>
      <w:r>
        <w:object w:dxaOrig="7036" w:dyaOrig="7053">
          <v:shape id="_x0000_i1026" type="#_x0000_t75" style="width:351.75pt;height:352.5pt" o:ole="">
            <v:imagedata r:id="rId15" o:title=""/>
          </v:shape>
          <o:OLEObject Type="Embed" ProgID="Visio.Drawing.11" ShapeID="_x0000_i1026" DrawAspect="Content" ObjectID="_1574003975" r:id="rId16"/>
        </w:object>
      </w:r>
    </w:p>
    <w:p w:rsidR="00103D63" w:rsidRDefault="00103D63" w:rsidP="000D278B">
      <w:pPr>
        <w:ind w:left="2520" w:firstLine="420"/>
        <w:rPr>
          <w:sz w:val="21"/>
          <w:szCs w:val="22"/>
        </w:rPr>
      </w:pPr>
      <w:r w:rsidRPr="000D278B">
        <w:rPr>
          <w:rFonts w:hint="eastAsia"/>
          <w:sz w:val="21"/>
          <w:szCs w:val="22"/>
        </w:rPr>
        <w:t>图：系统逻辑结构图</w:t>
      </w:r>
    </w:p>
    <w:p w:rsidR="00D24715" w:rsidRPr="002B6DE6" w:rsidRDefault="00D24715" w:rsidP="002B6DE6">
      <w:pPr>
        <w:rPr>
          <w:rPrChange w:id="177" w:author="t450" w:date="2017-09-28T09:16:00Z">
            <w:rPr>
              <w:sz w:val="21"/>
              <w:szCs w:val="22"/>
            </w:rPr>
          </w:rPrChange>
        </w:rPr>
      </w:pPr>
      <w:r w:rsidRPr="002B6DE6">
        <w:rPr>
          <w:rFonts w:hint="eastAsia"/>
          <w:rPrChange w:id="178" w:author="t450" w:date="2017-09-28T09:16:00Z">
            <w:rPr>
              <w:rFonts w:cs="Times New Roman" w:hint="eastAsia"/>
              <w:sz w:val="21"/>
              <w:szCs w:val="22"/>
            </w:rPr>
          </w:rPrChange>
        </w:rPr>
        <w:t>具体说明如下：</w:t>
      </w:r>
    </w:p>
    <w:p w:rsidR="00D24715" w:rsidRPr="002B6DE6" w:rsidRDefault="00D24715">
      <w:pPr>
        <w:pStyle w:val="af"/>
        <w:numPr>
          <w:ilvl w:val="0"/>
          <w:numId w:val="100"/>
        </w:numPr>
        <w:spacing w:line="360" w:lineRule="auto"/>
        <w:rPr>
          <w:sz w:val="24"/>
          <w:szCs w:val="24"/>
          <w:rPrChange w:id="179" w:author="t450" w:date="2017-09-28T09:16:00Z">
            <w:rPr/>
          </w:rPrChange>
        </w:rPr>
        <w:pPrChange w:id="180" w:author="t450" w:date="2017-09-28T09:16:00Z">
          <w:pPr>
            <w:pStyle w:val="af"/>
            <w:numPr>
              <w:numId w:val="100"/>
            </w:numPr>
            <w:ind w:left="840" w:hanging="420"/>
          </w:pPr>
        </w:pPrChange>
      </w:pPr>
      <w:r w:rsidRPr="002B6DE6">
        <w:rPr>
          <w:rFonts w:hint="eastAsia"/>
          <w:sz w:val="24"/>
          <w:szCs w:val="24"/>
          <w:rPrChange w:id="181" w:author="t450" w:date="2017-09-28T09:16:00Z">
            <w:rPr>
              <w:rFonts w:hint="eastAsia"/>
            </w:rPr>
          </w:rPrChange>
        </w:rPr>
        <w:t>展示层主要包括，业务操作、信息校验、</w:t>
      </w:r>
      <w:r w:rsidRPr="002B6DE6">
        <w:rPr>
          <w:sz w:val="24"/>
          <w:szCs w:val="24"/>
          <w:rPrChange w:id="182" w:author="t450" w:date="2017-09-28T09:16:00Z">
            <w:rPr/>
          </w:rPrChange>
        </w:rPr>
        <w:t>UI</w:t>
      </w:r>
      <w:r w:rsidR="00103D63" w:rsidRPr="002B6DE6">
        <w:rPr>
          <w:rFonts w:hint="eastAsia"/>
          <w:sz w:val="24"/>
          <w:szCs w:val="24"/>
          <w:rPrChange w:id="183" w:author="t450" w:date="2017-09-28T09:16:00Z">
            <w:rPr>
              <w:rFonts w:hint="eastAsia"/>
            </w:rPr>
          </w:rPrChange>
        </w:rPr>
        <w:t>框架</w:t>
      </w:r>
      <w:r w:rsidRPr="002B6DE6">
        <w:rPr>
          <w:rFonts w:hint="eastAsia"/>
          <w:sz w:val="24"/>
          <w:szCs w:val="24"/>
          <w:rPrChange w:id="184" w:author="t450" w:date="2017-09-28T09:16:00Z">
            <w:rPr>
              <w:rFonts w:hint="eastAsia"/>
            </w:rPr>
          </w:rPrChange>
        </w:rPr>
        <w:t>、</w:t>
      </w:r>
      <w:r w:rsidRPr="002B6DE6">
        <w:rPr>
          <w:sz w:val="24"/>
          <w:szCs w:val="24"/>
          <w:rPrChange w:id="185" w:author="t450" w:date="2017-09-28T09:16:00Z">
            <w:rPr/>
          </w:rPrChange>
        </w:rPr>
        <w:t>UI Controls</w:t>
      </w:r>
      <w:r w:rsidRPr="002B6DE6">
        <w:rPr>
          <w:rFonts w:hint="eastAsia"/>
          <w:sz w:val="24"/>
          <w:szCs w:val="24"/>
          <w:rPrChange w:id="186" w:author="t450" w:date="2017-09-28T09:16:00Z">
            <w:rPr>
              <w:rFonts w:hint="eastAsia"/>
            </w:rPr>
          </w:rPrChange>
        </w:rPr>
        <w:t>、</w:t>
      </w:r>
      <w:r w:rsidR="008F552D" w:rsidRPr="002B6DE6">
        <w:rPr>
          <w:sz w:val="24"/>
          <w:szCs w:val="24"/>
          <w:rPrChange w:id="187" w:author="t450" w:date="2017-09-28T09:16:00Z">
            <w:rPr/>
          </w:rPrChange>
        </w:rPr>
        <w:t>UI</w:t>
      </w:r>
      <w:r w:rsidR="008F552D" w:rsidRPr="002B6DE6">
        <w:rPr>
          <w:rFonts w:hint="eastAsia"/>
          <w:sz w:val="24"/>
          <w:szCs w:val="24"/>
          <w:rPrChange w:id="188" w:author="t450" w:date="2017-09-28T09:16:00Z">
            <w:rPr>
              <w:rFonts w:hint="eastAsia"/>
            </w:rPr>
          </w:rPrChange>
        </w:rPr>
        <w:t>组件。</w:t>
      </w:r>
      <w:r w:rsidRPr="002B6DE6">
        <w:rPr>
          <w:rFonts w:hint="eastAsia"/>
          <w:sz w:val="24"/>
          <w:szCs w:val="24"/>
          <w:rPrChange w:id="189" w:author="t450" w:date="2017-09-28T09:16:00Z">
            <w:rPr>
              <w:rFonts w:hint="eastAsia"/>
            </w:rPr>
          </w:rPrChange>
        </w:rPr>
        <w:t>其中：</w:t>
      </w:r>
    </w:p>
    <w:p w:rsidR="00D24715" w:rsidRPr="002B6DE6" w:rsidRDefault="00D24715">
      <w:pPr>
        <w:pStyle w:val="af"/>
        <w:spacing w:line="360" w:lineRule="auto"/>
        <w:ind w:left="0" w:firstLineChars="200" w:firstLine="480"/>
        <w:rPr>
          <w:sz w:val="24"/>
          <w:szCs w:val="24"/>
          <w:rPrChange w:id="190" w:author="t450" w:date="2017-09-28T09:16:00Z">
            <w:rPr/>
          </w:rPrChange>
        </w:rPr>
        <w:pPrChange w:id="191" w:author="t450" w:date="2017-09-28T09:16:00Z">
          <w:pPr>
            <w:pStyle w:val="af"/>
            <w:ind w:left="0" w:firstLineChars="200" w:firstLine="420"/>
          </w:pPr>
        </w:pPrChange>
      </w:pPr>
      <w:r w:rsidRPr="002B6DE6">
        <w:rPr>
          <w:rFonts w:hint="eastAsia"/>
          <w:sz w:val="24"/>
          <w:szCs w:val="24"/>
          <w:rPrChange w:id="192" w:author="t450" w:date="2017-09-28T09:16:00Z">
            <w:rPr>
              <w:rFonts w:hint="eastAsia"/>
            </w:rPr>
          </w:rPrChange>
        </w:rPr>
        <w:t>业务操作主要指业务数据信息录入、查询、修改、删除等操作。</w:t>
      </w:r>
    </w:p>
    <w:p w:rsidR="00D24715" w:rsidRPr="002B6DE6" w:rsidRDefault="00D24715">
      <w:pPr>
        <w:pStyle w:val="af"/>
        <w:spacing w:line="360" w:lineRule="auto"/>
        <w:ind w:left="0" w:firstLineChars="200" w:firstLine="480"/>
        <w:rPr>
          <w:sz w:val="24"/>
          <w:szCs w:val="24"/>
          <w:rPrChange w:id="193" w:author="t450" w:date="2017-09-28T09:16:00Z">
            <w:rPr/>
          </w:rPrChange>
        </w:rPr>
        <w:pPrChange w:id="194" w:author="t450" w:date="2017-09-28T09:16:00Z">
          <w:pPr>
            <w:pStyle w:val="af"/>
            <w:ind w:left="0" w:firstLineChars="200" w:firstLine="420"/>
          </w:pPr>
        </w:pPrChange>
      </w:pPr>
      <w:r w:rsidRPr="002B6DE6">
        <w:rPr>
          <w:rFonts w:hint="eastAsia"/>
          <w:sz w:val="24"/>
          <w:szCs w:val="24"/>
          <w:rPrChange w:id="195" w:author="t450" w:date="2017-09-28T09:16:00Z">
            <w:rPr>
              <w:rFonts w:hint="eastAsia"/>
            </w:rPr>
          </w:rPrChange>
        </w:rPr>
        <w:t>信息校验主要针对业务数据的合法性校验</w:t>
      </w:r>
      <w:r w:rsidR="008F552D" w:rsidRPr="002B6DE6">
        <w:rPr>
          <w:rFonts w:hint="eastAsia"/>
          <w:sz w:val="24"/>
          <w:szCs w:val="24"/>
          <w:rPrChange w:id="196" w:author="t450" w:date="2017-09-28T09:16:00Z">
            <w:rPr>
              <w:rFonts w:hint="eastAsia"/>
            </w:rPr>
          </w:rPrChange>
        </w:rPr>
        <w:t>。</w:t>
      </w:r>
    </w:p>
    <w:p w:rsidR="008F552D" w:rsidRPr="002B6DE6" w:rsidRDefault="008F552D">
      <w:pPr>
        <w:pStyle w:val="af"/>
        <w:spacing w:line="360" w:lineRule="auto"/>
        <w:ind w:leftChars="200" w:left="480"/>
        <w:rPr>
          <w:sz w:val="24"/>
          <w:szCs w:val="24"/>
          <w:rPrChange w:id="197" w:author="t450" w:date="2017-09-28T09:16:00Z">
            <w:rPr/>
          </w:rPrChange>
        </w:rPr>
        <w:pPrChange w:id="198" w:author="t450" w:date="2017-09-28T09:16:00Z">
          <w:pPr>
            <w:pStyle w:val="af"/>
            <w:ind w:leftChars="200" w:left="480"/>
          </w:pPr>
        </w:pPrChange>
      </w:pPr>
      <w:r w:rsidRPr="002B6DE6">
        <w:rPr>
          <w:sz w:val="24"/>
          <w:szCs w:val="24"/>
          <w:rPrChange w:id="199" w:author="t450" w:date="2017-09-28T09:16:00Z">
            <w:rPr/>
          </w:rPrChange>
        </w:rPr>
        <w:t>UI</w:t>
      </w:r>
      <w:r w:rsidRPr="002B6DE6">
        <w:rPr>
          <w:rFonts w:hint="eastAsia"/>
          <w:sz w:val="24"/>
          <w:szCs w:val="24"/>
          <w:rPrChange w:id="200" w:author="t450" w:date="2017-09-28T09:16:00Z">
            <w:rPr>
              <w:rFonts w:hint="eastAsia"/>
            </w:rPr>
          </w:rPrChange>
        </w:rPr>
        <w:t>主要指操作人员进行业务操作的人机交互接口，</w:t>
      </w:r>
      <w:r w:rsidRPr="002B6DE6">
        <w:rPr>
          <w:sz w:val="24"/>
          <w:szCs w:val="24"/>
          <w:rPrChange w:id="201" w:author="t450" w:date="2017-09-28T09:16:00Z">
            <w:rPr/>
          </w:rPrChange>
        </w:rPr>
        <w:t>UI</w:t>
      </w:r>
      <w:r w:rsidRPr="002B6DE6">
        <w:rPr>
          <w:rFonts w:hint="eastAsia"/>
          <w:sz w:val="24"/>
          <w:szCs w:val="24"/>
          <w:rPrChange w:id="202" w:author="t450" w:date="2017-09-28T09:16:00Z">
            <w:rPr>
              <w:rFonts w:hint="eastAsia"/>
            </w:rPr>
          </w:rPrChange>
        </w:rPr>
        <w:t>框架是系统展示基础，实现多窗口、页面布局等。</w:t>
      </w:r>
    </w:p>
    <w:p w:rsidR="00D24715" w:rsidRPr="002B6DE6" w:rsidRDefault="00D24715">
      <w:pPr>
        <w:pStyle w:val="af"/>
        <w:spacing w:line="360" w:lineRule="auto"/>
        <w:ind w:left="0" w:firstLineChars="200" w:firstLine="480"/>
        <w:rPr>
          <w:sz w:val="24"/>
          <w:szCs w:val="24"/>
          <w:rPrChange w:id="203" w:author="t450" w:date="2017-09-28T09:16:00Z">
            <w:rPr/>
          </w:rPrChange>
        </w:rPr>
        <w:pPrChange w:id="204" w:author="t450" w:date="2017-09-28T09:16:00Z">
          <w:pPr>
            <w:pStyle w:val="af"/>
            <w:ind w:left="0" w:firstLineChars="200" w:firstLine="420"/>
          </w:pPr>
        </w:pPrChange>
      </w:pPr>
      <w:r w:rsidRPr="002B6DE6">
        <w:rPr>
          <w:sz w:val="24"/>
          <w:szCs w:val="24"/>
          <w:rPrChange w:id="205" w:author="t450" w:date="2017-09-28T09:16:00Z">
            <w:rPr/>
          </w:rPrChange>
        </w:rPr>
        <w:t>UI Controls</w:t>
      </w:r>
      <w:r w:rsidRPr="002B6DE6">
        <w:rPr>
          <w:rFonts w:hint="eastAsia"/>
          <w:sz w:val="24"/>
          <w:szCs w:val="24"/>
          <w:rPrChange w:id="206" w:author="t450" w:date="2017-09-28T09:16:00Z">
            <w:rPr>
              <w:rFonts w:hint="eastAsia"/>
            </w:rPr>
          </w:rPrChange>
        </w:rPr>
        <w:t>主要指</w:t>
      </w:r>
      <w:r w:rsidRPr="002B6DE6">
        <w:rPr>
          <w:sz w:val="24"/>
          <w:szCs w:val="24"/>
          <w:rPrChange w:id="207" w:author="t450" w:date="2017-09-28T09:16:00Z">
            <w:rPr/>
          </w:rPrChange>
        </w:rPr>
        <w:t>UI</w:t>
      </w:r>
      <w:r w:rsidRPr="002B6DE6">
        <w:rPr>
          <w:rFonts w:hint="eastAsia"/>
          <w:sz w:val="24"/>
          <w:szCs w:val="24"/>
          <w:rPrChange w:id="208" w:author="t450" w:date="2017-09-28T09:16:00Z">
            <w:rPr>
              <w:rFonts w:hint="eastAsia"/>
            </w:rPr>
          </w:rPrChange>
        </w:rPr>
        <w:t>界面操作元素</w:t>
      </w:r>
      <w:r w:rsidR="008F552D" w:rsidRPr="002B6DE6">
        <w:rPr>
          <w:rFonts w:hint="eastAsia"/>
          <w:sz w:val="24"/>
          <w:szCs w:val="24"/>
          <w:rPrChange w:id="209" w:author="t450" w:date="2017-09-28T09:16:00Z">
            <w:rPr>
              <w:rFonts w:hint="eastAsia"/>
            </w:rPr>
          </w:rPrChange>
        </w:rPr>
        <w:t>。</w:t>
      </w:r>
    </w:p>
    <w:p w:rsidR="008F552D" w:rsidRPr="002B6DE6" w:rsidRDefault="008F552D">
      <w:pPr>
        <w:pStyle w:val="af"/>
        <w:spacing w:line="360" w:lineRule="auto"/>
        <w:ind w:left="0" w:firstLineChars="200" w:firstLine="480"/>
        <w:rPr>
          <w:sz w:val="24"/>
          <w:szCs w:val="24"/>
          <w:rPrChange w:id="210" w:author="t450" w:date="2017-09-28T09:16:00Z">
            <w:rPr/>
          </w:rPrChange>
        </w:rPr>
        <w:pPrChange w:id="211" w:author="t450" w:date="2017-09-28T09:16:00Z">
          <w:pPr>
            <w:pStyle w:val="af"/>
            <w:ind w:left="0" w:firstLineChars="200" w:firstLine="420"/>
          </w:pPr>
        </w:pPrChange>
      </w:pPr>
      <w:r w:rsidRPr="002B6DE6">
        <w:rPr>
          <w:sz w:val="24"/>
          <w:szCs w:val="24"/>
          <w:rPrChange w:id="212" w:author="t450" w:date="2017-09-28T09:16:00Z">
            <w:rPr/>
          </w:rPrChange>
        </w:rPr>
        <w:t>UI</w:t>
      </w:r>
      <w:r w:rsidRPr="002B6DE6">
        <w:rPr>
          <w:rFonts w:hint="eastAsia"/>
          <w:sz w:val="24"/>
          <w:szCs w:val="24"/>
          <w:rPrChange w:id="213" w:author="t450" w:date="2017-09-28T09:16:00Z">
            <w:rPr>
              <w:rFonts w:hint="eastAsia"/>
            </w:rPr>
          </w:rPrChange>
        </w:rPr>
        <w:t>组件是系统应用界面的基础单元，</w:t>
      </w:r>
      <w:proofErr w:type="gramStart"/>
      <w:r w:rsidRPr="002B6DE6">
        <w:rPr>
          <w:rFonts w:hint="eastAsia"/>
          <w:sz w:val="24"/>
          <w:szCs w:val="24"/>
          <w:rPrChange w:id="214" w:author="t450" w:date="2017-09-28T09:16:00Z">
            <w:rPr>
              <w:rFonts w:hint="eastAsia"/>
            </w:rPr>
          </w:rPrChange>
        </w:rPr>
        <w:t>如分页</w:t>
      </w:r>
      <w:proofErr w:type="gramEnd"/>
      <w:r w:rsidRPr="002B6DE6">
        <w:rPr>
          <w:rFonts w:hint="eastAsia"/>
          <w:sz w:val="24"/>
          <w:szCs w:val="24"/>
          <w:rPrChange w:id="215" w:author="t450" w:date="2017-09-28T09:16:00Z">
            <w:rPr>
              <w:rFonts w:hint="eastAsia"/>
            </w:rPr>
          </w:rPrChange>
        </w:rPr>
        <w:t>组件等。</w:t>
      </w:r>
    </w:p>
    <w:p w:rsidR="00D24715" w:rsidRPr="002B6DE6" w:rsidRDefault="00D24715">
      <w:pPr>
        <w:pStyle w:val="af"/>
        <w:numPr>
          <w:ilvl w:val="0"/>
          <w:numId w:val="100"/>
        </w:numPr>
        <w:spacing w:line="360" w:lineRule="auto"/>
        <w:rPr>
          <w:sz w:val="24"/>
          <w:szCs w:val="24"/>
          <w:rPrChange w:id="216" w:author="t450" w:date="2017-09-28T09:16:00Z">
            <w:rPr/>
          </w:rPrChange>
        </w:rPr>
        <w:pPrChange w:id="217" w:author="t450" w:date="2017-09-28T09:16:00Z">
          <w:pPr>
            <w:pStyle w:val="af"/>
            <w:numPr>
              <w:numId w:val="100"/>
            </w:numPr>
            <w:ind w:left="840" w:hanging="420"/>
          </w:pPr>
        </w:pPrChange>
      </w:pPr>
      <w:r w:rsidRPr="002B6DE6">
        <w:rPr>
          <w:rFonts w:hint="eastAsia"/>
          <w:sz w:val="24"/>
          <w:szCs w:val="24"/>
          <w:rPrChange w:id="218" w:author="t450" w:date="2017-09-28T09:16:00Z">
            <w:rPr>
              <w:rFonts w:hint="eastAsia"/>
            </w:rPr>
          </w:rPrChange>
        </w:rPr>
        <w:t>业务逻辑层主要包括服务接口、业务逻辑处理、业务服务、业务支撑模块、外部系统交互。</w:t>
      </w:r>
    </w:p>
    <w:p w:rsidR="00D24715" w:rsidRPr="002B6DE6" w:rsidRDefault="00D24715">
      <w:pPr>
        <w:pStyle w:val="af"/>
        <w:spacing w:line="360" w:lineRule="auto"/>
        <w:ind w:left="0" w:firstLineChars="200" w:firstLine="480"/>
        <w:rPr>
          <w:sz w:val="24"/>
          <w:szCs w:val="24"/>
          <w:rPrChange w:id="219" w:author="t450" w:date="2017-09-28T09:16:00Z">
            <w:rPr/>
          </w:rPrChange>
        </w:rPr>
        <w:pPrChange w:id="220" w:author="t450" w:date="2017-09-28T09:16:00Z">
          <w:pPr>
            <w:pStyle w:val="af"/>
            <w:ind w:left="0" w:firstLineChars="200" w:firstLine="420"/>
          </w:pPr>
        </w:pPrChange>
      </w:pPr>
      <w:r w:rsidRPr="002B6DE6">
        <w:rPr>
          <w:rFonts w:hint="eastAsia"/>
          <w:sz w:val="24"/>
          <w:szCs w:val="24"/>
          <w:rPrChange w:id="221" w:author="t450" w:date="2017-09-28T09:16:00Z">
            <w:rPr>
              <w:rFonts w:hint="eastAsia"/>
            </w:rPr>
          </w:rPrChange>
        </w:rPr>
        <w:lastRenderedPageBreak/>
        <w:t>服务接口中有内部接口、操作接口、数据接口：</w:t>
      </w:r>
    </w:p>
    <w:p w:rsidR="00D24715" w:rsidRPr="002B6DE6" w:rsidRDefault="00D24715">
      <w:pPr>
        <w:pStyle w:val="af"/>
        <w:spacing w:line="360" w:lineRule="auto"/>
        <w:ind w:left="0" w:firstLineChars="200" w:firstLine="480"/>
        <w:rPr>
          <w:sz w:val="24"/>
          <w:szCs w:val="24"/>
          <w:rPrChange w:id="222" w:author="t450" w:date="2017-09-28T09:16:00Z">
            <w:rPr/>
          </w:rPrChange>
        </w:rPr>
        <w:pPrChange w:id="223" w:author="t450" w:date="2017-09-28T09:16:00Z">
          <w:pPr>
            <w:pStyle w:val="af"/>
            <w:ind w:left="0" w:firstLineChars="200" w:firstLine="420"/>
          </w:pPr>
        </w:pPrChange>
      </w:pPr>
      <w:r w:rsidRPr="002B6DE6">
        <w:rPr>
          <w:rFonts w:hint="eastAsia"/>
          <w:sz w:val="24"/>
          <w:szCs w:val="24"/>
          <w:rPrChange w:id="224" w:author="t450" w:date="2017-09-28T09:16:00Z">
            <w:rPr>
              <w:rFonts w:hint="eastAsia"/>
            </w:rPr>
          </w:rPrChange>
        </w:rPr>
        <w:t>内部接口主要是系统进行业务逻辑处理时各内部模块交互使用的数据接口。</w:t>
      </w:r>
    </w:p>
    <w:p w:rsidR="00D24715" w:rsidRPr="002B6DE6" w:rsidRDefault="00D24715">
      <w:pPr>
        <w:pStyle w:val="af"/>
        <w:spacing w:line="360" w:lineRule="auto"/>
        <w:ind w:left="0" w:firstLineChars="200" w:firstLine="480"/>
        <w:rPr>
          <w:sz w:val="24"/>
          <w:szCs w:val="24"/>
          <w:rPrChange w:id="225" w:author="t450" w:date="2017-09-28T09:16:00Z">
            <w:rPr/>
          </w:rPrChange>
        </w:rPr>
        <w:pPrChange w:id="226" w:author="t450" w:date="2017-09-28T09:16:00Z">
          <w:pPr>
            <w:pStyle w:val="af"/>
            <w:ind w:left="0" w:firstLineChars="200" w:firstLine="420"/>
          </w:pPr>
        </w:pPrChange>
      </w:pPr>
      <w:r w:rsidRPr="002B6DE6">
        <w:rPr>
          <w:rFonts w:hint="eastAsia"/>
          <w:sz w:val="24"/>
          <w:szCs w:val="24"/>
          <w:rPrChange w:id="227" w:author="t450" w:date="2017-09-28T09:16:00Z">
            <w:rPr>
              <w:rFonts w:hint="eastAsia"/>
            </w:rPr>
          </w:rPrChange>
        </w:rPr>
        <w:t>业务服务为一系列系统服务，包括数据采集、内部服务、外部服务等</w:t>
      </w:r>
      <w:r w:rsidR="008F552D" w:rsidRPr="002B6DE6">
        <w:rPr>
          <w:rFonts w:hint="eastAsia"/>
          <w:sz w:val="24"/>
          <w:szCs w:val="24"/>
          <w:rPrChange w:id="228" w:author="t450" w:date="2017-09-28T09:16:00Z">
            <w:rPr>
              <w:rFonts w:hint="eastAsia"/>
            </w:rPr>
          </w:rPrChange>
        </w:rPr>
        <w:t>。</w:t>
      </w:r>
    </w:p>
    <w:p w:rsidR="00D24715" w:rsidRPr="002B6DE6" w:rsidRDefault="00D24715">
      <w:pPr>
        <w:pStyle w:val="af"/>
        <w:spacing w:line="360" w:lineRule="auto"/>
        <w:ind w:left="0" w:firstLineChars="200" w:firstLine="480"/>
        <w:rPr>
          <w:sz w:val="24"/>
          <w:szCs w:val="24"/>
          <w:rPrChange w:id="229" w:author="t450" w:date="2017-09-28T09:16:00Z">
            <w:rPr/>
          </w:rPrChange>
        </w:rPr>
        <w:pPrChange w:id="230" w:author="t450" w:date="2017-09-28T09:16:00Z">
          <w:pPr>
            <w:pStyle w:val="af"/>
            <w:ind w:left="0" w:firstLineChars="200" w:firstLine="420"/>
          </w:pPr>
        </w:pPrChange>
      </w:pPr>
      <w:r w:rsidRPr="002B6DE6">
        <w:rPr>
          <w:rFonts w:hint="eastAsia"/>
          <w:sz w:val="24"/>
          <w:szCs w:val="24"/>
          <w:rPrChange w:id="231" w:author="t450" w:date="2017-09-28T09:16:00Z">
            <w:rPr>
              <w:rFonts w:hint="eastAsia"/>
            </w:rPr>
          </w:rPrChange>
        </w:rPr>
        <w:t>数据文件采集服务是</w:t>
      </w:r>
      <w:r w:rsidR="008F552D" w:rsidRPr="002B6DE6">
        <w:rPr>
          <w:rFonts w:hint="eastAsia"/>
          <w:sz w:val="24"/>
          <w:szCs w:val="24"/>
          <w:rPrChange w:id="232" w:author="t450" w:date="2017-09-28T09:16:00Z">
            <w:rPr>
              <w:rFonts w:hint="eastAsia"/>
            </w:rPr>
          </w:rPrChange>
        </w:rPr>
        <w:t>通过</w:t>
      </w:r>
      <w:r w:rsidR="008F552D" w:rsidRPr="002B6DE6">
        <w:rPr>
          <w:sz w:val="24"/>
          <w:szCs w:val="24"/>
          <w:rPrChange w:id="233" w:author="t450" w:date="2017-09-28T09:16:00Z">
            <w:rPr/>
          </w:rPrChange>
        </w:rPr>
        <w:t>http</w:t>
      </w:r>
      <w:r w:rsidR="008F552D" w:rsidRPr="002B6DE6">
        <w:rPr>
          <w:rFonts w:hint="eastAsia"/>
          <w:sz w:val="24"/>
          <w:szCs w:val="24"/>
          <w:rPrChange w:id="234" w:author="t450" w:date="2017-09-28T09:16:00Z">
            <w:rPr>
              <w:rFonts w:hint="eastAsia"/>
            </w:rPr>
          </w:rPrChange>
        </w:rPr>
        <w:t>协议，从互联网获取数据</w:t>
      </w:r>
      <w:r w:rsidRPr="002B6DE6">
        <w:rPr>
          <w:rFonts w:hint="eastAsia"/>
          <w:sz w:val="24"/>
          <w:szCs w:val="24"/>
          <w:rPrChange w:id="235" w:author="t450" w:date="2017-09-28T09:16:00Z">
            <w:rPr>
              <w:rFonts w:hint="eastAsia"/>
            </w:rPr>
          </w:rPrChange>
        </w:rPr>
        <w:t>文件</w:t>
      </w:r>
      <w:r w:rsidR="008F552D" w:rsidRPr="002B6DE6">
        <w:rPr>
          <w:rFonts w:hint="eastAsia"/>
          <w:sz w:val="24"/>
          <w:szCs w:val="24"/>
          <w:rPrChange w:id="236" w:author="t450" w:date="2017-09-28T09:16:00Z">
            <w:rPr>
              <w:rFonts w:hint="eastAsia"/>
            </w:rPr>
          </w:rPrChange>
        </w:rPr>
        <w:t>。</w:t>
      </w:r>
    </w:p>
    <w:p w:rsidR="00D24715" w:rsidRPr="002B6DE6" w:rsidRDefault="00D24715">
      <w:pPr>
        <w:pStyle w:val="af"/>
        <w:spacing w:line="360" w:lineRule="auto"/>
        <w:ind w:left="0" w:firstLineChars="200" w:firstLine="480"/>
        <w:rPr>
          <w:sz w:val="24"/>
          <w:szCs w:val="24"/>
          <w:rPrChange w:id="237" w:author="t450" w:date="2017-09-28T09:16:00Z">
            <w:rPr/>
          </w:rPrChange>
        </w:rPr>
        <w:pPrChange w:id="238" w:author="t450" w:date="2017-09-28T09:16:00Z">
          <w:pPr>
            <w:pStyle w:val="af"/>
            <w:ind w:left="0" w:firstLineChars="200" w:firstLine="420"/>
          </w:pPr>
        </w:pPrChange>
      </w:pPr>
      <w:r w:rsidRPr="002B6DE6">
        <w:rPr>
          <w:rFonts w:hint="eastAsia"/>
          <w:sz w:val="24"/>
          <w:szCs w:val="24"/>
          <w:rPrChange w:id="239" w:author="t450" w:date="2017-09-28T09:16:00Z">
            <w:rPr>
              <w:rFonts w:hint="eastAsia"/>
            </w:rPr>
          </w:rPrChange>
        </w:rPr>
        <w:t>内部服务是系统内部组件之间交互所提供的服务和接口</w:t>
      </w:r>
      <w:r w:rsidR="008F552D" w:rsidRPr="002B6DE6">
        <w:rPr>
          <w:rFonts w:hint="eastAsia"/>
          <w:sz w:val="24"/>
          <w:szCs w:val="24"/>
          <w:rPrChange w:id="240" w:author="t450" w:date="2017-09-28T09:16:00Z">
            <w:rPr>
              <w:rFonts w:hint="eastAsia"/>
            </w:rPr>
          </w:rPrChange>
        </w:rPr>
        <w:t>。</w:t>
      </w:r>
    </w:p>
    <w:p w:rsidR="00D24715" w:rsidRPr="002B6DE6" w:rsidRDefault="00D24715">
      <w:pPr>
        <w:pStyle w:val="af"/>
        <w:spacing w:line="360" w:lineRule="auto"/>
        <w:ind w:left="0" w:firstLineChars="200" w:firstLine="480"/>
        <w:rPr>
          <w:sz w:val="24"/>
          <w:szCs w:val="24"/>
          <w:rPrChange w:id="241" w:author="t450" w:date="2017-09-28T09:16:00Z">
            <w:rPr/>
          </w:rPrChange>
        </w:rPr>
        <w:pPrChange w:id="242" w:author="t450" w:date="2017-09-28T09:16:00Z">
          <w:pPr>
            <w:pStyle w:val="af"/>
            <w:ind w:left="0" w:firstLineChars="200" w:firstLine="420"/>
          </w:pPr>
        </w:pPrChange>
      </w:pPr>
      <w:r w:rsidRPr="002B6DE6">
        <w:rPr>
          <w:rFonts w:hint="eastAsia"/>
          <w:sz w:val="24"/>
          <w:szCs w:val="24"/>
          <w:rPrChange w:id="243" w:author="t450" w:date="2017-09-28T09:16:00Z">
            <w:rPr>
              <w:rFonts w:hint="eastAsia"/>
            </w:rPr>
          </w:rPrChange>
        </w:rPr>
        <w:t>外部服务是为系统与外部交互所提供的服务和接口</w:t>
      </w:r>
      <w:r w:rsidR="008F552D" w:rsidRPr="002B6DE6">
        <w:rPr>
          <w:rFonts w:hint="eastAsia"/>
          <w:sz w:val="24"/>
          <w:szCs w:val="24"/>
          <w:rPrChange w:id="244" w:author="t450" w:date="2017-09-28T09:16:00Z">
            <w:rPr>
              <w:rFonts w:hint="eastAsia"/>
            </w:rPr>
          </w:rPrChange>
        </w:rPr>
        <w:t>。</w:t>
      </w:r>
    </w:p>
    <w:p w:rsidR="00D24715" w:rsidRPr="002B6DE6" w:rsidRDefault="00D24715">
      <w:pPr>
        <w:pStyle w:val="af"/>
        <w:spacing w:line="360" w:lineRule="auto"/>
        <w:ind w:left="0" w:firstLineChars="200" w:firstLine="480"/>
        <w:rPr>
          <w:sz w:val="24"/>
          <w:szCs w:val="24"/>
          <w:rPrChange w:id="245" w:author="t450" w:date="2017-09-28T09:16:00Z">
            <w:rPr/>
          </w:rPrChange>
        </w:rPr>
        <w:pPrChange w:id="246" w:author="t450" w:date="2017-09-28T09:16:00Z">
          <w:pPr>
            <w:pStyle w:val="af"/>
            <w:ind w:left="0" w:firstLineChars="200" w:firstLine="420"/>
          </w:pPr>
        </w:pPrChange>
      </w:pPr>
      <w:r w:rsidRPr="002B6DE6">
        <w:rPr>
          <w:rFonts w:hint="eastAsia"/>
          <w:sz w:val="24"/>
          <w:szCs w:val="24"/>
          <w:rPrChange w:id="247" w:author="t450" w:date="2017-09-28T09:16:00Z">
            <w:rPr>
              <w:rFonts w:hint="eastAsia"/>
            </w:rPr>
          </w:rPrChange>
        </w:rPr>
        <w:t>核心逻辑包括业务实体、业务流程、业务处理规则，其中：</w:t>
      </w:r>
    </w:p>
    <w:p w:rsidR="00D24715" w:rsidRPr="002B6DE6" w:rsidRDefault="00D24715">
      <w:pPr>
        <w:pStyle w:val="af"/>
        <w:spacing w:line="360" w:lineRule="auto"/>
        <w:ind w:left="0" w:firstLineChars="200" w:firstLine="480"/>
        <w:rPr>
          <w:sz w:val="24"/>
          <w:szCs w:val="24"/>
          <w:rPrChange w:id="248" w:author="t450" w:date="2017-09-28T09:16:00Z">
            <w:rPr/>
          </w:rPrChange>
        </w:rPr>
        <w:pPrChange w:id="249" w:author="t450" w:date="2017-09-28T09:16:00Z">
          <w:pPr>
            <w:pStyle w:val="af"/>
            <w:ind w:left="0" w:firstLineChars="200" w:firstLine="420"/>
          </w:pPr>
        </w:pPrChange>
      </w:pPr>
      <w:r w:rsidRPr="002B6DE6">
        <w:rPr>
          <w:rFonts w:hint="eastAsia"/>
          <w:sz w:val="24"/>
          <w:szCs w:val="24"/>
          <w:rPrChange w:id="250" w:author="t450" w:date="2017-09-28T09:16:00Z">
            <w:rPr>
              <w:rFonts w:hint="eastAsia"/>
            </w:rPr>
          </w:rPrChange>
        </w:rPr>
        <w:t>业务实体主要为自定义扩展实体和数据实体，自定义扩展实体是</w:t>
      </w:r>
      <w:r w:rsidR="008F552D" w:rsidRPr="002B6DE6">
        <w:rPr>
          <w:rFonts w:hint="eastAsia"/>
          <w:sz w:val="24"/>
          <w:szCs w:val="24"/>
          <w:rPrChange w:id="251" w:author="t450" w:date="2017-09-28T09:16:00Z">
            <w:rPr>
              <w:rFonts w:hint="eastAsia"/>
            </w:rPr>
          </w:rPrChange>
        </w:rPr>
        <w:t>根据系统需求获取非单表结构数据而设计</w:t>
      </w:r>
      <w:r w:rsidRPr="002B6DE6">
        <w:rPr>
          <w:rFonts w:hint="eastAsia"/>
          <w:sz w:val="24"/>
          <w:szCs w:val="24"/>
          <w:rPrChange w:id="252" w:author="t450" w:date="2017-09-28T09:16:00Z">
            <w:rPr>
              <w:rFonts w:hint="eastAsia"/>
            </w:rPr>
          </w:rPrChange>
        </w:rPr>
        <w:t>；数据实体是与数据库单表表结构一致的类结构。</w:t>
      </w:r>
    </w:p>
    <w:p w:rsidR="00D24715" w:rsidRPr="002B6DE6" w:rsidRDefault="00D24715">
      <w:pPr>
        <w:pStyle w:val="af"/>
        <w:spacing w:line="360" w:lineRule="auto"/>
        <w:ind w:left="0" w:firstLineChars="200" w:firstLine="480"/>
        <w:rPr>
          <w:sz w:val="24"/>
          <w:szCs w:val="24"/>
          <w:rPrChange w:id="253" w:author="t450" w:date="2017-09-28T09:16:00Z">
            <w:rPr/>
          </w:rPrChange>
        </w:rPr>
        <w:pPrChange w:id="254" w:author="t450" w:date="2017-09-28T09:16:00Z">
          <w:pPr>
            <w:pStyle w:val="af"/>
            <w:ind w:left="0" w:firstLineChars="200" w:firstLine="420"/>
          </w:pPr>
        </w:pPrChange>
      </w:pPr>
      <w:r w:rsidRPr="002B6DE6">
        <w:rPr>
          <w:rFonts w:hint="eastAsia"/>
          <w:sz w:val="24"/>
          <w:szCs w:val="24"/>
          <w:rPrChange w:id="255" w:author="t450" w:date="2017-09-28T09:16:00Z">
            <w:rPr>
              <w:rFonts w:hint="eastAsia"/>
            </w:rPr>
          </w:rPrChange>
        </w:rPr>
        <w:t>业务流程为</w:t>
      </w:r>
      <w:r w:rsidR="008F552D" w:rsidRPr="002B6DE6">
        <w:rPr>
          <w:rFonts w:hint="eastAsia"/>
          <w:sz w:val="24"/>
          <w:szCs w:val="24"/>
          <w:rPrChange w:id="256" w:author="t450" w:date="2017-09-28T09:16:00Z">
            <w:rPr>
              <w:rFonts w:hint="eastAsia"/>
            </w:rPr>
          </w:rPrChange>
        </w:rPr>
        <w:t>审核业务</w:t>
      </w:r>
      <w:r w:rsidRPr="002B6DE6">
        <w:rPr>
          <w:rFonts w:hint="eastAsia"/>
          <w:sz w:val="24"/>
          <w:szCs w:val="24"/>
          <w:rPrChange w:id="257" w:author="t450" w:date="2017-09-28T09:16:00Z">
            <w:rPr>
              <w:rFonts w:hint="eastAsia"/>
            </w:rPr>
          </w:rPrChange>
        </w:rPr>
        <w:t>。</w:t>
      </w:r>
    </w:p>
    <w:p w:rsidR="00D24715" w:rsidRPr="002B6DE6" w:rsidRDefault="00D24715">
      <w:pPr>
        <w:pStyle w:val="af"/>
        <w:spacing w:line="360" w:lineRule="auto"/>
        <w:ind w:left="0" w:firstLineChars="200" w:firstLine="480"/>
        <w:rPr>
          <w:sz w:val="24"/>
          <w:szCs w:val="24"/>
          <w:rPrChange w:id="258" w:author="t450" w:date="2017-09-28T09:16:00Z">
            <w:rPr/>
          </w:rPrChange>
        </w:rPr>
        <w:pPrChange w:id="259" w:author="t450" w:date="2017-09-28T09:16:00Z">
          <w:pPr>
            <w:pStyle w:val="af"/>
            <w:ind w:left="0" w:firstLineChars="200" w:firstLine="420"/>
          </w:pPr>
        </w:pPrChange>
      </w:pPr>
      <w:r w:rsidRPr="002B6DE6">
        <w:rPr>
          <w:rFonts w:hint="eastAsia"/>
          <w:sz w:val="24"/>
          <w:szCs w:val="24"/>
          <w:rPrChange w:id="260" w:author="t450" w:date="2017-09-28T09:16:00Z">
            <w:rPr>
              <w:rFonts w:hint="eastAsia"/>
            </w:rPr>
          </w:rPrChange>
        </w:rPr>
        <w:t>业务处理规则为业务逻辑校验、系统数据校验、业务逻辑处理</w:t>
      </w:r>
      <w:r w:rsidR="008F552D" w:rsidRPr="002B6DE6">
        <w:rPr>
          <w:rFonts w:hint="eastAsia"/>
          <w:sz w:val="24"/>
          <w:szCs w:val="24"/>
          <w:rPrChange w:id="261" w:author="t450" w:date="2017-09-28T09:16:00Z">
            <w:rPr>
              <w:rFonts w:hint="eastAsia"/>
            </w:rPr>
          </w:rPrChange>
        </w:rPr>
        <w:t>。</w:t>
      </w:r>
    </w:p>
    <w:p w:rsidR="00DA0D70" w:rsidRPr="002B6DE6" w:rsidRDefault="00D24715">
      <w:pPr>
        <w:pStyle w:val="af"/>
        <w:numPr>
          <w:ilvl w:val="0"/>
          <w:numId w:val="100"/>
        </w:numPr>
        <w:spacing w:line="360" w:lineRule="auto"/>
        <w:rPr>
          <w:sz w:val="24"/>
          <w:szCs w:val="24"/>
          <w:rPrChange w:id="262" w:author="t450" w:date="2017-09-28T09:16:00Z">
            <w:rPr/>
          </w:rPrChange>
        </w:rPr>
        <w:pPrChange w:id="263" w:author="t450" w:date="2017-09-28T09:16:00Z">
          <w:pPr>
            <w:pStyle w:val="af"/>
            <w:numPr>
              <w:numId w:val="100"/>
            </w:numPr>
            <w:ind w:left="840" w:hanging="420"/>
          </w:pPr>
        </w:pPrChange>
      </w:pPr>
      <w:r w:rsidRPr="002B6DE6">
        <w:rPr>
          <w:rFonts w:hint="eastAsia"/>
          <w:sz w:val="24"/>
          <w:szCs w:val="24"/>
          <w:rPrChange w:id="264" w:author="t450" w:date="2017-09-28T09:16:00Z">
            <w:rPr>
              <w:rFonts w:hint="eastAsia"/>
            </w:rPr>
          </w:rPrChange>
        </w:rPr>
        <w:t>业务支撑模块主要包括</w:t>
      </w:r>
      <w:r w:rsidRPr="002B6DE6">
        <w:rPr>
          <w:sz w:val="24"/>
          <w:szCs w:val="24"/>
          <w:rPrChange w:id="265" w:author="t450" w:date="2017-09-28T09:16:00Z">
            <w:rPr/>
          </w:rPrChange>
        </w:rPr>
        <w:t xml:space="preserve"> </w:t>
      </w:r>
      <w:r w:rsidRPr="002B6DE6">
        <w:rPr>
          <w:rFonts w:hint="eastAsia"/>
          <w:sz w:val="24"/>
          <w:szCs w:val="24"/>
          <w:rPrChange w:id="266" w:author="t450" w:date="2017-09-28T09:16:00Z">
            <w:rPr>
              <w:rFonts w:hint="eastAsia"/>
            </w:rPr>
          </w:rPrChange>
        </w:rPr>
        <w:t>数据字典、反射机制、数据压缩、异常处理、系统日志、缓存机制。其中：</w:t>
      </w:r>
    </w:p>
    <w:p w:rsidR="00D24715" w:rsidRPr="002B6DE6" w:rsidRDefault="00D24715">
      <w:pPr>
        <w:pStyle w:val="af"/>
        <w:spacing w:line="360" w:lineRule="auto"/>
        <w:rPr>
          <w:sz w:val="24"/>
          <w:szCs w:val="24"/>
          <w:rPrChange w:id="267" w:author="t450" w:date="2017-09-28T09:16:00Z">
            <w:rPr/>
          </w:rPrChange>
        </w:rPr>
        <w:pPrChange w:id="268" w:author="t450" w:date="2017-09-28T09:16:00Z">
          <w:pPr>
            <w:pStyle w:val="af"/>
          </w:pPr>
        </w:pPrChange>
      </w:pPr>
      <w:r w:rsidRPr="002B6DE6">
        <w:rPr>
          <w:rFonts w:hint="eastAsia"/>
          <w:sz w:val="24"/>
          <w:szCs w:val="24"/>
          <w:rPrChange w:id="269" w:author="t450" w:date="2017-09-28T09:16:00Z">
            <w:rPr>
              <w:rFonts w:hint="eastAsia"/>
            </w:rPr>
          </w:rPrChange>
        </w:rPr>
        <w:t>数据字典使用关键字</w:t>
      </w:r>
      <w:r w:rsidRPr="002B6DE6">
        <w:rPr>
          <w:sz w:val="24"/>
          <w:szCs w:val="24"/>
          <w:rPrChange w:id="270" w:author="t450" w:date="2017-09-28T09:16:00Z">
            <w:rPr/>
          </w:rPrChange>
        </w:rPr>
        <w:t>/</w:t>
      </w:r>
      <w:r w:rsidRPr="002B6DE6">
        <w:rPr>
          <w:rFonts w:hint="eastAsia"/>
          <w:sz w:val="24"/>
          <w:szCs w:val="24"/>
          <w:rPrChange w:id="271" w:author="t450" w:date="2017-09-28T09:16:00Z">
            <w:rPr>
              <w:rFonts w:hint="eastAsia"/>
            </w:rPr>
          </w:rPrChange>
        </w:rPr>
        <w:t>值域的</w:t>
      </w:r>
      <w:proofErr w:type="gramStart"/>
      <w:r w:rsidRPr="002B6DE6">
        <w:rPr>
          <w:rFonts w:hint="eastAsia"/>
          <w:sz w:val="24"/>
          <w:szCs w:val="24"/>
          <w:rPrChange w:id="272" w:author="t450" w:date="2017-09-28T09:16:00Z">
            <w:rPr>
              <w:rFonts w:hint="eastAsia"/>
            </w:rPr>
          </w:rPrChange>
        </w:rPr>
        <w:t>匹对方式</w:t>
      </w:r>
      <w:proofErr w:type="gramEnd"/>
      <w:r w:rsidRPr="002B6DE6">
        <w:rPr>
          <w:rFonts w:hint="eastAsia"/>
          <w:sz w:val="24"/>
          <w:szCs w:val="24"/>
          <w:rPrChange w:id="273" w:author="t450" w:date="2017-09-28T09:16:00Z">
            <w:rPr>
              <w:rFonts w:hint="eastAsia"/>
            </w:rPr>
          </w:rPrChange>
        </w:rPr>
        <w:t>，达到对重要数据的快速定位和访问</w:t>
      </w:r>
      <w:r w:rsidR="008F552D" w:rsidRPr="002B6DE6">
        <w:rPr>
          <w:rFonts w:hint="eastAsia"/>
          <w:sz w:val="24"/>
          <w:szCs w:val="24"/>
          <w:rPrChange w:id="274" w:author="t450" w:date="2017-09-28T09:16:00Z">
            <w:rPr>
              <w:rFonts w:hint="eastAsia"/>
            </w:rPr>
          </w:rPrChange>
        </w:rPr>
        <w:t>。</w:t>
      </w:r>
    </w:p>
    <w:p w:rsidR="00D24715" w:rsidRPr="002B6DE6" w:rsidRDefault="00D24715">
      <w:pPr>
        <w:pStyle w:val="af"/>
        <w:spacing w:line="360" w:lineRule="auto"/>
        <w:rPr>
          <w:sz w:val="24"/>
          <w:szCs w:val="24"/>
          <w:rPrChange w:id="275" w:author="t450" w:date="2017-09-28T09:16:00Z">
            <w:rPr/>
          </w:rPrChange>
        </w:rPr>
        <w:pPrChange w:id="276" w:author="t450" w:date="2017-09-28T09:16:00Z">
          <w:pPr>
            <w:pStyle w:val="af"/>
          </w:pPr>
        </w:pPrChange>
      </w:pPr>
      <w:r w:rsidRPr="002B6DE6">
        <w:rPr>
          <w:rFonts w:hint="eastAsia"/>
          <w:sz w:val="24"/>
          <w:szCs w:val="24"/>
          <w:rPrChange w:id="277" w:author="t450" w:date="2017-09-28T09:16:00Z">
            <w:rPr>
              <w:rFonts w:hint="eastAsia"/>
            </w:rPr>
          </w:rPrChange>
        </w:rPr>
        <w:t>反射机制主要是根据业务的类型动态加载业务处理服务接口</w:t>
      </w:r>
      <w:r w:rsidR="008F552D" w:rsidRPr="002B6DE6">
        <w:rPr>
          <w:rFonts w:hint="eastAsia"/>
          <w:sz w:val="24"/>
          <w:szCs w:val="24"/>
          <w:rPrChange w:id="278" w:author="t450" w:date="2017-09-28T09:16:00Z">
            <w:rPr>
              <w:rFonts w:hint="eastAsia"/>
            </w:rPr>
          </w:rPrChange>
        </w:rPr>
        <w:t>。</w:t>
      </w:r>
    </w:p>
    <w:p w:rsidR="00D24715" w:rsidRPr="002B6DE6" w:rsidRDefault="00D24715">
      <w:pPr>
        <w:pStyle w:val="af"/>
        <w:spacing w:line="360" w:lineRule="auto"/>
        <w:rPr>
          <w:sz w:val="24"/>
          <w:szCs w:val="24"/>
          <w:rPrChange w:id="279" w:author="t450" w:date="2017-09-28T09:16:00Z">
            <w:rPr/>
          </w:rPrChange>
        </w:rPr>
        <w:pPrChange w:id="280" w:author="t450" w:date="2017-09-28T09:16:00Z">
          <w:pPr>
            <w:pStyle w:val="af"/>
          </w:pPr>
        </w:pPrChange>
      </w:pPr>
      <w:r w:rsidRPr="002B6DE6">
        <w:rPr>
          <w:rFonts w:hint="eastAsia"/>
          <w:sz w:val="24"/>
          <w:szCs w:val="24"/>
          <w:rPrChange w:id="281" w:author="t450" w:date="2017-09-28T09:16:00Z">
            <w:rPr>
              <w:rFonts w:hint="eastAsia"/>
            </w:rPr>
          </w:rPrChange>
        </w:rPr>
        <w:t>数据压缩负责完成</w:t>
      </w:r>
      <w:r w:rsidR="008F552D" w:rsidRPr="002B6DE6">
        <w:rPr>
          <w:rFonts w:hint="eastAsia"/>
          <w:sz w:val="24"/>
          <w:szCs w:val="24"/>
          <w:rPrChange w:id="282" w:author="t450" w:date="2017-09-28T09:16:00Z">
            <w:rPr>
              <w:rFonts w:hint="eastAsia"/>
            </w:rPr>
          </w:rPrChange>
        </w:rPr>
        <w:t>业务多个相关附件</w:t>
      </w:r>
      <w:r w:rsidRPr="002B6DE6">
        <w:rPr>
          <w:rFonts w:hint="eastAsia"/>
          <w:sz w:val="24"/>
          <w:szCs w:val="24"/>
          <w:rPrChange w:id="283" w:author="t450" w:date="2017-09-28T09:16:00Z">
            <w:rPr>
              <w:rFonts w:hint="eastAsia"/>
            </w:rPr>
          </w:rPrChange>
        </w:rPr>
        <w:t>的压缩与解压</w:t>
      </w:r>
      <w:r w:rsidR="008F552D" w:rsidRPr="002B6DE6">
        <w:rPr>
          <w:rFonts w:hint="eastAsia"/>
          <w:sz w:val="24"/>
          <w:szCs w:val="24"/>
          <w:rPrChange w:id="284" w:author="t450" w:date="2017-09-28T09:16:00Z">
            <w:rPr>
              <w:rFonts w:hint="eastAsia"/>
            </w:rPr>
          </w:rPrChange>
        </w:rPr>
        <w:t>。</w:t>
      </w:r>
    </w:p>
    <w:p w:rsidR="00D24715" w:rsidRPr="002B6DE6" w:rsidRDefault="00D24715">
      <w:pPr>
        <w:pStyle w:val="af"/>
        <w:spacing w:line="360" w:lineRule="auto"/>
        <w:ind w:left="0" w:firstLineChars="200" w:firstLine="480"/>
        <w:rPr>
          <w:sz w:val="24"/>
          <w:szCs w:val="24"/>
          <w:rPrChange w:id="285" w:author="t450" w:date="2017-09-28T09:16:00Z">
            <w:rPr/>
          </w:rPrChange>
        </w:rPr>
        <w:pPrChange w:id="286" w:author="t450" w:date="2017-09-28T09:16:00Z">
          <w:pPr>
            <w:pStyle w:val="af"/>
            <w:ind w:left="0" w:firstLineChars="200" w:firstLine="420"/>
          </w:pPr>
        </w:pPrChange>
      </w:pPr>
      <w:r w:rsidRPr="002B6DE6">
        <w:rPr>
          <w:rFonts w:hint="eastAsia"/>
          <w:sz w:val="24"/>
          <w:szCs w:val="24"/>
          <w:rPrChange w:id="287" w:author="t450" w:date="2017-09-28T09:16:00Z">
            <w:rPr>
              <w:rFonts w:hint="eastAsia"/>
            </w:rPr>
          </w:rPrChange>
        </w:rPr>
        <w:t>异常处理主要用于程序出现异常后的跟踪和处理方式，提供错误捕获、定位、补偿、重试等机制</w:t>
      </w:r>
      <w:r w:rsidR="008F552D" w:rsidRPr="002B6DE6">
        <w:rPr>
          <w:rFonts w:hint="eastAsia"/>
          <w:sz w:val="24"/>
          <w:szCs w:val="24"/>
          <w:rPrChange w:id="288" w:author="t450" w:date="2017-09-28T09:16:00Z">
            <w:rPr>
              <w:rFonts w:hint="eastAsia"/>
            </w:rPr>
          </w:rPrChange>
        </w:rPr>
        <w:t>。</w:t>
      </w:r>
    </w:p>
    <w:p w:rsidR="00D24715" w:rsidRPr="002B6DE6" w:rsidRDefault="00D24715">
      <w:pPr>
        <w:pStyle w:val="af"/>
        <w:numPr>
          <w:ilvl w:val="0"/>
          <w:numId w:val="101"/>
        </w:numPr>
        <w:spacing w:line="360" w:lineRule="auto"/>
        <w:rPr>
          <w:sz w:val="24"/>
          <w:szCs w:val="24"/>
          <w:rPrChange w:id="289" w:author="t450" w:date="2017-09-28T09:16:00Z">
            <w:rPr/>
          </w:rPrChange>
        </w:rPr>
        <w:pPrChange w:id="290" w:author="t450" w:date="2017-09-28T09:16:00Z">
          <w:pPr>
            <w:pStyle w:val="af"/>
            <w:numPr>
              <w:numId w:val="101"/>
            </w:numPr>
            <w:ind w:left="840" w:hanging="420"/>
          </w:pPr>
        </w:pPrChange>
      </w:pPr>
      <w:r w:rsidRPr="002B6DE6">
        <w:rPr>
          <w:rFonts w:hint="eastAsia"/>
          <w:sz w:val="24"/>
          <w:szCs w:val="24"/>
          <w:rPrChange w:id="291" w:author="t450" w:date="2017-09-28T09:16:00Z">
            <w:rPr>
              <w:rFonts w:hint="eastAsia"/>
            </w:rPr>
          </w:rPrChange>
        </w:rPr>
        <w:t>系统日志记录系统业务运行记录，包括：</w:t>
      </w:r>
    </w:p>
    <w:p w:rsidR="00D24715" w:rsidRPr="002B6DE6" w:rsidRDefault="00D24715">
      <w:pPr>
        <w:pStyle w:val="af"/>
        <w:spacing w:line="360" w:lineRule="auto"/>
        <w:ind w:left="0" w:firstLineChars="200" w:firstLine="480"/>
        <w:rPr>
          <w:sz w:val="24"/>
          <w:szCs w:val="24"/>
          <w:rPrChange w:id="292" w:author="t450" w:date="2017-09-28T09:16:00Z">
            <w:rPr/>
          </w:rPrChange>
        </w:rPr>
        <w:pPrChange w:id="293" w:author="t450" w:date="2017-09-28T09:16:00Z">
          <w:pPr>
            <w:pStyle w:val="af"/>
            <w:ind w:left="0" w:firstLineChars="200" w:firstLine="420"/>
          </w:pPr>
        </w:pPrChange>
      </w:pPr>
      <w:r w:rsidRPr="002B6DE6">
        <w:rPr>
          <w:rFonts w:hint="eastAsia"/>
          <w:sz w:val="24"/>
          <w:szCs w:val="24"/>
          <w:rPrChange w:id="294" w:author="t450" w:date="2017-09-28T09:16:00Z">
            <w:rPr>
              <w:rFonts w:hint="eastAsia"/>
            </w:rPr>
          </w:rPrChange>
        </w:rPr>
        <w:t>系统日志，文件形式或</w:t>
      </w:r>
      <w:r w:rsidRPr="002B6DE6">
        <w:rPr>
          <w:sz w:val="24"/>
          <w:szCs w:val="24"/>
          <w:rPrChange w:id="295" w:author="t450" w:date="2017-09-28T09:16:00Z">
            <w:rPr/>
          </w:rPrChange>
        </w:rPr>
        <w:t>Windows</w:t>
      </w:r>
      <w:r w:rsidRPr="002B6DE6">
        <w:rPr>
          <w:rFonts w:hint="eastAsia"/>
          <w:sz w:val="24"/>
          <w:szCs w:val="24"/>
          <w:rPrChange w:id="296" w:author="t450" w:date="2017-09-28T09:16:00Z">
            <w:rPr>
              <w:rFonts w:hint="eastAsia"/>
            </w:rPr>
          </w:rPrChange>
        </w:rPr>
        <w:t>事件日志方式，记录系统运行的状态以及错误记录；</w:t>
      </w:r>
    </w:p>
    <w:p w:rsidR="00D24715" w:rsidRPr="002B6DE6" w:rsidRDefault="00D24715">
      <w:pPr>
        <w:pStyle w:val="af"/>
        <w:spacing w:line="360" w:lineRule="auto"/>
        <w:ind w:left="0" w:firstLineChars="200" w:firstLine="480"/>
        <w:rPr>
          <w:sz w:val="24"/>
          <w:szCs w:val="24"/>
          <w:rPrChange w:id="297" w:author="t450" w:date="2017-09-28T09:16:00Z">
            <w:rPr/>
          </w:rPrChange>
        </w:rPr>
        <w:pPrChange w:id="298" w:author="t450" w:date="2017-09-28T09:16:00Z">
          <w:pPr>
            <w:pStyle w:val="af"/>
            <w:ind w:left="0" w:firstLineChars="200" w:firstLine="420"/>
          </w:pPr>
        </w:pPrChange>
      </w:pPr>
      <w:r w:rsidRPr="002B6DE6">
        <w:rPr>
          <w:rFonts w:hint="eastAsia"/>
          <w:sz w:val="24"/>
          <w:szCs w:val="24"/>
          <w:rPrChange w:id="299" w:author="t450" w:date="2017-09-28T09:16:00Z">
            <w:rPr>
              <w:rFonts w:hint="eastAsia"/>
            </w:rPr>
          </w:rPrChange>
        </w:rPr>
        <w:t>操作日志：数据库表方式，记录</w:t>
      </w:r>
      <w:r w:rsidR="00DA0D70" w:rsidRPr="002B6DE6">
        <w:rPr>
          <w:rFonts w:hint="eastAsia"/>
          <w:sz w:val="24"/>
          <w:szCs w:val="24"/>
          <w:rPrChange w:id="300" w:author="t450" w:date="2017-09-28T09:16:00Z">
            <w:rPr>
              <w:rFonts w:hint="eastAsia"/>
            </w:rPr>
          </w:rPrChange>
        </w:rPr>
        <w:t>银行用户</w:t>
      </w:r>
      <w:r w:rsidRPr="002B6DE6">
        <w:rPr>
          <w:rFonts w:hint="eastAsia"/>
          <w:sz w:val="24"/>
          <w:szCs w:val="24"/>
          <w:rPrChange w:id="301" w:author="t450" w:date="2017-09-28T09:16:00Z">
            <w:rPr>
              <w:rFonts w:hint="eastAsia"/>
            </w:rPr>
          </w:rPrChange>
        </w:rPr>
        <w:t>对于业务数据的操作情况，即在客户端发生的关键人为操作；</w:t>
      </w:r>
    </w:p>
    <w:p w:rsidR="00D24715" w:rsidRPr="002B6DE6" w:rsidRDefault="00D24715">
      <w:pPr>
        <w:pStyle w:val="af"/>
        <w:spacing w:line="360" w:lineRule="auto"/>
        <w:ind w:left="0" w:firstLineChars="200" w:firstLine="480"/>
        <w:rPr>
          <w:sz w:val="24"/>
          <w:szCs w:val="24"/>
          <w:rPrChange w:id="302" w:author="t450" w:date="2017-09-28T09:16:00Z">
            <w:rPr/>
          </w:rPrChange>
        </w:rPr>
        <w:pPrChange w:id="303" w:author="t450" w:date="2017-09-28T09:16:00Z">
          <w:pPr>
            <w:pStyle w:val="af"/>
            <w:ind w:left="0" w:firstLineChars="200" w:firstLine="420"/>
          </w:pPr>
        </w:pPrChange>
      </w:pPr>
      <w:r w:rsidRPr="002B6DE6">
        <w:rPr>
          <w:rFonts w:hint="eastAsia"/>
          <w:sz w:val="24"/>
          <w:szCs w:val="24"/>
          <w:rPrChange w:id="304" w:author="t450" w:date="2017-09-28T09:16:00Z">
            <w:rPr>
              <w:rFonts w:hint="eastAsia"/>
            </w:rPr>
          </w:rPrChange>
        </w:rPr>
        <w:t>缓存机制为了提高系统性能而设置，针对系统频繁使用的数据在内存中进行缓存，例如参数中心提供的参数信息</w:t>
      </w:r>
      <w:r w:rsidR="00DA0D70" w:rsidRPr="002B6DE6">
        <w:rPr>
          <w:rFonts w:hint="eastAsia"/>
          <w:sz w:val="24"/>
          <w:szCs w:val="24"/>
          <w:rPrChange w:id="305" w:author="t450" w:date="2017-09-28T09:16:00Z">
            <w:rPr>
              <w:rFonts w:hint="eastAsia"/>
            </w:rPr>
          </w:rPrChange>
        </w:rPr>
        <w:t>等。</w:t>
      </w:r>
    </w:p>
    <w:p w:rsidR="00D24715" w:rsidRPr="002B6DE6" w:rsidRDefault="00D24715">
      <w:pPr>
        <w:pStyle w:val="af"/>
        <w:numPr>
          <w:ilvl w:val="0"/>
          <w:numId w:val="101"/>
        </w:numPr>
        <w:spacing w:line="360" w:lineRule="auto"/>
        <w:rPr>
          <w:sz w:val="24"/>
          <w:szCs w:val="24"/>
          <w:rPrChange w:id="306" w:author="t450" w:date="2017-09-28T09:16:00Z">
            <w:rPr/>
          </w:rPrChange>
        </w:rPr>
        <w:pPrChange w:id="307" w:author="t450" w:date="2017-09-28T09:16:00Z">
          <w:pPr>
            <w:pStyle w:val="af"/>
            <w:numPr>
              <w:numId w:val="101"/>
            </w:numPr>
            <w:ind w:left="840" w:hanging="420"/>
          </w:pPr>
        </w:pPrChange>
      </w:pPr>
      <w:r w:rsidRPr="002B6DE6">
        <w:rPr>
          <w:rFonts w:hint="eastAsia"/>
          <w:sz w:val="24"/>
          <w:szCs w:val="24"/>
          <w:rPrChange w:id="308" w:author="t450" w:date="2017-09-28T09:16:00Z">
            <w:rPr>
              <w:rFonts w:hint="eastAsia"/>
            </w:rPr>
          </w:rPrChange>
        </w:rPr>
        <w:lastRenderedPageBreak/>
        <w:t>支撑平台层包括</w:t>
      </w:r>
      <w:r w:rsidR="00DA0D70" w:rsidRPr="002B6DE6">
        <w:rPr>
          <w:rFonts w:hint="eastAsia"/>
          <w:sz w:val="24"/>
          <w:szCs w:val="24"/>
          <w:rPrChange w:id="309" w:author="t450" w:date="2017-09-28T09:16:00Z">
            <w:rPr>
              <w:rFonts w:hint="eastAsia"/>
            </w:rPr>
          </w:rPrChange>
        </w:rPr>
        <w:t>用户管理、权限控制、附件管理、工作管理</w:t>
      </w:r>
      <w:r w:rsidRPr="002B6DE6">
        <w:rPr>
          <w:rFonts w:hint="eastAsia"/>
          <w:sz w:val="24"/>
          <w:szCs w:val="24"/>
          <w:rPrChange w:id="310" w:author="t450" w:date="2017-09-28T09:16:00Z">
            <w:rPr>
              <w:rFonts w:hint="eastAsia"/>
            </w:rPr>
          </w:rPrChange>
        </w:rPr>
        <w:t>、日志管理、</w:t>
      </w:r>
      <w:r w:rsidR="00DA0D70" w:rsidRPr="002B6DE6">
        <w:rPr>
          <w:rFonts w:hint="eastAsia"/>
          <w:sz w:val="24"/>
          <w:szCs w:val="24"/>
          <w:rPrChange w:id="311" w:author="t450" w:date="2017-09-28T09:16:00Z">
            <w:rPr>
              <w:rFonts w:hint="eastAsia"/>
            </w:rPr>
          </w:rPrChange>
        </w:rPr>
        <w:t>消息通知</w:t>
      </w:r>
      <w:r w:rsidRPr="002B6DE6">
        <w:rPr>
          <w:rFonts w:hint="eastAsia"/>
          <w:sz w:val="24"/>
          <w:szCs w:val="24"/>
          <w:rPrChange w:id="312" w:author="t450" w:date="2017-09-28T09:16:00Z">
            <w:rPr>
              <w:rFonts w:hint="eastAsia"/>
            </w:rPr>
          </w:rPrChange>
        </w:rPr>
        <w:t>等。</w:t>
      </w:r>
    </w:p>
    <w:p w:rsidR="00D24715" w:rsidRPr="002B6DE6" w:rsidRDefault="00D24715">
      <w:pPr>
        <w:pStyle w:val="af"/>
        <w:numPr>
          <w:ilvl w:val="0"/>
          <w:numId w:val="101"/>
        </w:numPr>
        <w:spacing w:line="360" w:lineRule="auto"/>
        <w:rPr>
          <w:sz w:val="24"/>
          <w:szCs w:val="24"/>
          <w:rPrChange w:id="313" w:author="t450" w:date="2017-09-28T09:16:00Z">
            <w:rPr/>
          </w:rPrChange>
        </w:rPr>
        <w:pPrChange w:id="314" w:author="t450" w:date="2017-09-28T09:16:00Z">
          <w:pPr>
            <w:pStyle w:val="af"/>
            <w:numPr>
              <w:numId w:val="101"/>
            </w:numPr>
            <w:ind w:left="840" w:hanging="420"/>
          </w:pPr>
        </w:pPrChange>
      </w:pPr>
      <w:r w:rsidRPr="002B6DE6">
        <w:rPr>
          <w:rFonts w:hint="eastAsia"/>
          <w:sz w:val="24"/>
          <w:szCs w:val="24"/>
          <w:rPrChange w:id="315" w:author="t450" w:date="2017-09-28T09:16:00Z">
            <w:rPr>
              <w:rFonts w:hint="eastAsia"/>
            </w:rPr>
          </w:rPrChange>
        </w:rPr>
        <w:t>数据访问层主要包括统一数据访问、事务控制、安全控制，其中：</w:t>
      </w:r>
    </w:p>
    <w:p w:rsidR="00D24715" w:rsidRPr="002B6DE6" w:rsidRDefault="00D24715">
      <w:pPr>
        <w:pStyle w:val="af"/>
        <w:spacing w:line="360" w:lineRule="auto"/>
        <w:ind w:left="0" w:firstLineChars="200" w:firstLine="480"/>
        <w:rPr>
          <w:sz w:val="24"/>
          <w:szCs w:val="24"/>
          <w:rPrChange w:id="316" w:author="t450" w:date="2017-09-28T09:16:00Z">
            <w:rPr/>
          </w:rPrChange>
        </w:rPr>
        <w:pPrChange w:id="317" w:author="t450" w:date="2017-09-28T09:16:00Z">
          <w:pPr>
            <w:pStyle w:val="af"/>
            <w:ind w:left="0" w:firstLineChars="200" w:firstLine="420"/>
          </w:pPr>
        </w:pPrChange>
      </w:pPr>
      <w:r w:rsidRPr="002B6DE6">
        <w:rPr>
          <w:rFonts w:hint="eastAsia"/>
          <w:sz w:val="24"/>
          <w:szCs w:val="24"/>
          <w:rPrChange w:id="318" w:author="t450" w:date="2017-09-28T09:16:00Z">
            <w:rPr>
              <w:rFonts w:hint="eastAsia"/>
            </w:rPr>
          </w:rPrChange>
        </w:rPr>
        <w:t>统一数据访问是指通过指定访问方式，访问不同的数据模型，数据源主要分为：关系数据库、文件数据</w:t>
      </w:r>
      <w:r w:rsidR="00DA0D70" w:rsidRPr="002B6DE6">
        <w:rPr>
          <w:rFonts w:hint="eastAsia"/>
          <w:sz w:val="24"/>
          <w:szCs w:val="24"/>
          <w:rPrChange w:id="319" w:author="t450" w:date="2017-09-28T09:16:00Z">
            <w:rPr>
              <w:rFonts w:hint="eastAsia"/>
            </w:rPr>
          </w:rPrChange>
        </w:rPr>
        <w:t>。</w:t>
      </w:r>
    </w:p>
    <w:p w:rsidR="00D24715" w:rsidRPr="002B6DE6" w:rsidRDefault="00D24715">
      <w:pPr>
        <w:pStyle w:val="af"/>
        <w:spacing w:line="360" w:lineRule="auto"/>
        <w:ind w:left="0" w:firstLineChars="200" w:firstLine="480"/>
        <w:rPr>
          <w:sz w:val="24"/>
          <w:szCs w:val="24"/>
          <w:rPrChange w:id="320" w:author="t450" w:date="2017-09-28T09:16:00Z">
            <w:rPr/>
          </w:rPrChange>
        </w:rPr>
        <w:pPrChange w:id="321" w:author="t450" w:date="2017-09-28T09:16:00Z">
          <w:pPr>
            <w:pStyle w:val="af"/>
            <w:ind w:left="0" w:firstLineChars="200" w:firstLine="420"/>
          </w:pPr>
        </w:pPrChange>
      </w:pPr>
      <w:r w:rsidRPr="002B6DE6">
        <w:rPr>
          <w:rFonts w:hint="eastAsia"/>
          <w:sz w:val="24"/>
          <w:szCs w:val="24"/>
          <w:rPrChange w:id="322" w:author="t450" w:date="2017-09-28T09:16:00Z">
            <w:rPr>
              <w:rFonts w:hint="eastAsia"/>
            </w:rPr>
          </w:rPrChange>
        </w:rPr>
        <w:t>事务控制主要是指保证数据的一致性</w:t>
      </w:r>
      <w:r w:rsidR="00DA0D70" w:rsidRPr="002B6DE6">
        <w:rPr>
          <w:rFonts w:hint="eastAsia"/>
          <w:sz w:val="24"/>
          <w:szCs w:val="24"/>
          <w:rPrChange w:id="323" w:author="t450" w:date="2017-09-28T09:16:00Z">
            <w:rPr>
              <w:rFonts w:hint="eastAsia"/>
            </w:rPr>
          </w:rPrChange>
        </w:rPr>
        <w:t>。</w:t>
      </w:r>
    </w:p>
    <w:p w:rsidR="00D24715" w:rsidRPr="002B6DE6" w:rsidRDefault="00D24715">
      <w:pPr>
        <w:pStyle w:val="af"/>
        <w:spacing w:line="360" w:lineRule="auto"/>
        <w:ind w:left="0" w:firstLineChars="200" w:firstLine="480"/>
        <w:rPr>
          <w:sz w:val="24"/>
          <w:szCs w:val="24"/>
          <w:rPrChange w:id="324" w:author="t450" w:date="2017-09-28T09:16:00Z">
            <w:rPr/>
          </w:rPrChange>
        </w:rPr>
        <w:pPrChange w:id="325" w:author="t450" w:date="2017-09-28T09:16:00Z">
          <w:pPr>
            <w:pStyle w:val="af"/>
            <w:ind w:left="0" w:firstLineChars="200" w:firstLine="420"/>
          </w:pPr>
        </w:pPrChange>
      </w:pPr>
      <w:r w:rsidRPr="002B6DE6">
        <w:rPr>
          <w:rFonts w:hint="eastAsia"/>
          <w:sz w:val="24"/>
          <w:szCs w:val="24"/>
          <w:rPrChange w:id="326" w:author="t450" w:date="2017-09-28T09:16:00Z">
            <w:rPr>
              <w:rFonts w:hint="eastAsia"/>
            </w:rPr>
          </w:rPrChange>
        </w:rPr>
        <w:t>安全控制主要是对数据源进行安全认证，只有通过安全认证才能访问数据源。</w:t>
      </w:r>
    </w:p>
    <w:p w:rsidR="00AA46DE" w:rsidRDefault="002802C3" w:rsidP="000D278B">
      <w:pPr>
        <w:pStyle w:val="2"/>
      </w:pPr>
      <w:bookmarkStart w:id="327" w:name="_Toc494290393"/>
      <w:commentRangeStart w:id="328"/>
      <w:r>
        <w:rPr>
          <w:rFonts w:hint="eastAsia"/>
        </w:rPr>
        <w:t>互联网子系统</w:t>
      </w:r>
      <w:bookmarkEnd w:id="327"/>
      <w:commentRangeEnd w:id="328"/>
      <w:r w:rsidR="000D278B">
        <w:rPr>
          <w:rStyle w:val="aa"/>
          <w:rFonts w:ascii="Times New Roman" w:eastAsia="宋体"/>
          <w:b w:val="0"/>
          <w:smallCaps w:val="0"/>
        </w:rPr>
        <w:commentReference w:id="328"/>
      </w:r>
      <w:ins w:id="329" w:author="t450" w:date="2017-09-28T09:37:00Z">
        <w:r w:rsidR="00EA0344">
          <w:rPr>
            <w:rFonts w:hint="eastAsia"/>
          </w:rPr>
          <w:t>企业端</w:t>
        </w:r>
      </w:ins>
      <w:ins w:id="330" w:author="t450" w:date="2017-09-28T09:29:00Z">
        <w:r w:rsidR="00EA0344">
          <w:t xml:space="preserve"> </w:t>
        </w:r>
      </w:ins>
    </w:p>
    <w:p w:rsidR="002802C3" w:rsidRDefault="002802C3" w:rsidP="000D278B">
      <w:pPr>
        <w:pStyle w:val="3"/>
      </w:pPr>
      <w:bookmarkStart w:id="331" w:name="_Toc494290394"/>
      <w:r>
        <w:rPr>
          <w:rFonts w:hint="eastAsia"/>
        </w:rPr>
        <w:t>子系统概述</w:t>
      </w:r>
      <w:bookmarkEnd w:id="331"/>
    </w:p>
    <w:p w:rsidR="00467854" w:rsidRPr="00467854" w:rsidRDefault="00467854" w:rsidP="000D278B">
      <w:pPr>
        <w:ind w:firstLine="420"/>
      </w:pPr>
      <w:r>
        <w:rPr>
          <w:rFonts w:hint="eastAsia"/>
        </w:rPr>
        <w:t>互联网子系统</w:t>
      </w:r>
      <w:ins w:id="332" w:author="t450" w:date="2017-09-28T09:38:00Z">
        <w:r w:rsidR="000348A2">
          <w:rPr>
            <w:rFonts w:hint="eastAsia"/>
          </w:rPr>
          <w:t>企业</w:t>
        </w:r>
        <w:proofErr w:type="gramStart"/>
        <w:r w:rsidR="000348A2">
          <w:rPr>
            <w:rFonts w:hint="eastAsia"/>
          </w:rPr>
          <w:t>端</w:t>
        </w:r>
      </w:ins>
      <w:r>
        <w:rPr>
          <w:rFonts w:hint="eastAsia"/>
        </w:rPr>
        <w:t>部署</w:t>
      </w:r>
      <w:proofErr w:type="gramEnd"/>
      <w:r>
        <w:rPr>
          <w:rFonts w:hint="eastAsia"/>
        </w:rPr>
        <w:t>在营业管理部互联网上。企业用户通过访问互联网子系统实现业务申报、查询业务状态等功能。</w:t>
      </w:r>
      <w:del w:id="333" w:author="t450" w:date="2017-09-28T09:39:00Z">
        <w:r w:rsidDel="000348A2">
          <w:rPr>
            <w:rFonts w:hint="eastAsia"/>
          </w:rPr>
          <w:delText>银行用户通过访问互联网子系统，对企业提交的业务申请进行初审。</w:delText>
        </w:r>
      </w:del>
    </w:p>
    <w:p w:rsidR="002802C3" w:rsidRDefault="00EA0344" w:rsidP="000D278B">
      <w:pPr>
        <w:pStyle w:val="3"/>
      </w:pPr>
      <w:bookmarkStart w:id="334" w:name="_Toc494290395"/>
      <w:ins w:id="335" w:author="t450" w:date="2017-09-28T09:29:00Z">
        <w:r>
          <w:rPr>
            <w:rFonts w:hint="eastAsia"/>
          </w:rPr>
          <w:t>互联网</w:t>
        </w:r>
      </w:ins>
      <w:r w:rsidR="002802C3">
        <w:rPr>
          <w:rFonts w:hint="eastAsia"/>
        </w:rPr>
        <w:t>子系统</w:t>
      </w:r>
      <w:ins w:id="336" w:author="t450" w:date="2017-09-28T09:29:00Z">
        <w:r>
          <w:rPr>
            <w:rFonts w:hint="eastAsia"/>
          </w:rPr>
          <w:t>企业</w:t>
        </w:r>
        <w:proofErr w:type="gramStart"/>
        <w:r>
          <w:rPr>
            <w:rFonts w:hint="eastAsia"/>
          </w:rPr>
          <w:t>端</w:t>
        </w:r>
      </w:ins>
      <w:r w:rsidR="002802C3">
        <w:rPr>
          <w:rFonts w:hint="eastAsia"/>
        </w:rPr>
        <w:t>功能</w:t>
      </w:r>
      <w:proofErr w:type="gramEnd"/>
      <w:r w:rsidR="002802C3">
        <w:rPr>
          <w:rFonts w:hint="eastAsia"/>
        </w:rPr>
        <w:t>框架</w:t>
      </w:r>
      <w:bookmarkEnd w:id="334"/>
    </w:p>
    <w:p w:rsidR="00467854" w:rsidRDefault="00EA0344">
      <w:pPr>
        <w:jc w:val="center"/>
        <w:pPrChange w:id="337" w:author="t450" w:date="2017-09-28T09:33:00Z">
          <w:pPr/>
        </w:pPrChange>
      </w:pPr>
      <w:ins w:id="338" w:author="t450" w:date="2017-09-28T09:31:00Z">
        <w:r>
          <w:object w:dxaOrig="3977" w:dyaOrig="3240">
            <v:shape id="_x0000_i1027" type="#_x0000_t75" style="width:198.75pt;height:162pt" o:ole="">
              <v:imagedata r:id="rId17" o:title=""/>
            </v:shape>
            <o:OLEObject Type="Embed" ProgID="Visio.Drawing.11" ShapeID="_x0000_i1027" DrawAspect="Content" ObjectID="_1574003976" r:id="rId18"/>
          </w:object>
        </w:r>
      </w:ins>
      <w:del w:id="339" w:author="t450" w:date="2017-09-28T09:29:00Z">
        <w:r w:rsidR="003E671A" w:rsidDel="00EA0344">
          <w:object w:dxaOrig="11631" w:dyaOrig="4487">
            <v:shape id="_x0000_i1028" type="#_x0000_t75" style="width:396.75pt;height:153.75pt" o:ole="">
              <v:imagedata r:id="rId19" o:title=""/>
            </v:shape>
            <o:OLEObject Type="Embed" ProgID="Visio.Drawing.11" ShapeID="_x0000_i1028" DrawAspect="Content" ObjectID="_1574003977" r:id="rId20"/>
          </w:object>
        </w:r>
      </w:del>
    </w:p>
    <w:p w:rsidR="00467854" w:rsidRPr="000E05DF" w:rsidRDefault="00467854">
      <w:pPr>
        <w:jc w:val="center"/>
        <w:pPrChange w:id="340" w:author="t450" w:date="2017-09-28T09:33:00Z">
          <w:pPr>
            <w:ind w:left="2520" w:firstLine="420"/>
          </w:pPr>
        </w:pPrChange>
      </w:pPr>
      <w:r w:rsidRPr="000E05DF">
        <w:rPr>
          <w:rFonts w:hint="eastAsia"/>
          <w:sz w:val="21"/>
          <w:szCs w:val="22"/>
        </w:rPr>
        <w:t>图：</w:t>
      </w:r>
      <w:ins w:id="341" w:author="t450" w:date="2017-09-28T09:33:00Z">
        <w:r w:rsidR="00EA0344">
          <w:rPr>
            <w:rFonts w:hint="eastAsia"/>
            <w:sz w:val="21"/>
            <w:szCs w:val="22"/>
          </w:rPr>
          <w:t>互联网子</w:t>
        </w:r>
      </w:ins>
      <w:r>
        <w:rPr>
          <w:rFonts w:hint="eastAsia"/>
          <w:sz w:val="21"/>
          <w:szCs w:val="22"/>
        </w:rPr>
        <w:t>系统</w:t>
      </w:r>
      <w:ins w:id="342" w:author="t450" w:date="2017-09-28T09:33:00Z">
        <w:r w:rsidR="00EA0344">
          <w:rPr>
            <w:rFonts w:hint="eastAsia"/>
            <w:sz w:val="21"/>
            <w:szCs w:val="22"/>
          </w:rPr>
          <w:t>企业</w:t>
        </w:r>
        <w:proofErr w:type="gramStart"/>
        <w:r w:rsidR="00EA0344">
          <w:rPr>
            <w:rFonts w:hint="eastAsia"/>
            <w:sz w:val="21"/>
            <w:szCs w:val="22"/>
          </w:rPr>
          <w:t>端</w:t>
        </w:r>
      </w:ins>
      <w:r>
        <w:rPr>
          <w:rFonts w:hint="eastAsia"/>
          <w:sz w:val="21"/>
          <w:szCs w:val="22"/>
        </w:rPr>
        <w:t>功能</w:t>
      </w:r>
      <w:proofErr w:type="gramEnd"/>
      <w:r>
        <w:rPr>
          <w:rFonts w:hint="eastAsia"/>
          <w:sz w:val="21"/>
          <w:szCs w:val="22"/>
        </w:rPr>
        <w:t>架构</w:t>
      </w:r>
      <w:r w:rsidRPr="000E05DF">
        <w:rPr>
          <w:rFonts w:hint="eastAsia"/>
          <w:sz w:val="21"/>
          <w:szCs w:val="22"/>
        </w:rPr>
        <w:t>图</w:t>
      </w:r>
    </w:p>
    <w:p w:rsidR="009D14FD" w:rsidRDefault="00336B2A" w:rsidP="009D14FD">
      <w:pPr>
        <w:pStyle w:val="4"/>
      </w:pPr>
      <w:r>
        <w:rPr>
          <w:rFonts w:hint="eastAsia"/>
        </w:rPr>
        <w:t>用户访问功能模块设计</w:t>
      </w:r>
    </w:p>
    <w:p w:rsidR="00336B2A" w:rsidRPr="004A48D7" w:rsidRDefault="00336B2A" w:rsidP="000D278B">
      <w:pPr>
        <w:pStyle w:val="5"/>
      </w:pPr>
      <w:r>
        <w:rPr>
          <w:rFonts w:hint="eastAsia"/>
        </w:rPr>
        <w:lastRenderedPageBreak/>
        <w:t>注册</w:t>
      </w:r>
    </w:p>
    <w:p w:rsidR="00336B2A" w:rsidRDefault="0023563C" w:rsidP="000D278B">
      <w:pPr>
        <w:pStyle w:val="11"/>
        <w:widowControl/>
        <w:ind w:firstLineChars="0"/>
        <w:jc w:val="left"/>
      </w:pPr>
      <w:r w:rsidRPr="0023563C">
        <w:rPr>
          <w:rFonts w:hint="eastAsia"/>
        </w:rPr>
        <w:t>本模块用于建立新的</w:t>
      </w:r>
      <w:r>
        <w:rPr>
          <w:rFonts w:hint="eastAsia"/>
        </w:rPr>
        <w:t>企业</w:t>
      </w:r>
      <w:r w:rsidRPr="0023563C">
        <w:rPr>
          <w:rFonts w:hint="eastAsia"/>
        </w:rPr>
        <w:t>操作用户，在进入主页时，点击“用户注册”命令，即可弹出“用户注册管理”界面。在“用户注册管理”界面的“用户名”、“密码”、“确认密码”、“</w:t>
      </w:r>
      <w:r>
        <w:rPr>
          <w:rFonts w:hint="eastAsia"/>
        </w:rPr>
        <w:t>企业名称</w:t>
      </w:r>
      <w:r w:rsidRPr="0023563C">
        <w:rPr>
          <w:rFonts w:hint="eastAsia"/>
        </w:rPr>
        <w:t>”、“</w:t>
      </w:r>
      <w:r>
        <w:rPr>
          <w:rFonts w:hint="eastAsia"/>
        </w:rPr>
        <w:t>组织机构代码</w:t>
      </w:r>
      <w:r w:rsidRPr="0023563C">
        <w:rPr>
          <w:rFonts w:hint="eastAsia"/>
        </w:rPr>
        <w:t>”、</w:t>
      </w:r>
      <w:r>
        <w:rPr>
          <w:rFonts w:hint="eastAsia"/>
        </w:rPr>
        <w:t>“对外贸易经营企业代码”、“统一社会信用代码”</w:t>
      </w:r>
      <w:r w:rsidRPr="0023563C">
        <w:rPr>
          <w:rFonts w:hint="eastAsia"/>
        </w:rPr>
        <w:t>等文本框控件中输入相关的信息，</w:t>
      </w:r>
      <w:r>
        <w:rPr>
          <w:rFonts w:hint="eastAsia"/>
        </w:rPr>
        <w:t>其中“密码”、“确认密码”在用户输入完后，由前端验证用户两次录入是否一致。</w:t>
      </w:r>
    </w:p>
    <w:p w:rsidR="00725DD5" w:rsidRDefault="00725DD5" w:rsidP="000D278B">
      <w:pPr>
        <w:jc w:val="center"/>
        <w:rPr>
          <w:sz w:val="21"/>
          <w:szCs w:val="22"/>
        </w:rPr>
      </w:pPr>
      <w:r>
        <w:rPr>
          <w:noProof/>
        </w:rPr>
        <w:drawing>
          <wp:inline distT="0" distB="0" distL="0" distR="0" wp14:anchorId="40FD5326" wp14:editId="516BBEB5">
            <wp:extent cx="5269902" cy="4297680"/>
            <wp:effectExtent l="0" t="0" r="698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1053"/>
                    <a:stretch/>
                  </pic:blipFill>
                  <pic:spPr bwMode="auto">
                    <a:xfrm>
                      <a:off x="0" y="0"/>
                      <a:ext cx="5274310" cy="4301275"/>
                    </a:xfrm>
                    <a:prstGeom prst="rect">
                      <a:avLst/>
                    </a:prstGeom>
                    <a:ln>
                      <a:noFill/>
                    </a:ln>
                    <a:extLst>
                      <a:ext uri="{53640926-AAD7-44D8-BBD7-CCE9431645EC}">
                        <a14:shadowObscured xmlns:a14="http://schemas.microsoft.com/office/drawing/2010/main"/>
                      </a:ext>
                    </a:extLst>
                  </pic:spPr>
                </pic:pic>
              </a:graphicData>
            </a:graphic>
          </wp:inline>
        </w:drawing>
      </w:r>
    </w:p>
    <w:p w:rsidR="00215B7B" w:rsidRPr="000E05DF" w:rsidRDefault="00215B7B" w:rsidP="000D278B">
      <w:pPr>
        <w:jc w:val="center"/>
      </w:pPr>
      <w:r w:rsidRPr="000E05DF">
        <w:rPr>
          <w:rFonts w:hint="eastAsia"/>
          <w:sz w:val="21"/>
          <w:szCs w:val="22"/>
        </w:rPr>
        <w:t>图：</w:t>
      </w:r>
      <w:r w:rsidR="00725DD5">
        <w:rPr>
          <w:rFonts w:hint="eastAsia"/>
          <w:sz w:val="21"/>
          <w:szCs w:val="22"/>
        </w:rPr>
        <w:t>企业</w:t>
      </w:r>
      <w:r>
        <w:rPr>
          <w:rFonts w:hint="eastAsia"/>
          <w:sz w:val="21"/>
          <w:szCs w:val="22"/>
        </w:rPr>
        <w:t>用户注册</w:t>
      </w:r>
      <w:r w:rsidRPr="000E05DF">
        <w:rPr>
          <w:rFonts w:hint="eastAsia"/>
          <w:sz w:val="21"/>
          <w:szCs w:val="22"/>
        </w:rPr>
        <w:t>图</w:t>
      </w:r>
    </w:p>
    <w:p w:rsidR="0023563C" w:rsidRDefault="0023563C" w:rsidP="000D278B">
      <w:pPr>
        <w:pStyle w:val="11"/>
        <w:widowControl/>
        <w:ind w:firstLineChars="0"/>
        <w:jc w:val="left"/>
        <w:rPr>
          <w:rFonts w:asciiTheme="minorEastAsia" w:eastAsiaTheme="minorEastAsia" w:hAnsiTheme="minorEastAsia"/>
        </w:rPr>
      </w:pPr>
      <w:r>
        <w:rPr>
          <w:rFonts w:hint="eastAsia"/>
        </w:rPr>
        <w:t>用户点击提交后，</w:t>
      </w:r>
      <w:r w:rsidR="00BC44E6">
        <w:rPr>
          <w:rFonts w:hint="eastAsia"/>
        </w:rPr>
        <w:t>系统做两个验证：一是</w:t>
      </w:r>
      <w:r>
        <w:rPr>
          <w:rFonts w:asciiTheme="minorEastAsia" w:eastAsiaTheme="minorEastAsia" w:hAnsiTheme="minorEastAsia" w:hint="eastAsia"/>
        </w:rPr>
        <w:t>系统根据录入的组织机构代码与用户数据表数据做比对，如果系统中已经存在</w:t>
      </w:r>
      <w:r w:rsidR="00BC44E6">
        <w:rPr>
          <w:rFonts w:asciiTheme="minorEastAsia" w:eastAsiaTheme="minorEastAsia" w:hAnsiTheme="minorEastAsia" w:hint="eastAsia"/>
        </w:rPr>
        <w:t>用</w:t>
      </w:r>
      <w:r>
        <w:rPr>
          <w:rFonts w:asciiTheme="minorEastAsia" w:eastAsiaTheme="minorEastAsia" w:hAnsiTheme="minorEastAsia" w:hint="eastAsia"/>
        </w:rPr>
        <w:t>该组织机构代码</w:t>
      </w:r>
      <w:r w:rsidR="00BC44E6">
        <w:rPr>
          <w:rFonts w:asciiTheme="minorEastAsia" w:eastAsiaTheme="minorEastAsia" w:hAnsiTheme="minorEastAsia" w:hint="eastAsia"/>
        </w:rPr>
        <w:t>注册的用户，则提示企业用户已经注册。二是将企业录入的组织代码与</w:t>
      </w:r>
      <w:r>
        <w:rPr>
          <w:rFonts w:asciiTheme="minorEastAsia" w:eastAsiaTheme="minorEastAsia" w:hAnsiTheme="minorEastAsia" w:hint="eastAsia"/>
        </w:rPr>
        <w:t>企业名录中的组织代码进行比对，</w:t>
      </w:r>
      <w:r w:rsidR="00BC44E6">
        <w:rPr>
          <w:rFonts w:asciiTheme="minorEastAsia" w:eastAsiaTheme="minorEastAsia" w:hAnsiTheme="minorEastAsia" w:hint="eastAsia"/>
        </w:rPr>
        <w:t>查看该用户是否属于中关村支行服务对象。如果不属于，提示</w:t>
      </w:r>
      <w:r w:rsidR="00C05730">
        <w:rPr>
          <w:rFonts w:asciiTheme="minorEastAsia" w:eastAsiaTheme="minorEastAsia" w:hAnsiTheme="minorEastAsia" w:hint="eastAsia"/>
        </w:rPr>
        <w:t>企业“</w:t>
      </w:r>
      <w:r w:rsidR="00C05730" w:rsidRPr="003A0DE0">
        <w:rPr>
          <w:rFonts w:asciiTheme="minorEastAsia" w:eastAsiaTheme="minorEastAsia" w:hAnsiTheme="minorEastAsia" w:hint="eastAsia"/>
        </w:rPr>
        <w:t>贵企业不属于外汇局中关村中心支局业务受理范围内，请到北京外汇管理部办理相关业务</w:t>
      </w:r>
      <w:r w:rsidR="00C05730">
        <w:rPr>
          <w:rFonts w:asciiTheme="minorEastAsia" w:eastAsiaTheme="minorEastAsia" w:hAnsiTheme="minorEastAsia" w:hint="eastAsia"/>
        </w:rPr>
        <w:t>”。验证通过后，将企业注册时录入的信息写入数据库。</w:t>
      </w:r>
    </w:p>
    <w:p w:rsidR="00336B2A" w:rsidRDefault="00336B2A" w:rsidP="00336B2A">
      <w:pPr>
        <w:pStyle w:val="5"/>
      </w:pPr>
      <w:r>
        <w:rPr>
          <w:rFonts w:hint="eastAsia"/>
        </w:rPr>
        <w:t>登录</w:t>
      </w:r>
    </w:p>
    <w:p w:rsidR="00452F78" w:rsidRDefault="00452F78" w:rsidP="00452F78">
      <w:pPr>
        <w:ind w:firstLine="420"/>
      </w:pPr>
      <w:r>
        <w:rPr>
          <w:rFonts w:hint="eastAsia"/>
        </w:rPr>
        <w:lastRenderedPageBreak/>
        <w:t>企业用户输入用户名、密码、验证码</w:t>
      </w:r>
      <w:r w:rsidR="00C52A8F">
        <w:rPr>
          <w:rFonts w:hint="eastAsia"/>
        </w:rPr>
        <w:t>，点击登录按钮。</w:t>
      </w:r>
    </w:p>
    <w:p w:rsidR="00C52A8F" w:rsidRDefault="00C52A8F" w:rsidP="000D278B">
      <w:pPr>
        <w:ind w:firstLineChars="200" w:firstLine="480"/>
      </w:pPr>
      <w:r w:rsidRPr="00C111DC">
        <w:rPr>
          <w:rFonts w:hint="eastAsia"/>
        </w:rPr>
        <w:t>用户名称、密码、验证码</w:t>
      </w:r>
      <w:r>
        <w:rPr>
          <w:rFonts w:hint="eastAsia"/>
        </w:rPr>
        <w:t>均为必填项，系统前端进行验证，</w:t>
      </w:r>
      <w:r w:rsidRPr="00334E0A">
        <w:rPr>
          <w:rFonts w:hint="eastAsia"/>
        </w:rPr>
        <w:t>如</w:t>
      </w:r>
      <w:r>
        <w:rPr>
          <w:rFonts w:hint="eastAsia"/>
        </w:rPr>
        <w:t>果某项</w:t>
      </w:r>
      <w:r w:rsidRPr="00334E0A">
        <w:rPr>
          <w:rFonts w:hint="eastAsia"/>
        </w:rPr>
        <w:t>空白</w:t>
      </w:r>
      <w:r>
        <w:rPr>
          <w:rFonts w:hint="eastAsia"/>
        </w:rPr>
        <w:t>，</w:t>
      </w:r>
      <w:r w:rsidRPr="00334E0A">
        <w:rPr>
          <w:rFonts w:hint="eastAsia"/>
        </w:rPr>
        <w:t>系统提示“</w:t>
      </w:r>
      <w:r>
        <w:rPr>
          <w:rFonts w:hint="eastAsia"/>
        </w:rPr>
        <w:t>该项</w:t>
      </w:r>
      <w:r w:rsidRPr="00334E0A">
        <w:rPr>
          <w:rFonts w:hint="eastAsia"/>
        </w:rPr>
        <w:t>为必填项”</w:t>
      </w:r>
      <w:r>
        <w:rPr>
          <w:rFonts w:hint="eastAsia"/>
        </w:rPr>
        <w:t>；</w:t>
      </w:r>
    </w:p>
    <w:p w:rsidR="00C52A8F" w:rsidRPr="00C52A8F" w:rsidRDefault="00C52A8F" w:rsidP="00452F78">
      <w:pPr>
        <w:ind w:firstLine="420"/>
      </w:pPr>
      <w:r>
        <w:rPr>
          <w:rFonts w:hint="eastAsia"/>
        </w:rPr>
        <w:t>前端验证通过后，用户点击登录按钮，系统查询数据库验证用户名、密码是否正确，如果正确，系统跳转到登录后的首页；如果不正确，将错误信息返回给前端，前端给出错误提示。</w:t>
      </w:r>
    </w:p>
    <w:p w:rsidR="00336B2A" w:rsidRDefault="00452F78" w:rsidP="000D278B">
      <w:pPr>
        <w:ind w:firstLine="420"/>
        <w:rPr>
          <w:color w:val="333333"/>
        </w:rPr>
      </w:pPr>
      <w:r w:rsidRPr="000E05DF">
        <w:rPr>
          <w:rFonts w:hint="eastAsia"/>
          <w:color w:val="333333"/>
        </w:rPr>
        <w:t>系统</w:t>
      </w:r>
      <w:r>
        <w:rPr>
          <w:rFonts w:hint="eastAsia"/>
        </w:rPr>
        <w:t>随机生成四位数字验证码</w:t>
      </w:r>
      <w:r w:rsidRPr="000E05DF">
        <w:rPr>
          <w:rFonts w:hint="eastAsia"/>
          <w:color w:val="333333"/>
        </w:rPr>
        <w:t>，</w:t>
      </w:r>
      <w:r>
        <w:rPr>
          <w:rFonts w:hint="eastAsia"/>
        </w:rPr>
        <w:t>如果</w:t>
      </w:r>
      <w:r w:rsidRPr="000E05DF">
        <w:rPr>
          <w:rFonts w:hint="eastAsia"/>
          <w:color w:val="333333"/>
        </w:rPr>
        <w:t>出现无法清楚识别的验证码图片，</w:t>
      </w:r>
      <w:r>
        <w:rPr>
          <w:rFonts w:hint="eastAsia"/>
        </w:rPr>
        <w:t>用户</w:t>
      </w:r>
      <w:r w:rsidRPr="000E05DF">
        <w:rPr>
          <w:rFonts w:hint="eastAsia"/>
          <w:color w:val="333333"/>
        </w:rPr>
        <w:t>直接点击当前的验证码图片，</w:t>
      </w:r>
      <w:r>
        <w:rPr>
          <w:rFonts w:hint="eastAsia"/>
        </w:rPr>
        <w:t>则替换当前验证码图片</w:t>
      </w:r>
      <w:r w:rsidRPr="000E05DF">
        <w:rPr>
          <w:rFonts w:hint="eastAsia"/>
          <w:color w:val="333333"/>
        </w:rPr>
        <w:t>。</w:t>
      </w:r>
    </w:p>
    <w:p w:rsidR="00725DD5" w:rsidRDefault="00725DD5" w:rsidP="000D278B">
      <w:r>
        <w:rPr>
          <w:noProof/>
        </w:rPr>
        <w:drawing>
          <wp:inline distT="0" distB="0" distL="0" distR="0" wp14:anchorId="17C14C95" wp14:editId="6DA39D3C">
            <wp:extent cx="5274310" cy="2295912"/>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295912"/>
                    </a:xfrm>
                    <a:prstGeom prst="rect">
                      <a:avLst/>
                    </a:prstGeom>
                  </pic:spPr>
                </pic:pic>
              </a:graphicData>
            </a:graphic>
          </wp:inline>
        </w:drawing>
      </w:r>
    </w:p>
    <w:p w:rsidR="00725DD5" w:rsidRDefault="00725DD5" w:rsidP="000D278B">
      <w:pPr>
        <w:jc w:val="center"/>
        <w:rPr>
          <w:sz w:val="21"/>
          <w:szCs w:val="22"/>
        </w:rPr>
      </w:pPr>
      <w:r w:rsidRPr="000E05DF">
        <w:rPr>
          <w:rFonts w:hint="eastAsia"/>
          <w:sz w:val="21"/>
          <w:szCs w:val="22"/>
        </w:rPr>
        <w:t>图：</w:t>
      </w:r>
      <w:r>
        <w:rPr>
          <w:rFonts w:hint="eastAsia"/>
          <w:sz w:val="21"/>
          <w:szCs w:val="22"/>
        </w:rPr>
        <w:t>企业用户登录页</w:t>
      </w:r>
    </w:p>
    <w:p w:rsidR="008012D8" w:rsidRPr="000D278B" w:rsidRDefault="008012D8" w:rsidP="000D278B">
      <w:pPr>
        <w:ind w:firstLine="420"/>
        <w:rPr>
          <w:color w:val="333333"/>
        </w:rPr>
      </w:pPr>
      <w:r w:rsidRPr="000D278B">
        <w:rPr>
          <w:rFonts w:hint="eastAsia"/>
          <w:color w:val="333333"/>
        </w:rPr>
        <w:t>页面左侧显示办事指南列表，点击办事指南显示详情。</w:t>
      </w:r>
    </w:p>
    <w:p w:rsidR="00336B2A" w:rsidRDefault="00336B2A" w:rsidP="00336B2A">
      <w:pPr>
        <w:pStyle w:val="5"/>
      </w:pPr>
      <w:r>
        <w:rPr>
          <w:rFonts w:hint="eastAsia"/>
        </w:rPr>
        <w:t>修改密码</w:t>
      </w:r>
    </w:p>
    <w:p w:rsidR="00C52A8F" w:rsidRPr="004A48D7" w:rsidRDefault="00C52A8F" w:rsidP="000D278B">
      <w:r>
        <w:rPr>
          <w:rFonts w:hint="eastAsia"/>
        </w:rPr>
        <w:t>流程描述：</w:t>
      </w:r>
    </w:p>
    <w:p w:rsidR="00C52A8F" w:rsidRDefault="00C52A8F" w:rsidP="00C52A8F">
      <w:pPr>
        <w:widowControl/>
        <w:numPr>
          <w:ilvl w:val="0"/>
          <w:numId w:val="6"/>
        </w:numPr>
        <w:ind w:firstLineChars="200" w:firstLine="480"/>
        <w:jc w:val="left"/>
        <w:rPr>
          <w:rFonts w:asciiTheme="minorEastAsia" w:eastAsiaTheme="minorEastAsia" w:hAnsiTheme="minorEastAsia"/>
        </w:rPr>
      </w:pPr>
      <w:r>
        <w:rPr>
          <w:rFonts w:asciiTheme="minorEastAsia" w:eastAsiaTheme="minorEastAsia" w:hAnsiTheme="minorEastAsia" w:hint="eastAsia"/>
        </w:rPr>
        <w:t>登录后的企业用户打开企业详细信息页面，点击修改密码。</w:t>
      </w:r>
    </w:p>
    <w:p w:rsidR="00C52A8F" w:rsidRDefault="00C52A8F" w:rsidP="00C52A8F">
      <w:pPr>
        <w:pStyle w:val="11"/>
        <w:widowControl/>
        <w:ind w:firstLine="480"/>
        <w:jc w:val="left"/>
        <w:rPr>
          <w:rFonts w:asciiTheme="minorEastAsia" w:eastAsiaTheme="minorEastAsia" w:hAnsiTheme="minorEastAsia"/>
        </w:rPr>
      </w:pPr>
      <w:r>
        <w:rPr>
          <w:rFonts w:asciiTheme="minorEastAsia" w:eastAsiaTheme="minorEastAsia" w:hAnsiTheme="minorEastAsia" w:hint="eastAsia"/>
        </w:rPr>
        <w:t>2.企业录入旧密码。</w:t>
      </w:r>
    </w:p>
    <w:p w:rsidR="00C52A8F" w:rsidRDefault="00C52A8F" w:rsidP="00C52A8F">
      <w:pPr>
        <w:pStyle w:val="11"/>
        <w:widowControl/>
        <w:ind w:firstLine="480"/>
        <w:jc w:val="left"/>
        <w:rPr>
          <w:rFonts w:asciiTheme="minorEastAsia" w:eastAsiaTheme="minorEastAsia" w:hAnsiTheme="minorEastAsia"/>
        </w:rPr>
      </w:pPr>
      <w:r>
        <w:rPr>
          <w:rFonts w:asciiTheme="minorEastAsia" w:eastAsiaTheme="minorEastAsia" w:hAnsiTheme="minorEastAsia" w:hint="eastAsia"/>
        </w:rPr>
        <w:t>3.验证输入的旧密码是否正确，验证失败系统给出提示，原页面等待用户下一步操作。</w:t>
      </w:r>
    </w:p>
    <w:p w:rsidR="00C52A8F" w:rsidRDefault="00C52A8F" w:rsidP="00C52A8F">
      <w:pPr>
        <w:pStyle w:val="11"/>
        <w:widowControl/>
        <w:ind w:firstLine="480"/>
        <w:jc w:val="left"/>
        <w:rPr>
          <w:rFonts w:asciiTheme="minorEastAsia" w:eastAsiaTheme="minorEastAsia" w:hAnsiTheme="minorEastAsia"/>
        </w:rPr>
      </w:pPr>
      <w:r>
        <w:rPr>
          <w:rFonts w:asciiTheme="minorEastAsia" w:eastAsiaTheme="minorEastAsia" w:hAnsiTheme="minorEastAsia" w:hint="eastAsia"/>
        </w:rPr>
        <w:t>4.验证通过，用户输入新密码、新密码确认</w:t>
      </w:r>
    </w:p>
    <w:p w:rsidR="00C52A8F" w:rsidRPr="000D278B" w:rsidRDefault="00C52A8F" w:rsidP="000D278B">
      <w:pPr>
        <w:pStyle w:val="11"/>
        <w:widowControl/>
        <w:ind w:firstLine="480"/>
        <w:jc w:val="left"/>
        <w:rPr>
          <w:rFonts w:asciiTheme="minorEastAsia" w:eastAsiaTheme="minorEastAsia" w:hAnsiTheme="minorEastAsia"/>
        </w:rPr>
      </w:pPr>
      <w:r>
        <w:rPr>
          <w:rFonts w:asciiTheme="minorEastAsia" w:eastAsiaTheme="minorEastAsia" w:hAnsiTheme="minorEastAsia" w:hint="eastAsia"/>
        </w:rPr>
        <w:t>5.验证两次录入的新密码是否正确，验证通过提示企业修改密码成功。验证失败，给出提示信息，原页面等待用户下一步操作。</w:t>
      </w:r>
    </w:p>
    <w:p w:rsidR="00336B2A" w:rsidRDefault="00336B2A" w:rsidP="00336B2A">
      <w:pPr>
        <w:pStyle w:val="5"/>
      </w:pPr>
      <w:r>
        <w:rPr>
          <w:rFonts w:hint="eastAsia"/>
        </w:rPr>
        <w:t>修改资料信息</w:t>
      </w:r>
    </w:p>
    <w:p w:rsidR="00DD3CEC" w:rsidRDefault="00C52A8F" w:rsidP="000D278B">
      <w:pPr>
        <w:ind w:firstLine="420"/>
      </w:pPr>
      <w:r>
        <w:rPr>
          <w:rFonts w:hint="eastAsia"/>
        </w:rPr>
        <w:t>企业用户</w:t>
      </w:r>
      <w:r w:rsidR="00DD3CEC">
        <w:rPr>
          <w:rFonts w:hint="eastAsia"/>
        </w:rPr>
        <w:t>可以修改注册时录入的</w:t>
      </w:r>
      <w:r w:rsidR="00DD3CEC" w:rsidRPr="009D04BB">
        <w:rPr>
          <w:rFonts w:hint="eastAsia"/>
        </w:rPr>
        <w:t>联系人、联系电话、联系邮箱、证件类型、</w:t>
      </w:r>
      <w:r w:rsidR="00DD3CEC" w:rsidRPr="009D04BB">
        <w:rPr>
          <w:rFonts w:hint="eastAsia"/>
        </w:rPr>
        <w:lastRenderedPageBreak/>
        <w:t>证件号码</w:t>
      </w:r>
      <w:r w:rsidR="00DD3CEC">
        <w:rPr>
          <w:rFonts w:hint="eastAsia"/>
        </w:rPr>
        <w:t>信息。企业用户打开个人详细信息页面，页面显示当前用户</w:t>
      </w:r>
      <w:r w:rsidR="00DD3CEC" w:rsidRPr="009D04BB">
        <w:rPr>
          <w:rFonts w:hint="eastAsia"/>
        </w:rPr>
        <w:t>联系人、联系电话、联系邮箱、证件类型、证件号码</w:t>
      </w:r>
      <w:r w:rsidR="00DD3CEC">
        <w:rPr>
          <w:rFonts w:hint="eastAsia"/>
        </w:rPr>
        <w:t>信息。</w:t>
      </w:r>
    </w:p>
    <w:p w:rsidR="00DD3CEC" w:rsidRDefault="00DD3CEC" w:rsidP="000D278B">
      <w:pPr>
        <w:ind w:firstLine="480"/>
        <w:rPr>
          <w:rFonts w:asciiTheme="minorEastAsia" w:eastAsiaTheme="minorEastAsia" w:hAnsiTheme="minorEastAsia"/>
        </w:rPr>
      </w:pPr>
      <w:r>
        <w:rPr>
          <w:rFonts w:asciiTheme="minorEastAsia" w:eastAsiaTheme="minorEastAsia" w:hAnsiTheme="minorEastAsia" w:hint="eastAsia"/>
        </w:rPr>
        <w:t>用户修改后，系统前端进行</w:t>
      </w:r>
      <w:proofErr w:type="gramStart"/>
      <w:r>
        <w:rPr>
          <w:rFonts w:asciiTheme="minorEastAsia" w:eastAsiaTheme="minorEastAsia" w:hAnsiTheme="minorEastAsia" w:hint="eastAsia"/>
        </w:rPr>
        <w:t>必填项验证</w:t>
      </w:r>
      <w:proofErr w:type="gramEnd"/>
      <w:r>
        <w:rPr>
          <w:rFonts w:asciiTheme="minorEastAsia" w:eastAsiaTheme="minorEastAsia" w:hAnsiTheme="minorEastAsia" w:hint="eastAsia"/>
        </w:rPr>
        <w:t>。如果校验通过，用户点击保存，系统更新</w:t>
      </w:r>
      <w:r w:rsidR="00386CC6">
        <w:rPr>
          <w:rFonts w:asciiTheme="minorEastAsia" w:eastAsiaTheme="minorEastAsia" w:hAnsiTheme="minorEastAsia" w:hint="eastAsia"/>
        </w:rPr>
        <w:t>数据库中企业用户信息。如果</w:t>
      </w:r>
      <w:r>
        <w:rPr>
          <w:rFonts w:asciiTheme="minorEastAsia" w:eastAsiaTheme="minorEastAsia" w:hAnsiTheme="minorEastAsia" w:hint="eastAsia"/>
        </w:rPr>
        <w:t>校验不通过，给出提示信息，原页面等待用户下一步操作。</w:t>
      </w:r>
    </w:p>
    <w:p w:rsidR="00F02D83" w:rsidRDefault="00F02D83" w:rsidP="00F02D83">
      <w:pPr>
        <w:pStyle w:val="5"/>
      </w:pPr>
      <w:r>
        <w:rPr>
          <w:rFonts w:hint="eastAsia"/>
        </w:rPr>
        <w:t>找回用户名</w:t>
      </w:r>
    </w:p>
    <w:p w:rsidR="00F02D83" w:rsidRPr="000D278B" w:rsidRDefault="00F02D83" w:rsidP="000D278B">
      <w:pPr>
        <w:ind w:firstLine="480"/>
        <w:rPr>
          <w:rFonts w:asciiTheme="minorEastAsia" w:eastAsiaTheme="minorEastAsia" w:hAnsiTheme="minorEastAsia"/>
        </w:rPr>
      </w:pPr>
      <w:r>
        <w:rPr>
          <w:rFonts w:asciiTheme="minorEastAsia" w:eastAsiaTheme="minorEastAsia" w:hAnsiTheme="minorEastAsia" w:hint="eastAsia"/>
        </w:rPr>
        <w:t>企业输入企业名称或组织机构代码，系统查询用户表，返回用户名。</w:t>
      </w:r>
    </w:p>
    <w:p w:rsidR="00336B2A" w:rsidRDefault="00336B2A">
      <w:pPr>
        <w:pStyle w:val="5"/>
      </w:pPr>
      <w:r>
        <w:rPr>
          <w:rFonts w:hint="eastAsia"/>
        </w:rPr>
        <w:t>找回密码</w:t>
      </w:r>
    </w:p>
    <w:p w:rsidR="00336B2A" w:rsidRDefault="00386CC6" w:rsidP="000D278B">
      <w:pPr>
        <w:ind w:firstLineChars="200" w:firstLine="480"/>
      </w:pPr>
      <w:r>
        <w:rPr>
          <w:rFonts w:hint="eastAsia"/>
        </w:rPr>
        <w:t>银行管理员</w:t>
      </w:r>
      <w:r w:rsidR="00951953">
        <w:rPr>
          <w:rFonts w:hint="eastAsia"/>
        </w:rPr>
        <w:t>录入企业提供的组织机构代码或企业名称</w:t>
      </w:r>
      <w:r>
        <w:rPr>
          <w:rFonts w:hint="eastAsia"/>
        </w:rPr>
        <w:t>查询企业账户，点击重置密码。密码初始化成功后，将初始密码</w:t>
      </w:r>
      <w:r w:rsidR="00951953">
        <w:rPr>
          <w:rFonts w:hint="eastAsia"/>
        </w:rPr>
        <w:t>告知企业。</w:t>
      </w:r>
    </w:p>
    <w:p w:rsidR="009B254D" w:rsidRDefault="009B254D">
      <w:pPr>
        <w:pStyle w:val="5"/>
      </w:pPr>
      <w:r>
        <w:rPr>
          <w:rFonts w:hint="eastAsia"/>
        </w:rPr>
        <w:t>注销</w:t>
      </w:r>
    </w:p>
    <w:p w:rsidR="009B254D" w:rsidRPr="004A48D7" w:rsidRDefault="009B254D" w:rsidP="000D278B">
      <w:pPr>
        <w:ind w:firstLine="420"/>
      </w:pPr>
      <w:r w:rsidRPr="009D04BB">
        <w:rPr>
          <w:rFonts w:hint="eastAsia"/>
        </w:rPr>
        <w:t>企业</w:t>
      </w:r>
      <w:r>
        <w:rPr>
          <w:rFonts w:hint="eastAsia"/>
        </w:rPr>
        <w:t>用户</w:t>
      </w:r>
      <w:r w:rsidRPr="009D04BB">
        <w:rPr>
          <w:rFonts w:hint="eastAsia"/>
        </w:rPr>
        <w:t>选择</w:t>
      </w:r>
      <w:r>
        <w:rPr>
          <w:rFonts w:hint="eastAsia"/>
        </w:rPr>
        <w:t>注销</w:t>
      </w:r>
      <w:r w:rsidRPr="009D04BB">
        <w:rPr>
          <w:rFonts w:hint="eastAsia"/>
        </w:rPr>
        <w:t>操作，系统</w:t>
      </w:r>
      <w:r>
        <w:rPr>
          <w:rFonts w:hint="eastAsia"/>
        </w:rPr>
        <w:t>返回未登录状态下系统主页面</w:t>
      </w:r>
      <w:r w:rsidRPr="009D04BB">
        <w:rPr>
          <w:rFonts w:hint="eastAsia"/>
        </w:rPr>
        <w:t>。</w:t>
      </w:r>
    </w:p>
    <w:p w:rsidR="001C24F2" w:rsidRDefault="00EA0344" w:rsidP="001C24F2">
      <w:pPr>
        <w:pStyle w:val="4"/>
      </w:pPr>
      <w:ins w:id="343" w:author="t450" w:date="2017-09-28T09:34:00Z">
        <w:r>
          <w:rPr>
            <w:rFonts w:hint="eastAsia"/>
          </w:rPr>
          <w:t>企业</w:t>
        </w:r>
      </w:ins>
      <w:r w:rsidR="001C24F2">
        <w:rPr>
          <w:rFonts w:hint="eastAsia"/>
        </w:rPr>
        <w:t>业务申请功能模块设计</w:t>
      </w:r>
    </w:p>
    <w:p w:rsidR="00F02D83" w:rsidRDefault="00E709B6">
      <w:pPr>
        <w:pStyle w:val="5"/>
      </w:pPr>
      <w:r>
        <w:rPr>
          <w:rFonts w:hint="eastAsia"/>
        </w:rPr>
        <w:t>新建申报业务</w:t>
      </w:r>
    </w:p>
    <w:p w:rsidR="00043BFC" w:rsidRDefault="00F02D83" w:rsidP="000D278B">
      <w:pPr>
        <w:ind w:firstLineChars="200" w:firstLine="480"/>
      </w:pPr>
      <w:r>
        <w:rPr>
          <w:rFonts w:hint="eastAsia"/>
        </w:rPr>
        <w:t>企业点击业务申报，显示所有可在互联网申请的业务</w:t>
      </w:r>
      <w:r w:rsidR="00043BFC">
        <w:rPr>
          <w:rFonts w:hint="eastAsia"/>
        </w:rPr>
        <w:t>列表</w:t>
      </w:r>
      <w:r>
        <w:rPr>
          <w:rFonts w:hint="eastAsia"/>
        </w:rPr>
        <w:t>。</w:t>
      </w:r>
    </w:p>
    <w:p w:rsidR="00043BFC" w:rsidRDefault="00043BFC" w:rsidP="000D278B">
      <w:pPr>
        <w:jc w:val="left"/>
      </w:pPr>
      <w:r>
        <w:rPr>
          <w:noProof/>
        </w:rPr>
        <w:drawing>
          <wp:inline distT="0" distB="0" distL="0" distR="0" wp14:anchorId="46D9E6A8" wp14:editId="307290FA">
            <wp:extent cx="5274310" cy="288438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884388"/>
                    </a:xfrm>
                    <a:prstGeom prst="rect">
                      <a:avLst/>
                    </a:prstGeom>
                  </pic:spPr>
                </pic:pic>
              </a:graphicData>
            </a:graphic>
          </wp:inline>
        </w:drawing>
      </w:r>
    </w:p>
    <w:p w:rsidR="00043BFC" w:rsidRPr="000D278B" w:rsidRDefault="00043BFC" w:rsidP="000D278B">
      <w:pPr>
        <w:jc w:val="center"/>
        <w:rPr>
          <w:sz w:val="21"/>
          <w:szCs w:val="22"/>
        </w:rPr>
      </w:pPr>
      <w:r w:rsidRPr="000E05DF">
        <w:rPr>
          <w:rFonts w:hint="eastAsia"/>
          <w:sz w:val="21"/>
          <w:szCs w:val="22"/>
        </w:rPr>
        <w:t>图：</w:t>
      </w:r>
      <w:r>
        <w:rPr>
          <w:rFonts w:hint="eastAsia"/>
          <w:sz w:val="21"/>
          <w:szCs w:val="22"/>
        </w:rPr>
        <w:t>企业申请业务类型列表</w:t>
      </w:r>
    </w:p>
    <w:p w:rsidR="00F02D83" w:rsidRDefault="00F02D83" w:rsidP="000D278B">
      <w:pPr>
        <w:ind w:firstLineChars="200" w:firstLine="480"/>
      </w:pPr>
      <w:r>
        <w:rPr>
          <w:rFonts w:hint="eastAsia"/>
        </w:rPr>
        <w:lastRenderedPageBreak/>
        <w:t>用户点击申办业务名称，进入业务申报详细页。</w:t>
      </w:r>
    </w:p>
    <w:p w:rsidR="00F02D83" w:rsidRPr="00137600" w:rsidRDefault="00F02D83" w:rsidP="000D278B">
      <w:r>
        <w:rPr>
          <w:rFonts w:hint="eastAsia"/>
        </w:rPr>
        <w:tab/>
      </w:r>
      <w:r>
        <w:rPr>
          <w:rFonts w:hint="eastAsia"/>
        </w:rPr>
        <w:t>企业下载业务申报录入的空白表格、</w:t>
      </w:r>
      <w:r w:rsidR="00A23C35">
        <w:rPr>
          <w:rFonts w:hint="eastAsia"/>
        </w:rPr>
        <w:t>填写模板。企业线下填写好表格，扫描为</w:t>
      </w:r>
      <w:r w:rsidR="00A23C35">
        <w:rPr>
          <w:rFonts w:hint="eastAsia"/>
        </w:rPr>
        <w:t>PDF</w:t>
      </w:r>
      <w:r w:rsidR="00A23C35">
        <w:rPr>
          <w:rFonts w:hint="eastAsia"/>
        </w:rPr>
        <w:t>。</w:t>
      </w:r>
    </w:p>
    <w:p w:rsidR="00E709B6" w:rsidRPr="003333D7" w:rsidRDefault="00E709B6" w:rsidP="00E709B6">
      <w:pPr>
        <w:ind w:firstLineChars="200" w:firstLine="480"/>
        <w:rPr>
          <w:color w:val="000000"/>
          <w:lang w:val="x-none"/>
        </w:rPr>
      </w:pPr>
      <w:r w:rsidRPr="003333D7">
        <w:rPr>
          <w:rFonts w:hint="eastAsia"/>
          <w:color w:val="000000"/>
          <w:lang w:val="x-none"/>
        </w:rPr>
        <w:t>（</w:t>
      </w:r>
      <w:r w:rsidRPr="003333D7">
        <w:rPr>
          <w:rFonts w:hint="eastAsia"/>
          <w:color w:val="000000"/>
          <w:lang w:val="x-none"/>
        </w:rPr>
        <w:t>1</w:t>
      </w:r>
      <w:r w:rsidR="00F02D83">
        <w:rPr>
          <w:rFonts w:hint="eastAsia"/>
          <w:color w:val="000000"/>
          <w:lang w:val="x-none"/>
        </w:rPr>
        <w:t>）业务数据录入</w:t>
      </w:r>
    </w:p>
    <w:p w:rsidR="00E709B6" w:rsidRDefault="00E709B6" w:rsidP="00E709B6">
      <w:pPr>
        <w:ind w:firstLine="420"/>
      </w:pPr>
      <w:r w:rsidRPr="003333D7">
        <w:t>业务</w:t>
      </w:r>
      <w:r w:rsidRPr="003333D7">
        <w:rPr>
          <w:rFonts w:hint="eastAsia"/>
        </w:rPr>
        <w:t>数据录入顺序为：录入必填项、录入选填项</w:t>
      </w:r>
    </w:p>
    <w:p w:rsidR="00E709B6" w:rsidRPr="003333D7" w:rsidRDefault="00E709B6" w:rsidP="00E709B6">
      <w:pPr>
        <w:ind w:firstLine="420"/>
      </w:pPr>
      <w:r>
        <w:rPr>
          <w:rFonts w:hint="eastAsia"/>
        </w:rPr>
        <w:t>操作界面要求：</w:t>
      </w:r>
      <w:r w:rsidRPr="003333D7">
        <w:rPr>
          <w:rFonts w:hint="eastAsia"/>
        </w:rPr>
        <w:t>必填项目</w:t>
      </w:r>
      <w:r>
        <w:rPr>
          <w:rFonts w:hint="eastAsia"/>
        </w:rPr>
        <w:t>显目提</w:t>
      </w:r>
      <w:r w:rsidRPr="003333D7">
        <w:rPr>
          <w:rFonts w:hint="eastAsia"/>
        </w:rPr>
        <w:t>醒。在右上角显示当前登录人员姓名、企业名称。显示为：欢迎您</w:t>
      </w:r>
      <w:r w:rsidRPr="003333D7">
        <w:rPr>
          <w:rFonts w:hint="eastAsia"/>
        </w:rPr>
        <w:t>XXX</w:t>
      </w:r>
      <w:r w:rsidRPr="003333D7">
        <w:rPr>
          <w:rFonts w:hint="eastAsia"/>
        </w:rPr>
        <w:t>（</w:t>
      </w:r>
      <w:r w:rsidRPr="003333D7">
        <w:rPr>
          <w:rFonts w:hint="eastAsia"/>
        </w:rPr>
        <w:t>XXX</w:t>
      </w:r>
      <w:r w:rsidRPr="003333D7">
        <w:rPr>
          <w:rFonts w:hint="eastAsia"/>
        </w:rPr>
        <w:t>有限公司）。</w:t>
      </w:r>
    </w:p>
    <w:p w:rsidR="006A09BF" w:rsidRDefault="00E709B6" w:rsidP="00E709B6">
      <w:pPr>
        <w:ind w:firstLine="420"/>
      </w:pPr>
      <w:r w:rsidRPr="003333D7">
        <w:rPr>
          <w:rFonts w:hint="eastAsia"/>
        </w:rPr>
        <w:t>业务规则：</w:t>
      </w:r>
      <w:r w:rsidRPr="00964D08">
        <w:rPr>
          <w:rFonts w:hint="eastAsia"/>
        </w:rPr>
        <w:t>联系人、联系电话、联系邮箱</w:t>
      </w:r>
      <w:r>
        <w:rPr>
          <w:rFonts w:hint="eastAsia"/>
        </w:rPr>
        <w:t>为必填项。</w:t>
      </w:r>
      <w:r w:rsidRPr="003333D7">
        <w:rPr>
          <w:rFonts w:hint="eastAsia"/>
        </w:rPr>
        <w:t>需要对</w:t>
      </w:r>
      <w:r>
        <w:rPr>
          <w:rFonts w:hint="eastAsia"/>
        </w:rPr>
        <w:t>联系电话、联系邮箱格式</w:t>
      </w:r>
      <w:r w:rsidRPr="003333D7">
        <w:rPr>
          <w:rFonts w:hint="eastAsia"/>
        </w:rPr>
        <w:t>是否正确等进行简单校验。</w:t>
      </w:r>
    </w:p>
    <w:p w:rsidR="00E709B6" w:rsidRPr="003333D7" w:rsidRDefault="00E709B6" w:rsidP="00E709B6">
      <w:pPr>
        <w:ind w:firstLine="420"/>
      </w:pPr>
      <w:r w:rsidRPr="003333D7">
        <w:t>（</w:t>
      </w:r>
      <w:r w:rsidRPr="003333D7">
        <w:rPr>
          <w:rFonts w:hint="eastAsia"/>
        </w:rPr>
        <w:t>2</w:t>
      </w:r>
      <w:r w:rsidRPr="003333D7">
        <w:t>）</w:t>
      </w:r>
      <w:r w:rsidR="006A09BF">
        <w:rPr>
          <w:rFonts w:hint="eastAsia"/>
        </w:rPr>
        <w:t>附件</w:t>
      </w:r>
      <w:r w:rsidRPr="003333D7">
        <w:t>数据录入</w:t>
      </w:r>
    </w:p>
    <w:p w:rsidR="00E709B6" w:rsidRPr="003333D7" w:rsidRDefault="00E709B6" w:rsidP="00E709B6">
      <w:pPr>
        <w:ind w:firstLine="420"/>
      </w:pPr>
      <w:r w:rsidRPr="003333D7">
        <w:rPr>
          <w:rFonts w:hint="eastAsia"/>
        </w:rPr>
        <w:t>企业添加</w:t>
      </w:r>
      <w:r w:rsidR="00F02D83">
        <w:rPr>
          <w:rFonts w:hint="eastAsia"/>
        </w:rPr>
        <w:t>申报业务</w:t>
      </w:r>
      <w:r w:rsidRPr="003333D7">
        <w:rPr>
          <w:rFonts w:hint="eastAsia"/>
        </w:rPr>
        <w:t>PDF</w:t>
      </w:r>
      <w:r w:rsidRPr="003333D7">
        <w:rPr>
          <w:rFonts w:hint="eastAsia"/>
        </w:rPr>
        <w:t>，</w:t>
      </w:r>
      <w:r w:rsidRPr="003333D7">
        <w:t>并</w:t>
      </w:r>
      <w:r w:rsidRPr="003333D7">
        <w:rPr>
          <w:rFonts w:hint="eastAsia"/>
        </w:rPr>
        <w:t>在全部上传完毕后点击确认</w:t>
      </w:r>
      <w:r w:rsidR="009F767D">
        <w:rPr>
          <w:rFonts w:hint="eastAsia"/>
        </w:rPr>
        <w:t>。</w:t>
      </w:r>
    </w:p>
    <w:p w:rsidR="00E709B6" w:rsidRPr="003333D7" w:rsidRDefault="00E709B6" w:rsidP="00E709B6">
      <w:pPr>
        <w:ind w:firstLine="420"/>
      </w:pPr>
      <w:r>
        <w:rPr>
          <w:rFonts w:hint="eastAsia"/>
        </w:rPr>
        <w:t>操作界面</w:t>
      </w:r>
      <w:r w:rsidRPr="003333D7">
        <w:rPr>
          <w:rFonts w:hint="eastAsia"/>
        </w:rPr>
        <w:t>：录入界面自动根据当前业务类型列出对应的</w:t>
      </w:r>
      <w:r w:rsidR="006A09BF">
        <w:rPr>
          <w:rFonts w:hint="eastAsia"/>
        </w:rPr>
        <w:t>需审核资料</w:t>
      </w:r>
      <w:r w:rsidRPr="003333D7">
        <w:rPr>
          <w:rFonts w:hint="eastAsia"/>
        </w:rPr>
        <w:t>列表，企业逐项添加</w:t>
      </w:r>
      <w:r w:rsidR="006A09BF">
        <w:rPr>
          <w:rFonts w:hint="eastAsia"/>
        </w:rPr>
        <w:t>附件</w:t>
      </w:r>
      <w:r w:rsidRPr="003333D7">
        <w:rPr>
          <w:rFonts w:hint="eastAsia"/>
        </w:rPr>
        <w:t>PDF</w:t>
      </w:r>
      <w:r w:rsidRPr="003333D7">
        <w:rPr>
          <w:rFonts w:hint="eastAsia"/>
        </w:rPr>
        <w:t>。</w:t>
      </w:r>
    </w:p>
    <w:p w:rsidR="00E709B6" w:rsidRDefault="00E709B6" w:rsidP="00E709B6">
      <w:pPr>
        <w:ind w:firstLine="420"/>
      </w:pPr>
      <w:r w:rsidRPr="003333D7">
        <w:rPr>
          <w:rFonts w:hint="eastAsia"/>
        </w:rPr>
        <w:t>设计约束：</w:t>
      </w:r>
      <w:r w:rsidR="00A23C35">
        <w:rPr>
          <w:rFonts w:hint="eastAsia"/>
        </w:rPr>
        <w:t>附件</w:t>
      </w:r>
      <w:r w:rsidRPr="003333D7">
        <w:rPr>
          <w:rFonts w:hint="eastAsia"/>
        </w:rPr>
        <w:t>列表采用目录控制方式实现，文件类型应为</w:t>
      </w:r>
      <w:r w:rsidRPr="003333D7">
        <w:rPr>
          <w:rFonts w:hint="eastAsia"/>
        </w:rPr>
        <w:t>PDF</w:t>
      </w:r>
      <w:r w:rsidRPr="003333D7">
        <w:rPr>
          <w:rFonts w:hint="eastAsia"/>
        </w:rPr>
        <w:t>。</w:t>
      </w:r>
    </w:p>
    <w:p w:rsidR="006A09BF" w:rsidRDefault="006A09BF" w:rsidP="00E709B6">
      <w:pPr>
        <w:ind w:firstLine="420"/>
      </w:pPr>
      <w:r>
        <w:rPr>
          <w:rFonts w:hint="eastAsia"/>
        </w:rPr>
        <w:t>保存</w:t>
      </w:r>
      <w:proofErr w:type="gramStart"/>
      <w:r>
        <w:rPr>
          <w:rFonts w:hint="eastAsia"/>
        </w:rPr>
        <w:t>时业务</w:t>
      </w:r>
      <w:proofErr w:type="gramEnd"/>
      <w:r>
        <w:rPr>
          <w:rFonts w:hint="eastAsia"/>
        </w:rPr>
        <w:t>状态设置为</w:t>
      </w:r>
      <w:r w:rsidR="00DD0A9F">
        <w:rPr>
          <w:rFonts w:hint="eastAsia"/>
        </w:rPr>
        <w:t>待提交。</w:t>
      </w:r>
    </w:p>
    <w:p w:rsidR="009B0AB1" w:rsidRDefault="009B0AB1" w:rsidP="000D278B">
      <w:pPr>
        <w:jc w:val="left"/>
      </w:pPr>
      <w:r>
        <w:rPr>
          <w:noProof/>
        </w:rPr>
        <w:drawing>
          <wp:inline distT="0" distB="0" distL="0" distR="0" wp14:anchorId="47E36E0B" wp14:editId="7B016E44">
            <wp:extent cx="5274310" cy="372131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721319"/>
                    </a:xfrm>
                    <a:prstGeom prst="rect">
                      <a:avLst/>
                    </a:prstGeom>
                  </pic:spPr>
                </pic:pic>
              </a:graphicData>
            </a:graphic>
          </wp:inline>
        </w:drawing>
      </w:r>
    </w:p>
    <w:p w:rsidR="009B0AB1" w:rsidRPr="00AA2B0B" w:rsidRDefault="009B0AB1" w:rsidP="009B0AB1">
      <w:pPr>
        <w:jc w:val="center"/>
        <w:rPr>
          <w:sz w:val="21"/>
          <w:szCs w:val="22"/>
        </w:rPr>
      </w:pPr>
      <w:r w:rsidRPr="000E05DF">
        <w:rPr>
          <w:rFonts w:hint="eastAsia"/>
          <w:sz w:val="21"/>
          <w:szCs w:val="22"/>
        </w:rPr>
        <w:t>图：</w:t>
      </w:r>
      <w:r>
        <w:rPr>
          <w:rFonts w:hint="eastAsia"/>
          <w:sz w:val="21"/>
          <w:szCs w:val="22"/>
        </w:rPr>
        <w:t>企业申请详细页</w:t>
      </w:r>
    </w:p>
    <w:p w:rsidR="006A09BF" w:rsidRDefault="00DD0A9F" w:rsidP="006A09BF">
      <w:pPr>
        <w:pStyle w:val="5"/>
      </w:pPr>
      <w:r>
        <w:rPr>
          <w:rFonts w:hint="eastAsia"/>
        </w:rPr>
        <w:lastRenderedPageBreak/>
        <w:t>提交</w:t>
      </w:r>
      <w:r w:rsidR="006A09BF">
        <w:rPr>
          <w:rFonts w:hint="eastAsia"/>
        </w:rPr>
        <w:t>申报业务</w:t>
      </w:r>
    </w:p>
    <w:p w:rsidR="00DD0A9F" w:rsidRDefault="00DD0A9F" w:rsidP="00DD0A9F">
      <w:pPr>
        <w:ind w:firstLine="420"/>
      </w:pPr>
      <w:r>
        <w:rPr>
          <w:rFonts w:hint="eastAsia"/>
        </w:rPr>
        <w:t>用户点击提交按钮，系统将数据库中业务状态设置为已提交</w:t>
      </w:r>
      <w:r w:rsidR="00833850">
        <w:rPr>
          <w:rFonts w:hint="eastAsia"/>
        </w:rPr>
        <w:t>。</w:t>
      </w:r>
      <w:r>
        <w:rPr>
          <w:rFonts w:hint="eastAsia"/>
        </w:rPr>
        <w:t>系统</w:t>
      </w:r>
      <w:r w:rsidR="00833850">
        <w:rPr>
          <w:rFonts w:hint="eastAsia"/>
        </w:rPr>
        <w:t>判断当前</w:t>
      </w:r>
      <w:r w:rsidRPr="00964D08">
        <w:rPr>
          <w:rFonts w:hint="eastAsia"/>
        </w:rPr>
        <w:t>提交时间</w:t>
      </w:r>
      <w:r w:rsidR="00833850">
        <w:rPr>
          <w:rFonts w:hint="eastAsia"/>
        </w:rPr>
        <w:t>是否在</w:t>
      </w:r>
      <w:r w:rsidRPr="00964D08">
        <w:rPr>
          <w:rFonts w:hint="eastAsia"/>
        </w:rPr>
        <w:t>银行法定工作日早</w:t>
      </w:r>
      <w:r w:rsidRPr="00964D08">
        <w:rPr>
          <w:rFonts w:hint="eastAsia"/>
        </w:rPr>
        <w:t>9</w:t>
      </w:r>
      <w:r w:rsidRPr="00964D08">
        <w:rPr>
          <w:rFonts w:hint="eastAsia"/>
        </w:rPr>
        <w:t>点——</w:t>
      </w:r>
      <w:r w:rsidRPr="00964D08">
        <w:rPr>
          <w:rFonts w:hint="eastAsia"/>
        </w:rPr>
        <w:t>11</w:t>
      </w:r>
      <w:r w:rsidRPr="00964D08">
        <w:rPr>
          <w:rFonts w:hint="eastAsia"/>
        </w:rPr>
        <w:t>点</w:t>
      </w:r>
      <w:r w:rsidRPr="00964D08">
        <w:rPr>
          <w:rFonts w:hint="eastAsia"/>
        </w:rPr>
        <w:t>30</w:t>
      </w:r>
      <w:r w:rsidRPr="00964D08">
        <w:rPr>
          <w:rFonts w:hint="eastAsia"/>
        </w:rPr>
        <w:t>，下午</w:t>
      </w:r>
      <w:r w:rsidRPr="00964D08">
        <w:rPr>
          <w:rFonts w:hint="eastAsia"/>
        </w:rPr>
        <w:t>13</w:t>
      </w:r>
      <w:r w:rsidRPr="00964D08">
        <w:rPr>
          <w:rFonts w:hint="eastAsia"/>
        </w:rPr>
        <w:t>点——</w:t>
      </w:r>
      <w:r w:rsidRPr="00964D08">
        <w:rPr>
          <w:rFonts w:hint="eastAsia"/>
        </w:rPr>
        <w:t>16</w:t>
      </w:r>
      <w:r w:rsidRPr="00964D08">
        <w:rPr>
          <w:rFonts w:hint="eastAsia"/>
        </w:rPr>
        <w:t>点</w:t>
      </w:r>
      <w:r w:rsidRPr="00964D08">
        <w:rPr>
          <w:rFonts w:hint="eastAsia"/>
        </w:rPr>
        <w:t>30</w:t>
      </w:r>
      <w:r w:rsidRPr="00964D08">
        <w:rPr>
          <w:rFonts w:hint="eastAsia"/>
        </w:rPr>
        <w:t>时段。</w:t>
      </w:r>
      <w:r w:rsidR="00833850">
        <w:rPr>
          <w:rFonts w:hint="eastAsia"/>
        </w:rPr>
        <w:t>如果不在，</w:t>
      </w:r>
      <w:r w:rsidRPr="00964D08">
        <w:rPr>
          <w:rFonts w:hint="eastAsia"/>
        </w:rPr>
        <w:t>将提示</w:t>
      </w:r>
      <w:r w:rsidR="00833850">
        <w:rPr>
          <w:rFonts w:hint="eastAsia"/>
        </w:rPr>
        <w:t>企业“您的材料是在非营业时间提交，该申请将于下一个工作日受理”</w:t>
      </w:r>
      <w:r>
        <w:rPr>
          <w:rFonts w:hint="eastAsia"/>
        </w:rPr>
        <w:t>。</w:t>
      </w:r>
    </w:p>
    <w:p w:rsidR="00DD0A9F" w:rsidRDefault="00DD0A9F" w:rsidP="00DD0A9F">
      <w:pPr>
        <w:pStyle w:val="5"/>
      </w:pPr>
      <w:r>
        <w:rPr>
          <w:rFonts w:hint="eastAsia"/>
        </w:rPr>
        <w:t>撤回申报业务</w:t>
      </w:r>
    </w:p>
    <w:p w:rsidR="006A09BF" w:rsidRDefault="00DD0A9F">
      <w:pPr>
        <w:ind w:firstLine="420"/>
      </w:pPr>
      <w:r>
        <w:rPr>
          <w:rFonts w:hint="eastAsia"/>
        </w:rPr>
        <w:t>“申请已提交”的业务企业只能查看，不能进行修改，企业对于已提交的申报业务数据还需进行修改，需要先执行“撤回”操作。</w:t>
      </w:r>
      <w:r w:rsidR="00C11B1B">
        <w:rPr>
          <w:rFonts w:hint="eastAsia"/>
        </w:rPr>
        <w:t>状态为申请已提交的业务</w:t>
      </w:r>
      <w:r>
        <w:rPr>
          <w:rFonts w:hint="eastAsia"/>
        </w:rPr>
        <w:t>，企业可点击“撤回”按钮取消申请。</w:t>
      </w:r>
      <w:r w:rsidR="0037761A">
        <w:rPr>
          <w:rFonts w:hint="eastAsia"/>
        </w:rPr>
        <w:t>系统将数据库中业务状态设置为待提交。</w:t>
      </w:r>
    </w:p>
    <w:p w:rsidR="00706DE3" w:rsidRDefault="00706DE3" w:rsidP="000D278B">
      <w:pPr>
        <w:jc w:val="center"/>
        <w:rPr>
          <w:ins w:id="344" w:author="t450" w:date="2017-09-28T09:58:00Z"/>
        </w:rPr>
      </w:pPr>
      <w:r>
        <w:rPr>
          <w:noProof/>
        </w:rPr>
        <w:drawing>
          <wp:inline distT="0" distB="0" distL="0" distR="0" wp14:anchorId="7E83C7F5" wp14:editId="209B10E5">
            <wp:extent cx="5274310" cy="2298354"/>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298354"/>
                    </a:xfrm>
                    <a:prstGeom prst="rect">
                      <a:avLst/>
                    </a:prstGeom>
                  </pic:spPr>
                </pic:pic>
              </a:graphicData>
            </a:graphic>
          </wp:inline>
        </w:drawing>
      </w:r>
    </w:p>
    <w:p w:rsidR="007B0663" w:rsidRDefault="007B0663" w:rsidP="000D278B">
      <w:pPr>
        <w:jc w:val="center"/>
      </w:pPr>
      <w:ins w:id="345" w:author="t450" w:date="2017-09-28T09:58:00Z">
        <w:r w:rsidRPr="000E05DF">
          <w:rPr>
            <w:rFonts w:hint="eastAsia"/>
            <w:sz w:val="21"/>
            <w:szCs w:val="22"/>
          </w:rPr>
          <w:t>图：</w:t>
        </w:r>
      </w:ins>
      <w:ins w:id="346" w:author="t450" w:date="2017-09-28T09:59:00Z">
        <w:r>
          <w:rPr>
            <w:rFonts w:hint="eastAsia"/>
            <w:sz w:val="21"/>
            <w:szCs w:val="22"/>
          </w:rPr>
          <w:t>撤回申报业务</w:t>
        </w:r>
      </w:ins>
    </w:p>
    <w:p w:rsidR="00C11B1B" w:rsidRDefault="00C11B1B" w:rsidP="00C11B1B">
      <w:pPr>
        <w:pStyle w:val="5"/>
      </w:pPr>
      <w:r>
        <w:rPr>
          <w:rFonts w:hint="eastAsia"/>
        </w:rPr>
        <w:t>撤销申报业务</w:t>
      </w:r>
    </w:p>
    <w:p w:rsidR="00C11B1B" w:rsidRPr="0037761A" w:rsidRDefault="00C11B1B">
      <w:pPr>
        <w:ind w:firstLine="420"/>
      </w:pPr>
      <w:r w:rsidRPr="00F14489">
        <w:rPr>
          <w:rFonts w:hint="eastAsia"/>
        </w:rPr>
        <w:t>业务申请</w:t>
      </w:r>
      <w:r>
        <w:rPr>
          <w:rFonts w:hint="eastAsia"/>
        </w:rPr>
        <w:t>在待受理、处理中、待审批、审批中</w:t>
      </w:r>
      <w:r w:rsidRPr="00F14489">
        <w:rPr>
          <w:rFonts w:hint="eastAsia"/>
        </w:rPr>
        <w:t>状态</w:t>
      </w:r>
      <w:r>
        <w:rPr>
          <w:rFonts w:hint="eastAsia"/>
        </w:rPr>
        <w:t>下，企业可进行撤销操作。</w:t>
      </w:r>
      <w:r w:rsidR="0037761A">
        <w:rPr>
          <w:rFonts w:hint="eastAsia"/>
        </w:rPr>
        <w:t>企业点击撤销按钮，系统将数据库中业务状态设置为待提交。</w:t>
      </w:r>
    </w:p>
    <w:p w:rsidR="0037761A" w:rsidRDefault="0037761A" w:rsidP="0037761A">
      <w:pPr>
        <w:pStyle w:val="5"/>
      </w:pPr>
      <w:r>
        <w:rPr>
          <w:rFonts w:hint="eastAsia"/>
        </w:rPr>
        <w:t>补正业务</w:t>
      </w:r>
    </w:p>
    <w:p w:rsidR="00AD639E" w:rsidRDefault="00AD639E">
      <w:pPr>
        <w:ind w:firstLine="420"/>
      </w:pPr>
      <w:r>
        <w:rPr>
          <w:rFonts w:hint="eastAsia"/>
        </w:rPr>
        <w:t>操作界面要求：展示申报业务详细信息</w:t>
      </w:r>
      <w:r w:rsidRPr="003333D7">
        <w:rPr>
          <w:rFonts w:hint="eastAsia"/>
        </w:rPr>
        <w:t>。</w:t>
      </w:r>
      <w:r>
        <w:rPr>
          <w:rFonts w:hint="eastAsia"/>
        </w:rPr>
        <w:t>包括企业申报业务时录入的基本信息以及上传的附件信息</w:t>
      </w:r>
      <w:r w:rsidRPr="003333D7">
        <w:rPr>
          <w:rFonts w:hint="eastAsia"/>
        </w:rPr>
        <w:t>。</w:t>
      </w:r>
      <w:r>
        <w:rPr>
          <w:rFonts w:hint="eastAsia"/>
        </w:rPr>
        <w:t>基本信息只读</w:t>
      </w:r>
      <w:r w:rsidR="00A23C35">
        <w:rPr>
          <w:rFonts w:hint="eastAsia"/>
        </w:rPr>
        <w:t>，已经审核通过的附件不允许再次修改上传</w:t>
      </w:r>
      <w:r>
        <w:rPr>
          <w:rFonts w:hint="eastAsia"/>
        </w:rPr>
        <w:t>。</w:t>
      </w:r>
    </w:p>
    <w:p w:rsidR="00AD639E" w:rsidRDefault="00AD639E">
      <w:pPr>
        <w:ind w:firstLine="420"/>
      </w:pPr>
      <w:r>
        <w:rPr>
          <w:rFonts w:hint="eastAsia"/>
        </w:rPr>
        <w:t>需要补正的附件，企业可看到上传按钮，点击后上传附件。</w:t>
      </w:r>
    </w:p>
    <w:p w:rsidR="00AD639E" w:rsidRDefault="00AD639E">
      <w:pPr>
        <w:ind w:firstLine="420"/>
        <w:rPr>
          <w:ins w:id="347" w:author="t450" w:date="2017-09-28T09:58:00Z"/>
        </w:rPr>
      </w:pPr>
      <w:r>
        <w:rPr>
          <w:rFonts w:hint="eastAsia"/>
        </w:rPr>
        <w:t>用户点击提交操作，系统按照</w:t>
      </w:r>
      <w:r w:rsidR="00A23C35">
        <w:rPr>
          <w:rFonts w:hint="eastAsia"/>
        </w:rPr>
        <w:t>发起</w:t>
      </w:r>
      <w:r>
        <w:rPr>
          <w:rFonts w:hint="eastAsia"/>
        </w:rPr>
        <w:t>新业务</w:t>
      </w:r>
      <w:r w:rsidR="00A23C35">
        <w:rPr>
          <w:rFonts w:hint="eastAsia"/>
        </w:rPr>
        <w:t>的流程</w:t>
      </w:r>
      <w:r>
        <w:rPr>
          <w:rFonts w:hint="eastAsia"/>
        </w:rPr>
        <w:t>执行操作。</w:t>
      </w:r>
    </w:p>
    <w:p w:rsidR="007B0663" w:rsidRDefault="007B0663">
      <w:pPr>
        <w:jc w:val="center"/>
        <w:rPr>
          <w:ins w:id="348" w:author="t450" w:date="2017-09-28T09:59:00Z"/>
        </w:rPr>
        <w:pPrChange w:id="349" w:author="t450" w:date="2017-09-28T09:58:00Z">
          <w:pPr>
            <w:ind w:firstLine="420"/>
          </w:pPr>
        </w:pPrChange>
      </w:pPr>
      <w:ins w:id="350" w:author="t450" w:date="2017-09-28T09:58:00Z">
        <w:r>
          <w:rPr>
            <w:noProof/>
          </w:rPr>
          <w:lastRenderedPageBreak/>
          <w:drawing>
            <wp:inline distT="0" distB="0" distL="0" distR="0" wp14:anchorId="08EDD6DE" wp14:editId="2758C1D1">
              <wp:extent cx="5274310" cy="3638908"/>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638908"/>
                      </a:xfrm>
                      <a:prstGeom prst="rect">
                        <a:avLst/>
                      </a:prstGeom>
                    </pic:spPr>
                  </pic:pic>
                </a:graphicData>
              </a:graphic>
            </wp:inline>
          </w:drawing>
        </w:r>
      </w:ins>
    </w:p>
    <w:p w:rsidR="005409C1" w:rsidRDefault="005409C1" w:rsidP="005409C1">
      <w:pPr>
        <w:jc w:val="center"/>
        <w:rPr>
          <w:ins w:id="351" w:author="t450" w:date="2017-09-28T09:59:00Z"/>
        </w:rPr>
      </w:pPr>
      <w:ins w:id="352" w:author="t450" w:date="2017-09-28T09:59:00Z">
        <w:r w:rsidRPr="000E05DF">
          <w:rPr>
            <w:rFonts w:hint="eastAsia"/>
            <w:sz w:val="21"/>
            <w:szCs w:val="22"/>
          </w:rPr>
          <w:t>图：</w:t>
        </w:r>
        <w:r w:rsidR="00CC59CD">
          <w:rPr>
            <w:rFonts w:hint="eastAsia"/>
            <w:sz w:val="21"/>
            <w:szCs w:val="22"/>
          </w:rPr>
          <w:t>补正</w:t>
        </w:r>
        <w:r>
          <w:rPr>
            <w:rFonts w:hint="eastAsia"/>
            <w:sz w:val="21"/>
            <w:szCs w:val="22"/>
          </w:rPr>
          <w:t>业务</w:t>
        </w:r>
      </w:ins>
    </w:p>
    <w:p w:rsidR="005409C1" w:rsidDel="005409C1" w:rsidRDefault="005409C1">
      <w:pPr>
        <w:jc w:val="center"/>
        <w:rPr>
          <w:del w:id="353" w:author="t450" w:date="2017-09-28T09:59:00Z"/>
        </w:rPr>
        <w:pPrChange w:id="354" w:author="t450" w:date="2017-09-28T09:58:00Z">
          <w:pPr>
            <w:ind w:firstLine="420"/>
          </w:pPr>
        </w:pPrChange>
      </w:pPr>
    </w:p>
    <w:p w:rsidR="0089569A" w:rsidRDefault="0089569A" w:rsidP="0089569A">
      <w:pPr>
        <w:pStyle w:val="5"/>
      </w:pPr>
      <w:r>
        <w:rPr>
          <w:rFonts w:hint="eastAsia"/>
        </w:rPr>
        <w:t>相关法律法规</w:t>
      </w:r>
    </w:p>
    <w:p w:rsidR="0089569A" w:rsidRDefault="0089569A" w:rsidP="0089569A">
      <w:pPr>
        <w:pStyle w:val="11"/>
        <w:widowControl/>
        <w:ind w:firstLineChars="0"/>
        <w:jc w:val="left"/>
      </w:pPr>
      <w:r>
        <w:rPr>
          <w:rFonts w:hint="eastAsia"/>
        </w:rPr>
        <w:t>操作界面要求：企业申请业务的录入界面展示与该业务相关的法律法规条目。企业点击条目，浏览器新开页面显示该法律法规的全文和附件。点击附件可进行下载。</w:t>
      </w:r>
    </w:p>
    <w:p w:rsidR="008C137D" w:rsidRDefault="008C137D" w:rsidP="000D278B">
      <w:pPr>
        <w:pStyle w:val="11"/>
        <w:widowControl/>
        <w:ind w:firstLineChars="0" w:firstLine="0"/>
        <w:jc w:val="center"/>
      </w:pPr>
      <w:r>
        <w:rPr>
          <w:noProof/>
        </w:rPr>
        <w:drawing>
          <wp:inline distT="0" distB="0" distL="0" distR="0" wp14:anchorId="3151FB1A" wp14:editId="311ADA34">
            <wp:extent cx="3962744" cy="168416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62744" cy="1684166"/>
                    </a:xfrm>
                    <a:prstGeom prst="rect">
                      <a:avLst/>
                    </a:prstGeom>
                  </pic:spPr>
                </pic:pic>
              </a:graphicData>
            </a:graphic>
          </wp:inline>
        </w:drawing>
      </w:r>
    </w:p>
    <w:p w:rsidR="008C137D" w:rsidRPr="000D278B" w:rsidRDefault="008C137D" w:rsidP="000D278B">
      <w:pPr>
        <w:pStyle w:val="11"/>
        <w:widowControl/>
        <w:ind w:firstLineChars="0" w:firstLine="0"/>
        <w:jc w:val="center"/>
      </w:pPr>
      <w:r w:rsidRPr="000E05DF">
        <w:rPr>
          <w:rFonts w:hint="eastAsia"/>
          <w:sz w:val="21"/>
          <w:szCs w:val="22"/>
        </w:rPr>
        <w:t>图：</w:t>
      </w:r>
      <w:r>
        <w:rPr>
          <w:rFonts w:hint="eastAsia"/>
          <w:sz w:val="21"/>
          <w:szCs w:val="22"/>
        </w:rPr>
        <w:t>相关法律法规列表</w:t>
      </w:r>
    </w:p>
    <w:p w:rsidR="0089569A" w:rsidRDefault="0089569A" w:rsidP="0089569A">
      <w:pPr>
        <w:pStyle w:val="5"/>
      </w:pPr>
      <w:r>
        <w:rPr>
          <w:rFonts w:hint="eastAsia"/>
        </w:rPr>
        <w:t>相关办事指南</w:t>
      </w:r>
    </w:p>
    <w:p w:rsidR="0089569A" w:rsidRDefault="009F767D">
      <w:pPr>
        <w:ind w:firstLine="420"/>
      </w:pPr>
      <w:r>
        <w:rPr>
          <w:rFonts w:hint="eastAsia"/>
        </w:rPr>
        <w:t>操作界面要求：企业申请业务的录入界面展示与该业务相关的办事指南。企业点击条目，浏览器新开页面显示</w:t>
      </w:r>
      <w:proofErr w:type="gramStart"/>
      <w:r>
        <w:rPr>
          <w:rFonts w:hint="eastAsia"/>
        </w:rPr>
        <w:t>该办事</w:t>
      </w:r>
      <w:proofErr w:type="gramEnd"/>
      <w:r>
        <w:rPr>
          <w:rFonts w:hint="eastAsia"/>
        </w:rPr>
        <w:t>指南的全文和附件。点击附件可进行下载。</w:t>
      </w:r>
    </w:p>
    <w:p w:rsidR="009F767D" w:rsidRDefault="009F767D">
      <w:pPr>
        <w:ind w:firstLine="420"/>
      </w:pPr>
      <w:r>
        <w:rPr>
          <w:rFonts w:hint="eastAsia"/>
        </w:rPr>
        <w:lastRenderedPageBreak/>
        <w:t>企业也可在首页显示与业务无关的办事指南。企业点击条目，浏览器新开页面显示</w:t>
      </w:r>
      <w:proofErr w:type="gramStart"/>
      <w:r>
        <w:rPr>
          <w:rFonts w:hint="eastAsia"/>
        </w:rPr>
        <w:t>该办事</w:t>
      </w:r>
      <w:proofErr w:type="gramEnd"/>
      <w:r>
        <w:rPr>
          <w:rFonts w:hint="eastAsia"/>
        </w:rPr>
        <w:t>指南的全文和附件。</w:t>
      </w:r>
    </w:p>
    <w:p w:rsidR="008C137D" w:rsidRDefault="008C137D" w:rsidP="000D278B">
      <w:pPr>
        <w:jc w:val="center"/>
      </w:pPr>
      <w:r>
        <w:rPr>
          <w:noProof/>
        </w:rPr>
        <w:drawing>
          <wp:inline distT="0" distB="0" distL="0" distR="0" wp14:anchorId="7862C32F" wp14:editId="7FE6E951">
            <wp:extent cx="4435225" cy="1615580"/>
            <wp:effectExtent l="0" t="0" r="381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35225" cy="1615580"/>
                    </a:xfrm>
                    <a:prstGeom prst="rect">
                      <a:avLst/>
                    </a:prstGeom>
                  </pic:spPr>
                </pic:pic>
              </a:graphicData>
            </a:graphic>
          </wp:inline>
        </w:drawing>
      </w:r>
    </w:p>
    <w:p w:rsidR="008C137D" w:rsidRPr="00AD639E" w:rsidRDefault="008C137D" w:rsidP="000D278B">
      <w:pPr>
        <w:jc w:val="center"/>
      </w:pPr>
      <w:r w:rsidRPr="000E05DF">
        <w:rPr>
          <w:rFonts w:hint="eastAsia"/>
          <w:sz w:val="21"/>
          <w:szCs w:val="22"/>
        </w:rPr>
        <w:t>图：</w:t>
      </w:r>
      <w:r>
        <w:rPr>
          <w:rFonts w:hint="eastAsia"/>
          <w:sz w:val="21"/>
          <w:szCs w:val="22"/>
        </w:rPr>
        <w:t>办事指南列表</w:t>
      </w:r>
    </w:p>
    <w:p w:rsidR="00735927" w:rsidRDefault="00735927" w:rsidP="00735927">
      <w:pPr>
        <w:pStyle w:val="4"/>
      </w:pPr>
      <w:r>
        <w:rPr>
          <w:rFonts w:hint="eastAsia"/>
        </w:rPr>
        <w:t>业务状态查询模块</w:t>
      </w:r>
    </w:p>
    <w:p w:rsidR="00735927" w:rsidRDefault="00735927" w:rsidP="000D278B">
      <w:pPr>
        <w:ind w:firstLine="420"/>
      </w:pPr>
      <w:r>
        <w:rPr>
          <w:rFonts w:hint="eastAsia"/>
        </w:rPr>
        <w:t>操作界面要求：系统以列表形式将企业申报过的所有业务展示出来。列表上方是</w:t>
      </w:r>
      <w:r w:rsidRPr="00021C53">
        <w:rPr>
          <w:rFonts w:hint="eastAsia"/>
        </w:rPr>
        <w:t>查询条件</w:t>
      </w:r>
      <w:r>
        <w:rPr>
          <w:rFonts w:hint="eastAsia"/>
        </w:rPr>
        <w:t>，</w:t>
      </w:r>
      <w:r w:rsidRPr="00021C53">
        <w:rPr>
          <w:rFonts w:hint="eastAsia"/>
        </w:rPr>
        <w:t>包括</w:t>
      </w:r>
      <w:r>
        <w:rPr>
          <w:rFonts w:hint="eastAsia"/>
        </w:rPr>
        <w:t>业务名称、最后提交</w:t>
      </w:r>
      <w:r w:rsidRPr="00021C53">
        <w:rPr>
          <w:rFonts w:hint="eastAsia"/>
        </w:rPr>
        <w:t>日期范围、业务状态。业务状态选择包括</w:t>
      </w:r>
      <w:r>
        <w:rPr>
          <w:rFonts w:hint="eastAsia"/>
        </w:rPr>
        <w:t>待提交、待接收、被退回、待受理、不受理、处理中、待审批、审批中、已办结、待补正。用户录入筛选条件，系统以列表形式返回符合条件的申报项。点击某个条目，显示具体申报信息。</w:t>
      </w:r>
    </w:p>
    <w:p w:rsidR="003A42C1" w:rsidRDefault="003A42C1" w:rsidP="000D278B">
      <w:r>
        <w:rPr>
          <w:noProof/>
        </w:rPr>
        <w:drawing>
          <wp:inline distT="0" distB="0" distL="0" distR="0" wp14:anchorId="179206E3" wp14:editId="581EE56A">
            <wp:extent cx="5274310" cy="3311095"/>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311095"/>
                    </a:xfrm>
                    <a:prstGeom prst="rect">
                      <a:avLst/>
                    </a:prstGeom>
                  </pic:spPr>
                </pic:pic>
              </a:graphicData>
            </a:graphic>
          </wp:inline>
        </w:drawing>
      </w:r>
    </w:p>
    <w:p w:rsidR="008C137D" w:rsidRPr="004A48D7" w:rsidRDefault="008C137D" w:rsidP="000D278B">
      <w:pPr>
        <w:jc w:val="center"/>
      </w:pPr>
      <w:r w:rsidRPr="000E05DF">
        <w:rPr>
          <w:rFonts w:hint="eastAsia"/>
          <w:sz w:val="21"/>
          <w:szCs w:val="22"/>
        </w:rPr>
        <w:t>图：</w:t>
      </w:r>
      <w:r>
        <w:rPr>
          <w:rFonts w:hint="eastAsia"/>
          <w:sz w:val="21"/>
          <w:szCs w:val="22"/>
        </w:rPr>
        <w:t>企业状态查询页</w:t>
      </w:r>
    </w:p>
    <w:p w:rsidR="0023563C" w:rsidRDefault="00735927" w:rsidP="0023563C">
      <w:pPr>
        <w:pStyle w:val="4"/>
      </w:pPr>
      <w:r>
        <w:rPr>
          <w:rFonts w:hint="eastAsia"/>
        </w:rPr>
        <w:lastRenderedPageBreak/>
        <w:t>法律法规查询模块设计</w:t>
      </w:r>
    </w:p>
    <w:p w:rsidR="00A77E43" w:rsidRDefault="00A77E43" w:rsidP="000D278B">
      <w:pPr>
        <w:ind w:firstLine="420"/>
      </w:pPr>
      <w:r>
        <w:rPr>
          <w:rFonts w:hint="eastAsia"/>
        </w:rPr>
        <w:t>操作界面要求：系统以列表形式将法律法规条目展示出来。点击某个条目，显示具体法律法规内容。具体内容包括正文和附件，附件可供下载。</w:t>
      </w:r>
    </w:p>
    <w:p w:rsidR="00CF66FA" w:rsidRDefault="00CF66FA" w:rsidP="000D278B">
      <w:pPr>
        <w:jc w:val="left"/>
      </w:pPr>
      <w:r>
        <w:rPr>
          <w:noProof/>
        </w:rPr>
        <w:drawing>
          <wp:inline distT="0" distB="0" distL="0" distR="0" wp14:anchorId="0B35E0F1" wp14:editId="2D033E71">
            <wp:extent cx="5274310" cy="2609074"/>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609074"/>
                    </a:xfrm>
                    <a:prstGeom prst="rect">
                      <a:avLst/>
                    </a:prstGeom>
                  </pic:spPr>
                </pic:pic>
              </a:graphicData>
            </a:graphic>
          </wp:inline>
        </w:drawing>
      </w:r>
    </w:p>
    <w:p w:rsidR="00CF66FA" w:rsidRPr="004A48D7" w:rsidRDefault="00CF66FA" w:rsidP="00CF66FA">
      <w:pPr>
        <w:jc w:val="center"/>
      </w:pPr>
      <w:r>
        <w:rPr>
          <w:rFonts w:hint="eastAsia"/>
        </w:rPr>
        <w:tab/>
      </w:r>
      <w:r w:rsidRPr="000E05DF">
        <w:rPr>
          <w:rFonts w:hint="eastAsia"/>
          <w:sz w:val="21"/>
          <w:szCs w:val="22"/>
        </w:rPr>
        <w:t>图：</w:t>
      </w:r>
      <w:r>
        <w:rPr>
          <w:rFonts w:hint="eastAsia"/>
          <w:sz w:val="21"/>
          <w:szCs w:val="22"/>
        </w:rPr>
        <w:t>法律法规查询页</w:t>
      </w:r>
    </w:p>
    <w:p w:rsidR="00CF66FA" w:rsidRDefault="00CF66FA" w:rsidP="000D278B">
      <w:pPr>
        <w:ind w:firstLineChars="200" w:firstLine="480"/>
        <w:jc w:val="left"/>
      </w:pPr>
      <w:r>
        <w:rPr>
          <w:rFonts w:hint="eastAsia"/>
        </w:rPr>
        <w:t>点击法律法规条目，显示法律法规详情。</w:t>
      </w:r>
    </w:p>
    <w:p w:rsidR="00CF66FA" w:rsidRDefault="00CF66FA" w:rsidP="000D278B">
      <w:pPr>
        <w:jc w:val="left"/>
      </w:pPr>
      <w:r>
        <w:rPr>
          <w:noProof/>
        </w:rPr>
        <w:drawing>
          <wp:inline distT="0" distB="0" distL="0" distR="0" wp14:anchorId="10066632" wp14:editId="608B47CE">
            <wp:extent cx="5274310" cy="27311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731165"/>
                    </a:xfrm>
                    <a:prstGeom prst="rect">
                      <a:avLst/>
                    </a:prstGeom>
                  </pic:spPr>
                </pic:pic>
              </a:graphicData>
            </a:graphic>
          </wp:inline>
        </w:drawing>
      </w:r>
    </w:p>
    <w:p w:rsidR="00CF66FA" w:rsidRPr="004A48D7" w:rsidRDefault="00CF66FA" w:rsidP="000D278B">
      <w:pPr>
        <w:jc w:val="center"/>
      </w:pPr>
      <w:r>
        <w:rPr>
          <w:rFonts w:hint="eastAsia"/>
        </w:rPr>
        <w:tab/>
      </w:r>
      <w:r w:rsidRPr="000E05DF">
        <w:rPr>
          <w:rFonts w:hint="eastAsia"/>
          <w:sz w:val="21"/>
          <w:szCs w:val="22"/>
        </w:rPr>
        <w:t>图：</w:t>
      </w:r>
      <w:r>
        <w:rPr>
          <w:rFonts w:hint="eastAsia"/>
          <w:sz w:val="21"/>
          <w:szCs w:val="22"/>
        </w:rPr>
        <w:t>法律法规详细页</w:t>
      </w:r>
    </w:p>
    <w:p w:rsidR="00735927" w:rsidRDefault="00735927" w:rsidP="00735927">
      <w:pPr>
        <w:pStyle w:val="4"/>
      </w:pPr>
      <w:r>
        <w:rPr>
          <w:rFonts w:hint="eastAsia"/>
        </w:rPr>
        <w:t>办事指南模块设计</w:t>
      </w:r>
    </w:p>
    <w:p w:rsidR="00A77E43" w:rsidRDefault="00A77E43" w:rsidP="00A77E43">
      <w:pPr>
        <w:ind w:firstLine="420"/>
        <w:rPr>
          <w:ins w:id="355" w:author="t450" w:date="2017-09-28T09:37:00Z"/>
        </w:rPr>
      </w:pPr>
      <w:r w:rsidRPr="00835098">
        <w:rPr>
          <w:rFonts w:hint="eastAsia"/>
        </w:rPr>
        <w:t>操作界面要求：系统以列表形式将办事指南展示出来。点击某个条目，显示</w:t>
      </w:r>
      <w:r w:rsidRPr="00835098">
        <w:rPr>
          <w:rFonts w:hint="eastAsia"/>
        </w:rPr>
        <w:lastRenderedPageBreak/>
        <w:t>具体</w:t>
      </w:r>
      <w:r w:rsidR="00A23C35" w:rsidRPr="000D278B">
        <w:rPr>
          <w:rFonts w:hint="eastAsia"/>
        </w:rPr>
        <w:t>办事指南</w:t>
      </w:r>
      <w:r w:rsidRPr="00835098">
        <w:rPr>
          <w:rFonts w:hint="eastAsia"/>
        </w:rPr>
        <w:t>内容。具体内容包括正文和附件，附件可供下载。</w:t>
      </w:r>
    </w:p>
    <w:p w:rsidR="00EA0344" w:rsidRDefault="00EA0344" w:rsidP="00EA0344">
      <w:pPr>
        <w:pStyle w:val="2"/>
        <w:rPr>
          <w:ins w:id="356" w:author="t450" w:date="2017-09-28T09:37:00Z"/>
        </w:rPr>
      </w:pPr>
      <w:commentRangeStart w:id="357"/>
      <w:ins w:id="358" w:author="t450" w:date="2017-09-28T09:37:00Z">
        <w:r>
          <w:rPr>
            <w:rFonts w:hint="eastAsia"/>
          </w:rPr>
          <w:t>互联网子系统</w:t>
        </w:r>
        <w:commentRangeEnd w:id="357"/>
        <w:r>
          <w:rPr>
            <w:rStyle w:val="aa"/>
            <w:rFonts w:ascii="Times New Roman" w:eastAsia="宋体"/>
            <w:b w:val="0"/>
            <w:smallCaps w:val="0"/>
          </w:rPr>
          <w:commentReference w:id="357"/>
        </w:r>
      </w:ins>
      <w:ins w:id="359" w:author="t450" w:date="2017-09-28T09:38:00Z">
        <w:r>
          <w:rPr>
            <w:rFonts w:hint="eastAsia"/>
          </w:rPr>
          <w:t>银行</w:t>
        </w:r>
      </w:ins>
      <w:ins w:id="360" w:author="t450" w:date="2017-09-28T09:37:00Z">
        <w:r>
          <w:rPr>
            <w:rFonts w:hint="eastAsia"/>
          </w:rPr>
          <w:t>端</w:t>
        </w:r>
        <w:r>
          <w:t xml:space="preserve"> </w:t>
        </w:r>
      </w:ins>
    </w:p>
    <w:p w:rsidR="00EA0344" w:rsidRDefault="00EA0344" w:rsidP="00EA0344">
      <w:pPr>
        <w:pStyle w:val="3"/>
        <w:rPr>
          <w:ins w:id="361" w:author="t450" w:date="2017-09-28T09:38:00Z"/>
        </w:rPr>
      </w:pPr>
      <w:ins w:id="362" w:author="t450" w:date="2017-09-28T09:38:00Z">
        <w:r>
          <w:rPr>
            <w:rFonts w:hint="eastAsia"/>
          </w:rPr>
          <w:t>子系统概述</w:t>
        </w:r>
      </w:ins>
    </w:p>
    <w:p w:rsidR="00EA0344" w:rsidRPr="00467854" w:rsidRDefault="000348A2" w:rsidP="00EA0344">
      <w:pPr>
        <w:ind w:firstLine="420"/>
        <w:rPr>
          <w:ins w:id="363" w:author="t450" w:date="2017-09-28T09:38:00Z"/>
        </w:rPr>
      </w:pPr>
      <w:ins w:id="364" w:author="t450" w:date="2017-09-28T09:38:00Z">
        <w:r>
          <w:rPr>
            <w:rFonts w:hint="eastAsia"/>
          </w:rPr>
          <w:t>互联网子系统银行</w:t>
        </w:r>
        <w:proofErr w:type="gramStart"/>
        <w:r>
          <w:rPr>
            <w:rFonts w:hint="eastAsia"/>
          </w:rPr>
          <w:t>端部署</w:t>
        </w:r>
        <w:proofErr w:type="gramEnd"/>
        <w:r>
          <w:rPr>
            <w:rFonts w:hint="eastAsia"/>
          </w:rPr>
          <w:t>在营业管理部互联网上</w:t>
        </w:r>
        <w:r w:rsidR="00EA0344">
          <w:rPr>
            <w:rFonts w:hint="eastAsia"/>
          </w:rPr>
          <w:t>。银行用户通过访问互联网子系统，对企业提交的业务申请进行初审。</w:t>
        </w:r>
      </w:ins>
    </w:p>
    <w:p w:rsidR="007B0663" w:rsidRDefault="007B0663" w:rsidP="007B0663">
      <w:pPr>
        <w:pStyle w:val="3"/>
        <w:rPr>
          <w:ins w:id="365" w:author="t450" w:date="2017-09-28T09:39:00Z"/>
        </w:rPr>
      </w:pPr>
      <w:ins w:id="366" w:author="t450" w:date="2017-09-28T09:39:00Z">
        <w:r>
          <w:rPr>
            <w:rFonts w:hint="eastAsia"/>
          </w:rPr>
          <w:t>互联网子系统</w:t>
        </w:r>
      </w:ins>
      <w:ins w:id="367" w:author="t450" w:date="2017-09-28T09:40:00Z">
        <w:r>
          <w:rPr>
            <w:rFonts w:hint="eastAsia"/>
          </w:rPr>
          <w:t>银行</w:t>
        </w:r>
      </w:ins>
      <w:proofErr w:type="gramStart"/>
      <w:ins w:id="368" w:author="t450" w:date="2017-09-28T09:39:00Z">
        <w:r>
          <w:rPr>
            <w:rFonts w:hint="eastAsia"/>
          </w:rPr>
          <w:t>端功能</w:t>
        </w:r>
        <w:proofErr w:type="gramEnd"/>
        <w:r>
          <w:rPr>
            <w:rFonts w:hint="eastAsia"/>
          </w:rPr>
          <w:t>框架</w:t>
        </w:r>
      </w:ins>
    </w:p>
    <w:p w:rsidR="00EA0344" w:rsidRDefault="008E0175">
      <w:pPr>
        <w:rPr>
          <w:ins w:id="369" w:author="t450" w:date="2017-09-28T10:14:00Z"/>
        </w:rPr>
        <w:pPrChange w:id="370" w:author="t450" w:date="2017-09-28T09:37:00Z">
          <w:pPr>
            <w:ind w:firstLine="420"/>
          </w:pPr>
        </w:pPrChange>
      </w:pPr>
      <w:ins w:id="371" w:author="t450" w:date="2017-09-28T10:14:00Z">
        <w:r>
          <w:object w:dxaOrig="8465" w:dyaOrig="3240">
            <v:shape id="_x0000_i1029" type="#_x0000_t75" style="width:415.5pt;height:159pt" o:ole="">
              <v:imagedata r:id="rId32" o:title=""/>
            </v:shape>
            <o:OLEObject Type="Embed" ProgID="Visio.Drawing.11" ShapeID="_x0000_i1029" DrawAspect="Content" ObjectID="_1574003978" r:id="rId33"/>
          </w:object>
        </w:r>
      </w:ins>
    </w:p>
    <w:p w:rsidR="008E0175" w:rsidRPr="007B0663" w:rsidRDefault="008E0175">
      <w:pPr>
        <w:jc w:val="center"/>
        <w:pPrChange w:id="372" w:author="t450" w:date="2017-09-28T10:14:00Z">
          <w:pPr>
            <w:ind w:firstLine="420"/>
          </w:pPr>
        </w:pPrChange>
      </w:pPr>
      <w:ins w:id="373" w:author="t450" w:date="2017-09-28T10:14:00Z">
        <w:r w:rsidRPr="000E05DF">
          <w:rPr>
            <w:rFonts w:hint="eastAsia"/>
            <w:sz w:val="21"/>
            <w:szCs w:val="22"/>
          </w:rPr>
          <w:t>图：</w:t>
        </w:r>
      </w:ins>
      <w:ins w:id="374" w:author="t450" w:date="2017-09-28T10:15:00Z">
        <w:r>
          <w:rPr>
            <w:rFonts w:hint="eastAsia"/>
            <w:sz w:val="21"/>
            <w:szCs w:val="22"/>
          </w:rPr>
          <w:t>互联网子系统银行</w:t>
        </w:r>
        <w:proofErr w:type="gramStart"/>
        <w:r>
          <w:rPr>
            <w:rFonts w:hint="eastAsia"/>
            <w:sz w:val="21"/>
            <w:szCs w:val="22"/>
          </w:rPr>
          <w:t>端功能</w:t>
        </w:r>
        <w:proofErr w:type="gramEnd"/>
        <w:r>
          <w:rPr>
            <w:rFonts w:hint="eastAsia"/>
            <w:sz w:val="21"/>
            <w:szCs w:val="22"/>
          </w:rPr>
          <w:t>架构</w:t>
        </w:r>
        <w:r w:rsidRPr="000E05DF">
          <w:rPr>
            <w:rFonts w:hint="eastAsia"/>
            <w:sz w:val="21"/>
            <w:szCs w:val="22"/>
          </w:rPr>
          <w:t>图</w:t>
        </w:r>
      </w:ins>
    </w:p>
    <w:p w:rsidR="00A77E43" w:rsidRDefault="00A77E43" w:rsidP="00A77E43">
      <w:pPr>
        <w:pStyle w:val="4"/>
      </w:pPr>
      <w:r>
        <w:rPr>
          <w:rFonts w:hint="eastAsia"/>
        </w:rPr>
        <w:t>银行用户访问设计</w:t>
      </w:r>
    </w:p>
    <w:p w:rsidR="00A77E43" w:rsidRDefault="00A77E43" w:rsidP="00A77E43">
      <w:pPr>
        <w:pStyle w:val="5"/>
      </w:pPr>
      <w:r>
        <w:rPr>
          <w:rFonts w:hint="eastAsia"/>
        </w:rPr>
        <w:t>用户登录</w:t>
      </w:r>
    </w:p>
    <w:p w:rsidR="00A77E43" w:rsidRDefault="00A77E43" w:rsidP="00A77E43">
      <w:pPr>
        <w:ind w:firstLine="420"/>
      </w:pPr>
      <w:r>
        <w:rPr>
          <w:rFonts w:hint="eastAsia"/>
        </w:rPr>
        <w:t>企业用户输入用户名、密码、验证码，点击登录按钮。</w:t>
      </w:r>
    </w:p>
    <w:p w:rsidR="00A77E43" w:rsidRDefault="00A77E43" w:rsidP="00A77E43">
      <w:pPr>
        <w:ind w:firstLineChars="200" w:firstLine="480"/>
      </w:pPr>
      <w:r w:rsidRPr="00C111DC">
        <w:rPr>
          <w:rFonts w:hint="eastAsia"/>
        </w:rPr>
        <w:t>用户名称、密码、验证码</w:t>
      </w:r>
      <w:r>
        <w:rPr>
          <w:rFonts w:hint="eastAsia"/>
        </w:rPr>
        <w:t>均为必填项，系统前端进行验证，</w:t>
      </w:r>
      <w:r w:rsidRPr="00334E0A">
        <w:rPr>
          <w:rFonts w:hint="eastAsia"/>
        </w:rPr>
        <w:t>如</w:t>
      </w:r>
      <w:r>
        <w:rPr>
          <w:rFonts w:hint="eastAsia"/>
        </w:rPr>
        <w:t>果某项</w:t>
      </w:r>
      <w:r w:rsidRPr="00334E0A">
        <w:rPr>
          <w:rFonts w:hint="eastAsia"/>
        </w:rPr>
        <w:t>空白</w:t>
      </w:r>
      <w:r>
        <w:rPr>
          <w:rFonts w:hint="eastAsia"/>
        </w:rPr>
        <w:t>，</w:t>
      </w:r>
      <w:r w:rsidRPr="00334E0A">
        <w:rPr>
          <w:rFonts w:hint="eastAsia"/>
        </w:rPr>
        <w:t>系统提示“</w:t>
      </w:r>
      <w:r>
        <w:rPr>
          <w:rFonts w:hint="eastAsia"/>
        </w:rPr>
        <w:t>该项</w:t>
      </w:r>
      <w:r w:rsidRPr="00334E0A">
        <w:rPr>
          <w:rFonts w:hint="eastAsia"/>
        </w:rPr>
        <w:t>为必填项”</w:t>
      </w:r>
      <w:r>
        <w:rPr>
          <w:rFonts w:hint="eastAsia"/>
        </w:rPr>
        <w:t>；</w:t>
      </w:r>
    </w:p>
    <w:p w:rsidR="00A77E43" w:rsidRPr="000E05DF" w:rsidRDefault="00A77E43" w:rsidP="00A77E43">
      <w:pPr>
        <w:ind w:firstLine="420"/>
      </w:pPr>
      <w:r>
        <w:rPr>
          <w:rFonts w:hint="eastAsia"/>
        </w:rPr>
        <w:t>前端验证通过后，用户点击登录按钮，系统查询数据库验证用户名、密码是否正确，如果正确，系统跳转到登录后的首页；如果不正确，将错误信息返回给前端，前端给出错误提示。</w:t>
      </w:r>
    </w:p>
    <w:p w:rsidR="00A77E43" w:rsidRDefault="00A77E43" w:rsidP="000D278B">
      <w:pPr>
        <w:ind w:firstLine="420"/>
        <w:rPr>
          <w:color w:val="333333"/>
        </w:rPr>
      </w:pPr>
      <w:r w:rsidRPr="000E05DF">
        <w:rPr>
          <w:rFonts w:hint="eastAsia"/>
          <w:color w:val="333333"/>
        </w:rPr>
        <w:lastRenderedPageBreak/>
        <w:t>系统</w:t>
      </w:r>
      <w:r>
        <w:rPr>
          <w:rFonts w:hint="eastAsia"/>
        </w:rPr>
        <w:t>随机生成四位数字验证码</w:t>
      </w:r>
      <w:r w:rsidRPr="000E05DF">
        <w:rPr>
          <w:rFonts w:hint="eastAsia"/>
          <w:color w:val="333333"/>
        </w:rPr>
        <w:t>，</w:t>
      </w:r>
      <w:r>
        <w:rPr>
          <w:rFonts w:hint="eastAsia"/>
        </w:rPr>
        <w:t>如果</w:t>
      </w:r>
      <w:r w:rsidRPr="000E05DF">
        <w:rPr>
          <w:rFonts w:hint="eastAsia"/>
          <w:color w:val="333333"/>
        </w:rPr>
        <w:t>出现无法清楚识别的验证码图片，</w:t>
      </w:r>
      <w:r>
        <w:rPr>
          <w:rFonts w:hint="eastAsia"/>
        </w:rPr>
        <w:t>用户</w:t>
      </w:r>
      <w:r w:rsidRPr="000E05DF">
        <w:rPr>
          <w:rFonts w:hint="eastAsia"/>
          <w:color w:val="333333"/>
        </w:rPr>
        <w:t>直接点击当前的验证码图片，</w:t>
      </w:r>
      <w:r>
        <w:rPr>
          <w:rFonts w:hint="eastAsia"/>
        </w:rPr>
        <w:t>则替换当前验证码图片</w:t>
      </w:r>
      <w:r w:rsidRPr="000E05DF">
        <w:rPr>
          <w:rFonts w:hint="eastAsia"/>
          <w:color w:val="333333"/>
        </w:rPr>
        <w:t>。</w:t>
      </w:r>
    </w:p>
    <w:p w:rsidR="00706DE3" w:rsidRDefault="00706DE3" w:rsidP="000D278B">
      <w:r>
        <w:rPr>
          <w:noProof/>
        </w:rPr>
        <w:drawing>
          <wp:inline distT="0" distB="0" distL="0" distR="0" wp14:anchorId="2B839D25" wp14:editId="73306908">
            <wp:extent cx="5151567" cy="34902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51567" cy="3490263"/>
                    </a:xfrm>
                    <a:prstGeom prst="rect">
                      <a:avLst/>
                    </a:prstGeom>
                  </pic:spPr>
                </pic:pic>
              </a:graphicData>
            </a:graphic>
          </wp:inline>
        </w:drawing>
      </w:r>
    </w:p>
    <w:p w:rsidR="00706DE3" w:rsidRPr="004A48D7" w:rsidRDefault="00706DE3" w:rsidP="000D278B">
      <w:pPr>
        <w:jc w:val="center"/>
      </w:pPr>
      <w:r>
        <w:rPr>
          <w:rFonts w:hint="eastAsia"/>
        </w:rPr>
        <w:t>图：银行用户登录页</w:t>
      </w:r>
    </w:p>
    <w:p w:rsidR="00A77E43" w:rsidRDefault="00A77E43" w:rsidP="00A77E43">
      <w:pPr>
        <w:pStyle w:val="5"/>
      </w:pPr>
      <w:r>
        <w:rPr>
          <w:rFonts w:hint="eastAsia"/>
        </w:rPr>
        <w:t>修改密码</w:t>
      </w:r>
    </w:p>
    <w:p w:rsidR="00A77E43" w:rsidRPr="000E05DF" w:rsidRDefault="00A77E43" w:rsidP="00A77E43">
      <w:r>
        <w:rPr>
          <w:rFonts w:hint="eastAsia"/>
        </w:rPr>
        <w:t>流程描述：</w:t>
      </w:r>
    </w:p>
    <w:p w:rsidR="00A77E43" w:rsidRDefault="00A77E43" w:rsidP="00A77E43">
      <w:pPr>
        <w:widowControl/>
        <w:numPr>
          <w:ilvl w:val="0"/>
          <w:numId w:val="60"/>
        </w:numPr>
        <w:ind w:firstLine="480"/>
        <w:jc w:val="left"/>
        <w:rPr>
          <w:rFonts w:asciiTheme="minorEastAsia" w:eastAsiaTheme="minorEastAsia" w:hAnsiTheme="minorEastAsia"/>
        </w:rPr>
      </w:pPr>
      <w:r>
        <w:rPr>
          <w:rFonts w:asciiTheme="minorEastAsia" w:eastAsiaTheme="minorEastAsia" w:hAnsiTheme="minorEastAsia" w:hint="eastAsia"/>
        </w:rPr>
        <w:t>登录后的</w:t>
      </w:r>
      <w:r w:rsidR="008B56C2">
        <w:rPr>
          <w:rFonts w:asciiTheme="minorEastAsia" w:eastAsiaTheme="minorEastAsia" w:hAnsiTheme="minorEastAsia" w:hint="eastAsia"/>
        </w:rPr>
        <w:t>银行</w:t>
      </w:r>
      <w:r>
        <w:rPr>
          <w:rFonts w:asciiTheme="minorEastAsia" w:eastAsiaTheme="minorEastAsia" w:hAnsiTheme="minorEastAsia" w:hint="eastAsia"/>
        </w:rPr>
        <w:t>用户打开</w:t>
      </w:r>
      <w:r w:rsidR="008B56C2">
        <w:rPr>
          <w:rFonts w:asciiTheme="minorEastAsia" w:eastAsiaTheme="minorEastAsia" w:hAnsiTheme="minorEastAsia" w:hint="eastAsia"/>
        </w:rPr>
        <w:t>用户</w:t>
      </w:r>
      <w:r>
        <w:rPr>
          <w:rFonts w:asciiTheme="minorEastAsia" w:eastAsiaTheme="minorEastAsia" w:hAnsiTheme="minorEastAsia" w:hint="eastAsia"/>
        </w:rPr>
        <w:t>信息页面，点击修改密码。</w:t>
      </w:r>
    </w:p>
    <w:p w:rsidR="00A77E43" w:rsidRDefault="00A77E43" w:rsidP="00A77E43">
      <w:pPr>
        <w:pStyle w:val="11"/>
        <w:widowControl/>
        <w:ind w:firstLine="480"/>
        <w:jc w:val="left"/>
        <w:rPr>
          <w:rFonts w:asciiTheme="minorEastAsia" w:eastAsiaTheme="minorEastAsia" w:hAnsiTheme="minorEastAsia"/>
        </w:rPr>
      </w:pPr>
      <w:r>
        <w:rPr>
          <w:rFonts w:asciiTheme="minorEastAsia" w:eastAsiaTheme="minorEastAsia" w:hAnsiTheme="minorEastAsia" w:hint="eastAsia"/>
        </w:rPr>
        <w:t>2.录入旧密码。</w:t>
      </w:r>
    </w:p>
    <w:p w:rsidR="00A77E43" w:rsidRDefault="00A77E43" w:rsidP="00A77E43">
      <w:pPr>
        <w:pStyle w:val="11"/>
        <w:widowControl/>
        <w:ind w:firstLine="480"/>
        <w:jc w:val="left"/>
        <w:rPr>
          <w:rFonts w:asciiTheme="minorEastAsia" w:eastAsiaTheme="minorEastAsia" w:hAnsiTheme="minorEastAsia"/>
        </w:rPr>
      </w:pPr>
      <w:r>
        <w:rPr>
          <w:rFonts w:asciiTheme="minorEastAsia" w:eastAsiaTheme="minorEastAsia" w:hAnsiTheme="minorEastAsia" w:hint="eastAsia"/>
        </w:rPr>
        <w:t>3.验证输入的旧密码是否正确，验证失败系统给出提示，原页面等待用户下一步操作。</w:t>
      </w:r>
    </w:p>
    <w:p w:rsidR="00A77E43" w:rsidRDefault="00A77E43" w:rsidP="00A77E43">
      <w:pPr>
        <w:pStyle w:val="11"/>
        <w:widowControl/>
        <w:ind w:firstLine="480"/>
        <w:jc w:val="left"/>
        <w:rPr>
          <w:rFonts w:asciiTheme="minorEastAsia" w:eastAsiaTheme="minorEastAsia" w:hAnsiTheme="minorEastAsia"/>
        </w:rPr>
      </w:pPr>
      <w:r>
        <w:rPr>
          <w:rFonts w:asciiTheme="minorEastAsia" w:eastAsiaTheme="minorEastAsia" w:hAnsiTheme="minorEastAsia" w:hint="eastAsia"/>
        </w:rPr>
        <w:t>4.验证通过，用户输入新密码、新密码确认</w:t>
      </w:r>
    </w:p>
    <w:p w:rsidR="00A77E43" w:rsidRPr="000D278B" w:rsidRDefault="00A77E43" w:rsidP="000D278B">
      <w:pPr>
        <w:pStyle w:val="11"/>
        <w:widowControl/>
        <w:ind w:firstLine="480"/>
        <w:jc w:val="left"/>
        <w:rPr>
          <w:rFonts w:asciiTheme="minorEastAsia" w:eastAsiaTheme="minorEastAsia" w:hAnsiTheme="minorEastAsia"/>
        </w:rPr>
      </w:pPr>
      <w:r>
        <w:rPr>
          <w:rFonts w:asciiTheme="minorEastAsia" w:eastAsiaTheme="minorEastAsia" w:hAnsiTheme="minorEastAsia" w:hint="eastAsia"/>
        </w:rPr>
        <w:t>5.验证两次录入的新密码是否正确，验证通过提示企业修改密码成功。验证失败，给出提示信息，原页面等待用户下一步操作。</w:t>
      </w:r>
    </w:p>
    <w:p w:rsidR="00A77E43" w:rsidRDefault="00A77E43" w:rsidP="00A77E43">
      <w:pPr>
        <w:pStyle w:val="5"/>
      </w:pPr>
      <w:r>
        <w:rPr>
          <w:rFonts w:hint="eastAsia"/>
        </w:rPr>
        <w:t>找回密码</w:t>
      </w:r>
    </w:p>
    <w:p w:rsidR="00735927" w:rsidRDefault="00A87955" w:rsidP="000D278B">
      <w:pPr>
        <w:ind w:firstLineChars="150" w:firstLine="360"/>
      </w:pPr>
      <w:r>
        <w:rPr>
          <w:rFonts w:hint="eastAsia"/>
        </w:rPr>
        <w:t>银行管理员录入银行工作人员姓名或登录名查询银行用户账户，点击重置密码。密码初始化成功后，</w:t>
      </w:r>
      <w:r w:rsidRPr="00126987">
        <w:rPr>
          <w:rFonts w:hint="eastAsia"/>
        </w:rPr>
        <w:t>将初始密码通知银行用户</w:t>
      </w:r>
      <w:r>
        <w:rPr>
          <w:rFonts w:hint="eastAsia"/>
        </w:rPr>
        <w:t>。</w:t>
      </w:r>
    </w:p>
    <w:p w:rsidR="003E671A" w:rsidRDefault="003E671A" w:rsidP="003E671A">
      <w:pPr>
        <w:pStyle w:val="4"/>
      </w:pPr>
      <w:r>
        <w:rPr>
          <w:rFonts w:hint="eastAsia"/>
        </w:rPr>
        <w:t>我的工作模块设计</w:t>
      </w:r>
    </w:p>
    <w:p w:rsidR="00835098" w:rsidRDefault="00835098" w:rsidP="00835098">
      <w:pPr>
        <w:pStyle w:val="5"/>
      </w:pPr>
      <w:r>
        <w:rPr>
          <w:rFonts w:hint="eastAsia"/>
        </w:rPr>
        <w:lastRenderedPageBreak/>
        <w:t>待接收任务</w:t>
      </w:r>
    </w:p>
    <w:p w:rsidR="00835098" w:rsidRDefault="00562BC0" w:rsidP="000D278B">
      <w:pPr>
        <w:ind w:firstLineChars="200" w:firstLine="480"/>
      </w:pPr>
      <w:r>
        <w:rPr>
          <w:rFonts w:hint="eastAsia"/>
        </w:rPr>
        <w:t>柜台人员显示</w:t>
      </w:r>
      <w:r w:rsidR="0083325B">
        <w:rPr>
          <w:rFonts w:hint="eastAsia"/>
        </w:rPr>
        <w:t>状态为已提交的业务</w:t>
      </w:r>
      <w:r w:rsidR="002D2C67">
        <w:rPr>
          <w:rFonts w:hint="eastAsia"/>
        </w:rPr>
        <w:t>申请单</w:t>
      </w:r>
      <w:r>
        <w:rPr>
          <w:rFonts w:hint="eastAsia"/>
        </w:rPr>
        <w:t>列表。列表显示：申请编号、业务名称、提交时间、</w:t>
      </w:r>
      <w:r w:rsidR="008B5712">
        <w:rPr>
          <w:rFonts w:hint="eastAsia"/>
        </w:rPr>
        <w:t>当前状态、</w:t>
      </w:r>
      <w:r>
        <w:rPr>
          <w:rFonts w:hint="eastAsia"/>
        </w:rPr>
        <w:t>申请企业、联系人、联系电话、联系人邮箱。</w:t>
      </w:r>
    </w:p>
    <w:p w:rsidR="00640C36" w:rsidRDefault="00640C36" w:rsidP="00640C36">
      <w:r>
        <w:rPr>
          <w:noProof/>
        </w:rPr>
        <w:drawing>
          <wp:inline distT="0" distB="0" distL="0" distR="0" wp14:anchorId="353543B1" wp14:editId="5772AAB3">
            <wp:extent cx="5158740" cy="259370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58829" cy="2593745"/>
                    </a:xfrm>
                    <a:prstGeom prst="rect">
                      <a:avLst/>
                    </a:prstGeom>
                  </pic:spPr>
                </pic:pic>
              </a:graphicData>
            </a:graphic>
          </wp:inline>
        </w:drawing>
      </w:r>
    </w:p>
    <w:p w:rsidR="00640C36" w:rsidRPr="000D278B" w:rsidRDefault="00640C36" w:rsidP="000D278B">
      <w:pPr>
        <w:jc w:val="center"/>
        <w:rPr>
          <w:sz w:val="21"/>
          <w:szCs w:val="22"/>
        </w:rPr>
      </w:pPr>
      <w:r w:rsidRPr="000E05DF">
        <w:rPr>
          <w:rFonts w:hint="eastAsia"/>
          <w:sz w:val="21"/>
          <w:szCs w:val="22"/>
        </w:rPr>
        <w:t>图：</w:t>
      </w:r>
      <w:r>
        <w:rPr>
          <w:rFonts w:hint="eastAsia"/>
          <w:sz w:val="21"/>
          <w:szCs w:val="22"/>
        </w:rPr>
        <w:t>待接收业务申请列表页</w:t>
      </w:r>
    </w:p>
    <w:p w:rsidR="00562BC0" w:rsidRDefault="00562BC0" w:rsidP="000D278B">
      <w:pPr>
        <w:ind w:firstLineChars="200" w:firstLine="480"/>
      </w:pPr>
      <w:r>
        <w:rPr>
          <w:rFonts w:hint="eastAsia"/>
        </w:rPr>
        <w:t>点击申请编号打开业务申请详细页。</w:t>
      </w:r>
    </w:p>
    <w:p w:rsidR="00562BC0" w:rsidRDefault="00562BC0" w:rsidP="000D278B">
      <w:pPr>
        <w:ind w:firstLineChars="200" w:firstLine="480"/>
      </w:pPr>
      <w:r>
        <w:rPr>
          <w:rFonts w:hint="eastAsia"/>
        </w:rPr>
        <w:t>详细</w:t>
      </w:r>
      <w:proofErr w:type="gramStart"/>
      <w:r>
        <w:rPr>
          <w:rFonts w:hint="eastAsia"/>
        </w:rPr>
        <w:t>页展示</w:t>
      </w:r>
      <w:proofErr w:type="gramEnd"/>
      <w:r>
        <w:rPr>
          <w:rFonts w:hint="eastAsia"/>
        </w:rPr>
        <w:t>申报基本信息（业务名称、申请企业、组织机构代码、联系人、联系电话、联系人邮箱）、附件列表、法律法规列表、操作按钮。</w:t>
      </w:r>
    </w:p>
    <w:p w:rsidR="00562BC0" w:rsidRDefault="00562BC0" w:rsidP="000D278B">
      <w:pPr>
        <w:ind w:firstLineChars="200" w:firstLine="480"/>
      </w:pPr>
      <w:r>
        <w:rPr>
          <w:rFonts w:hint="eastAsia"/>
        </w:rPr>
        <w:t>操作按钮包括：退回、接收。</w:t>
      </w:r>
    </w:p>
    <w:p w:rsidR="0083325B" w:rsidRPr="000D278B" w:rsidRDefault="0083325B" w:rsidP="000D278B">
      <w:pPr>
        <w:ind w:firstLineChars="200" w:firstLine="480"/>
      </w:pPr>
      <w:r>
        <w:rPr>
          <w:rFonts w:hint="eastAsia"/>
        </w:rPr>
        <w:t>点击退回申请单状态设置为已退回</w:t>
      </w:r>
      <w:r w:rsidRPr="00137600">
        <w:rPr>
          <w:rFonts w:hint="eastAsia"/>
        </w:rPr>
        <w:t>。</w:t>
      </w:r>
      <w:r w:rsidRPr="00ED3949">
        <w:rPr>
          <w:rFonts w:hint="eastAsia"/>
        </w:rPr>
        <w:t>系统记录退回人、退回时间。</w:t>
      </w:r>
    </w:p>
    <w:p w:rsidR="00600890" w:rsidRDefault="0083325B" w:rsidP="000D278B">
      <w:pPr>
        <w:ind w:firstLineChars="200" w:firstLine="480"/>
      </w:pPr>
      <w:r>
        <w:rPr>
          <w:rFonts w:hint="eastAsia"/>
        </w:rPr>
        <w:t>点击接收，申请单状态设置为已接收。</w:t>
      </w:r>
      <w:r w:rsidR="00386158">
        <w:rPr>
          <w:rFonts w:hint="eastAsia"/>
        </w:rPr>
        <w:t>根据申请信息，</w:t>
      </w:r>
      <w:r w:rsidR="004821EB">
        <w:rPr>
          <w:rFonts w:hint="eastAsia"/>
        </w:rPr>
        <w:t>判断该业务申请有没有审批单（补正的业务已存在审批单，更新原审批单），如果没有</w:t>
      </w:r>
      <w:r w:rsidR="00386158">
        <w:rPr>
          <w:rFonts w:hint="eastAsia"/>
        </w:rPr>
        <w:t>建立审批单。审批单包含申请单全部数据，以及附件列表。</w:t>
      </w:r>
    </w:p>
    <w:p w:rsidR="00640C36" w:rsidRDefault="00640C36" w:rsidP="000D278B">
      <w:r>
        <w:rPr>
          <w:noProof/>
        </w:rPr>
        <w:lastRenderedPageBreak/>
        <w:drawing>
          <wp:inline distT="0" distB="0" distL="0" distR="0" wp14:anchorId="7D2EEBEE" wp14:editId="0C1E1415">
            <wp:extent cx="5097780" cy="2869272"/>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92344" cy="2866212"/>
                    </a:xfrm>
                    <a:prstGeom prst="rect">
                      <a:avLst/>
                    </a:prstGeom>
                  </pic:spPr>
                </pic:pic>
              </a:graphicData>
            </a:graphic>
          </wp:inline>
        </w:drawing>
      </w:r>
    </w:p>
    <w:p w:rsidR="00640C36" w:rsidRPr="000D278B" w:rsidRDefault="00640C36" w:rsidP="000D278B">
      <w:pPr>
        <w:jc w:val="center"/>
        <w:rPr>
          <w:sz w:val="21"/>
          <w:szCs w:val="22"/>
        </w:rPr>
      </w:pPr>
      <w:r w:rsidRPr="000E05DF">
        <w:rPr>
          <w:rFonts w:hint="eastAsia"/>
          <w:sz w:val="21"/>
          <w:szCs w:val="22"/>
        </w:rPr>
        <w:t>图：</w:t>
      </w:r>
      <w:r>
        <w:rPr>
          <w:rFonts w:hint="eastAsia"/>
          <w:sz w:val="21"/>
          <w:szCs w:val="22"/>
        </w:rPr>
        <w:t>待接收业务详细页</w:t>
      </w:r>
    </w:p>
    <w:p w:rsidR="00835098" w:rsidRDefault="00835098" w:rsidP="00835098">
      <w:pPr>
        <w:pStyle w:val="5"/>
      </w:pPr>
      <w:r>
        <w:rPr>
          <w:rFonts w:hint="eastAsia"/>
        </w:rPr>
        <w:t>待办任务</w:t>
      </w:r>
    </w:p>
    <w:p w:rsidR="008B5712" w:rsidRDefault="008B5712" w:rsidP="000D278B">
      <w:pPr>
        <w:ind w:firstLineChars="200" w:firstLine="480"/>
      </w:pPr>
      <w:r>
        <w:rPr>
          <w:rFonts w:hint="eastAsia"/>
        </w:rPr>
        <w:t>待办任务显示处理中、且流程实例当前处理人为登录人</w:t>
      </w:r>
      <w:r w:rsidR="00CA1E24">
        <w:rPr>
          <w:rFonts w:hint="eastAsia"/>
        </w:rPr>
        <w:t>、当前处理人未进行任何操作</w:t>
      </w:r>
      <w:r>
        <w:rPr>
          <w:rFonts w:hint="eastAsia"/>
        </w:rPr>
        <w:t>的审批单列表。审批单列表显示：审批单编号、申请编号、业务名称、提交时间、接收时间、当前状态、流程启动时间、申请企业、联系人、联系电话、联系人邮箱。</w:t>
      </w:r>
    </w:p>
    <w:p w:rsidR="00C43F95" w:rsidRDefault="008B5712" w:rsidP="000D278B">
      <w:pPr>
        <w:ind w:firstLineChars="200" w:firstLine="480"/>
      </w:pPr>
      <w:r>
        <w:rPr>
          <w:rFonts w:hint="eastAsia"/>
        </w:rPr>
        <w:t>打开审批单编号显示详细页。</w:t>
      </w:r>
    </w:p>
    <w:p w:rsidR="00A7637B" w:rsidRDefault="00A7637B" w:rsidP="000D278B">
      <w:r>
        <w:rPr>
          <w:noProof/>
        </w:rPr>
        <w:lastRenderedPageBreak/>
        <w:drawing>
          <wp:inline distT="0" distB="0" distL="0" distR="0" wp14:anchorId="7A54A117" wp14:editId="1BB4D76F">
            <wp:extent cx="5274310" cy="362242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622425"/>
                    </a:xfrm>
                    <a:prstGeom prst="rect">
                      <a:avLst/>
                    </a:prstGeom>
                  </pic:spPr>
                </pic:pic>
              </a:graphicData>
            </a:graphic>
          </wp:inline>
        </w:drawing>
      </w:r>
    </w:p>
    <w:p w:rsidR="00A7637B" w:rsidRPr="00137600" w:rsidRDefault="00A7637B" w:rsidP="000D278B">
      <w:pPr>
        <w:jc w:val="center"/>
      </w:pPr>
      <w:r>
        <w:rPr>
          <w:rFonts w:hint="eastAsia"/>
        </w:rPr>
        <w:t>图：审批单详细页</w:t>
      </w:r>
    </w:p>
    <w:p w:rsidR="00835098" w:rsidRDefault="00835098" w:rsidP="00835098">
      <w:pPr>
        <w:pStyle w:val="5"/>
      </w:pPr>
      <w:r>
        <w:rPr>
          <w:rFonts w:hint="eastAsia"/>
        </w:rPr>
        <w:t>在办任务</w:t>
      </w:r>
    </w:p>
    <w:p w:rsidR="006F3700" w:rsidRDefault="006F3700" w:rsidP="006F3700">
      <w:pPr>
        <w:ind w:firstLineChars="200" w:firstLine="480"/>
      </w:pPr>
      <w:r>
        <w:rPr>
          <w:rFonts w:hint="eastAsia"/>
        </w:rPr>
        <w:t>在</w:t>
      </w:r>
      <w:proofErr w:type="gramStart"/>
      <w:r>
        <w:rPr>
          <w:rFonts w:hint="eastAsia"/>
        </w:rPr>
        <w:t>办任务</w:t>
      </w:r>
      <w:proofErr w:type="gramEnd"/>
      <w:r>
        <w:rPr>
          <w:rFonts w:hint="eastAsia"/>
        </w:rPr>
        <w:t>显示</w:t>
      </w:r>
      <w:r w:rsidR="0085690E">
        <w:rPr>
          <w:rFonts w:hint="eastAsia"/>
        </w:rPr>
        <w:t>当前用户参与过正在</w:t>
      </w:r>
      <w:r>
        <w:rPr>
          <w:rFonts w:hint="eastAsia"/>
        </w:rPr>
        <w:t>处理中的审批单列表。审批单列表显示：审批单编号、申请编号、业务名称、提交时间、接收时间、当前状态、流程启动时间、申请企业、联系人、联系电话、联系人邮箱。</w:t>
      </w:r>
    </w:p>
    <w:p w:rsidR="006F3700" w:rsidRDefault="006F3700" w:rsidP="000D278B">
      <w:pPr>
        <w:ind w:firstLineChars="200" w:firstLine="480"/>
      </w:pPr>
      <w:r>
        <w:rPr>
          <w:rFonts w:hint="eastAsia"/>
        </w:rPr>
        <w:t>打开审批单编号显示详细页。</w:t>
      </w:r>
    </w:p>
    <w:p w:rsidR="00835098" w:rsidRDefault="00835098" w:rsidP="00835098">
      <w:pPr>
        <w:pStyle w:val="5"/>
      </w:pPr>
      <w:r>
        <w:rPr>
          <w:rFonts w:hint="eastAsia"/>
        </w:rPr>
        <w:t>已办</w:t>
      </w:r>
      <w:r w:rsidR="0085690E">
        <w:rPr>
          <w:rFonts w:hint="eastAsia"/>
        </w:rPr>
        <w:t>结</w:t>
      </w:r>
      <w:r>
        <w:rPr>
          <w:rFonts w:hint="eastAsia"/>
        </w:rPr>
        <w:t>任务</w:t>
      </w:r>
    </w:p>
    <w:p w:rsidR="00386158" w:rsidRDefault="00386158" w:rsidP="00386158">
      <w:pPr>
        <w:ind w:firstLineChars="200" w:firstLine="480"/>
      </w:pPr>
      <w:r>
        <w:rPr>
          <w:rFonts w:hint="eastAsia"/>
        </w:rPr>
        <w:t>已办</w:t>
      </w:r>
      <w:r w:rsidR="0085690E">
        <w:rPr>
          <w:rFonts w:hint="eastAsia"/>
        </w:rPr>
        <w:t>结</w:t>
      </w:r>
      <w:r>
        <w:rPr>
          <w:rFonts w:hint="eastAsia"/>
        </w:rPr>
        <w:t>任务显示</w:t>
      </w:r>
      <w:r w:rsidR="0085690E">
        <w:rPr>
          <w:rFonts w:hint="eastAsia"/>
        </w:rPr>
        <w:t>已办结</w:t>
      </w:r>
      <w:r>
        <w:rPr>
          <w:rFonts w:hint="eastAsia"/>
        </w:rPr>
        <w:t>的审批单列表。审批单列表显示：审批单编号、申请编号、业务名称、提交时间、接收时间、当前状态、流程启动时间、申请企业、联系人、联系电话、联系人邮箱。</w:t>
      </w:r>
    </w:p>
    <w:p w:rsidR="00835098" w:rsidRPr="00137600" w:rsidRDefault="00386158" w:rsidP="000D278B">
      <w:pPr>
        <w:ind w:firstLine="420"/>
      </w:pPr>
      <w:r>
        <w:rPr>
          <w:rFonts w:hint="eastAsia"/>
        </w:rPr>
        <w:t>打开审批单编号显示详细页。</w:t>
      </w:r>
    </w:p>
    <w:p w:rsidR="00A87955" w:rsidRDefault="00A87955" w:rsidP="00A87955">
      <w:pPr>
        <w:pStyle w:val="4"/>
      </w:pPr>
      <w:r>
        <w:rPr>
          <w:rFonts w:hint="eastAsia"/>
        </w:rPr>
        <w:t>业务</w:t>
      </w:r>
      <w:r w:rsidR="006F3700">
        <w:rPr>
          <w:rFonts w:hint="eastAsia"/>
        </w:rPr>
        <w:t>申请单详细</w:t>
      </w:r>
      <w:r>
        <w:rPr>
          <w:rFonts w:hint="eastAsia"/>
        </w:rPr>
        <w:t>模块设计</w:t>
      </w:r>
    </w:p>
    <w:p w:rsidR="00A87955" w:rsidRDefault="00A87955" w:rsidP="00A87955">
      <w:pPr>
        <w:pStyle w:val="5"/>
      </w:pPr>
      <w:r>
        <w:rPr>
          <w:rFonts w:hint="eastAsia"/>
        </w:rPr>
        <w:t>查看</w:t>
      </w:r>
    </w:p>
    <w:p w:rsidR="00A87955" w:rsidRDefault="00A87955" w:rsidP="000D278B">
      <w:pPr>
        <w:ind w:firstLine="420"/>
      </w:pPr>
      <w:r>
        <w:rPr>
          <w:rFonts w:hint="eastAsia"/>
        </w:rPr>
        <w:t>操作界面要求：系统根据业务申报状态，分类显示申报业务</w:t>
      </w:r>
      <w:r w:rsidR="008B56C2">
        <w:rPr>
          <w:rFonts w:hint="eastAsia"/>
        </w:rPr>
        <w:t>，以列表形式展</w:t>
      </w:r>
      <w:r w:rsidR="008B56C2">
        <w:rPr>
          <w:rFonts w:hint="eastAsia"/>
        </w:rPr>
        <w:lastRenderedPageBreak/>
        <w:t>示。点击列表中的某个条目，打开业务申请的详细信息页。分区显示基本申请信息、附件列表、操作按钮。</w:t>
      </w:r>
    </w:p>
    <w:p w:rsidR="00A87955" w:rsidRDefault="00A464AE" w:rsidP="00A87955">
      <w:pPr>
        <w:pStyle w:val="5"/>
      </w:pPr>
      <w:r>
        <w:rPr>
          <w:rFonts w:hint="eastAsia"/>
        </w:rPr>
        <w:t>退回</w:t>
      </w:r>
    </w:p>
    <w:p w:rsidR="00A87955" w:rsidRDefault="00A464AE" w:rsidP="000D278B">
      <w:pPr>
        <w:ind w:firstLineChars="200" w:firstLine="480"/>
      </w:pPr>
      <w:r>
        <w:rPr>
          <w:rFonts w:hint="eastAsia"/>
        </w:rPr>
        <w:t>操作要求：待接收状态下，银行用户在业务申报详细页面下，点击退回按钮。业务状态设置为已退回。</w:t>
      </w:r>
    </w:p>
    <w:p w:rsidR="00A464AE" w:rsidRDefault="00A464AE" w:rsidP="00A464AE">
      <w:pPr>
        <w:pStyle w:val="5"/>
      </w:pPr>
      <w:r>
        <w:rPr>
          <w:rFonts w:hint="eastAsia"/>
        </w:rPr>
        <w:t>接收</w:t>
      </w:r>
      <w:r w:rsidR="00CB15E8">
        <w:rPr>
          <w:rFonts w:hint="eastAsia"/>
        </w:rPr>
        <w:t>并启动流程</w:t>
      </w:r>
    </w:p>
    <w:p w:rsidR="00A464AE" w:rsidRDefault="00A464AE" w:rsidP="000D278B">
      <w:pPr>
        <w:ind w:firstLineChars="200" w:firstLine="480"/>
      </w:pPr>
      <w:r>
        <w:rPr>
          <w:rFonts w:hint="eastAsia"/>
        </w:rPr>
        <w:t>操作要求：待接收状态下，银行用户在业务申报详细页面下，点击</w:t>
      </w:r>
      <w:r w:rsidR="002608CA">
        <w:rPr>
          <w:rFonts w:hint="eastAsia"/>
        </w:rPr>
        <w:t>接收</w:t>
      </w:r>
      <w:r w:rsidR="00CB15E8">
        <w:rPr>
          <w:rFonts w:hint="eastAsia"/>
        </w:rPr>
        <w:t>并启动流程</w:t>
      </w:r>
      <w:r>
        <w:rPr>
          <w:rFonts w:hint="eastAsia"/>
        </w:rPr>
        <w:t>按钮。</w:t>
      </w:r>
    </w:p>
    <w:p w:rsidR="00F95F69" w:rsidRDefault="00F95F69" w:rsidP="00F95F69">
      <w:r>
        <w:rPr>
          <w:rFonts w:hint="eastAsia"/>
        </w:rPr>
        <w:t>流程描述：</w:t>
      </w:r>
    </w:p>
    <w:p w:rsidR="00F95F69" w:rsidRDefault="00CB15E8" w:rsidP="00F95F69">
      <w:pPr>
        <w:pStyle w:val="ac"/>
        <w:numPr>
          <w:ilvl w:val="0"/>
          <w:numId w:val="61"/>
        </w:numPr>
        <w:ind w:firstLineChars="0"/>
      </w:pPr>
      <w:r>
        <w:rPr>
          <w:rFonts w:hint="eastAsia"/>
        </w:rPr>
        <w:t>申请单更新接收人、接收时间、当前状态。</w:t>
      </w:r>
      <w:r w:rsidR="00B95667">
        <w:rPr>
          <w:rFonts w:hint="eastAsia"/>
        </w:rPr>
        <w:t>生成审批单</w:t>
      </w:r>
      <w:r w:rsidR="00F95F69">
        <w:rPr>
          <w:rFonts w:hint="eastAsia"/>
        </w:rPr>
        <w:t>。</w:t>
      </w:r>
    </w:p>
    <w:p w:rsidR="00F95F69" w:rsidRDefault="00F95F69" w:rsidP="00F95F69">
      <w:pPr>
        <w:pStyle w:val="ac"/>
        <w:numPr>
          <w:ilvl w:val="0"/>
          <w:numId w:val="61"/>
        </w:numPr>
        <w:ind w:firstLineChars="0"/>
      </w:pPr>
      <w:r>
        <w:rPr>
          <w:rFonts w:hint="eastAsia"/>
        </w:rPr>
        <w:t>启动一个流程实例，流程实例记录当前环节、当前操作人、流程启动时间，将流程启动人设为第一环节操作人。</w:t>
      </w:r>
    </w:p>
    <w:p w:rsidR="006F3700" w:rsidRDefault="006F3700" w:rsidP="006F3700">
      <w:pPr>
        <w:pStyle w:val="4"/>
      </w:pPr>
      <w:r>
        <w:rPr>
          <w:rFonts w:hint="eastAsia"/>
        </w:rPr>
        <w:t>业务审批单详细模块设计</w:t>
      </w:r>
    </w:p>
    <w:p w:rsidR="006F3700" w:rsidRDefault="006F3700" w:rsidP="006F3700">
      <w:pPr>
        <w:pStyle w:val="5"/>
      </w:pPr>
      <w:r>
        <w:rPr>
          <w:rFonts w:hint="eastAsia"/>
        </w:rPr>
        <w:t>查看</w:t>
      </w:r>
    </w:p>
    <w:p w:rsidR="008B0E50" w:rsidRDefault="006F3700" w:rsidP="006F3700">
      <w:pPr>
        <w:ind w:firstLine="420"/>
      </w:pPr>
      <w:r>
        <w:rPr>
          <w:rFonts w:hint="eastAsia"/>
        </w:rPr>
        <w:t>操作界面要求：系统展示审批单列表。</w:t>
      </w:r>
    </w:p>
    <w:p w:rsidR="008B0E50" w:rsidRDefault="008B0E50" w:rsidP="000D278B">
      <w:r>
        <w:rPr>
          <w:noProof/>
        </w:rPr>
        <w:drawing>
          <wp:inline distT="0" distB="0" distL="0" distR="0" wp14:anchorId="5AC9CD12" wp14:editId="0ACD236E">
            <wp:extent cx="5274310" cy="2843488"/>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843488"/>
                    </a:xfrm>
                    <a:prstGeom prst="rect">
                      <a:avLst/>
                    </a:prstGeom>
                  </pic:spPr>
                </pic:pic>
              </a:graphicData>
            </a:graphic>
          </wp:inline>
        </w:drawing>
      </w:r>
    </w:p>
    <w:p w:rsidR="008B0E50" w:rsidRDefault="008B0E50" w:rsidP="000D278B">
      <w:pPr>
        <w:jc w:val="center"/>
      </w:pPr>
      <w:r w:rsidRPr="000E05DF">
        <w:rPr>
          <w:rFonts w:hint="eastAsia"/>
          <w:sz w:val="21"/>
          <w:szCs w:val="22"/>
        </w:rPr>
        <w:t>图：</w:t>
      </w:r>
      <w:r>
        <w:rPr>
          <w:rFonts w:hint="eastAsia"/>
          <w:sz w:val="21"/>
          <w:szCs w:val="22"/>
        </w:rPr>
        <w:t>审批单列表页</w:t>
      </w:r>
    </w:p>
    <w:p w:rsidR="006F3700" w:rsidRDefault="006F3700" w:rsidP="006F3700">
      <w:pPr>
        <w:ind w:firstLine="420"/>
      </w:pPr>
      <w:r>
        <w:rPr>
          <w:rFonts w:hint="eastAsia"/>
        </w:rPr>
        <w:t>点击列表中的某个条目，打开业务申请的详细信息页。分区显示审批单（企</w:t>
      </w:r>
      <w:r>
        <w:rPr>
          <w:rFonts w:hint="eastAsia"/>
        </w:rPr>
        <w:lastRenderedPageBreak/>
        <w:t>业基本信息、附件列表、审批信息）、操作按钮。</w:t>
      </w:r>
    </w:p>
    <w:p w:rsidR="004902B8" w:rsidRDefault="004902B8" w:rsidP="006F3700">
      <w:pPr>
        <w:ind w:firstLine="420"/>
      </w:pPr>
      <w:r>
        <w:rPr>
          <w:rFonts w:hint="eastAsia"/>
        </w:rPr>
        <w:t>附件列表操作包括：查看</w:t>
      </w:r>
      <w:r w:rsidR="008644B7">
        <w:rPr>
          <w:rFonts w:hint="eastAsia"/>
        </w:rPr>
        <w:t>附件、</w:t>
      </w:r>
      <w:r>
        <w:rPr>
          <w:rFonts w:hint="eastAsia"/>
        </w:rPr>
        <w:t>上传附件、删除附件</w:t>
      </w:r>
      <w:r w:rsidR="00A7637B">
        <w:rPr>
          <w:rFonts w:hint="eastAsia"/>
        </w:rPr>
        <w:t>、审核通过、审核不通过</w:t>
      </w:r>
      <w:r>
        <w:rPr>
          <w:rFonts w:hint="eastAsia"/>
        </w:rPr>
        <w:t>。</w:t>
      </w:r>
    </w:p>
    <w:p w:rsidR="006F3700" w:rsidRDefault="004902B8" w:rsidP="006F3700">
      <w:pPr>
        <w:ind w:firstLine="420"/>
      </w:pPr>
      <w:r>
        <w:rPr>
          <w:rFonts w:hint="eastAsia"/>
        </w:rPr>
        <w:t>公共</w:t>
      </w:r>
      <w:r w:rsidR="006F3700">
        <w:rPr>
          <w:rFonts w:hint="eastAsia"/>
        </w:rPr>
        <w:t>操作按钮包括：保存</w:t>
      </w:r>
      <w:r>
        <w:rPr>
          <w:rFonts w:hint="eastAsia"/>
        </w:rPr>
        <w:t>、操作历史。</w:t>
      </w:r>
    </w:p>
    <w:p w:rsidR="004902B8" w:rsidRDefault="004902B8" w:rsidP="006F3700">
      <w:pPr>
        <w:ind w:firstLine="420"/>
      </w:pPr>
      <w:r>
        <w:rPr>
          <w:rFonts w:hint="eastAsia"/>
        </w:rPr>
        <w:t>流程第一个环节审核人操作按钮包括：提交、撤回、办结</w:t>
      </w:r>
      <w:r w:rsidR="0012272D">
        <w:rPr>
          <w:rFonts w:hint="eastAsia"/>
        </w:rPr>
        <w:t>、导出</w:t>
      </w:r>
      <w:r>
        <w:rPr>
          <w:rFonts w:hint="eastAsia"/>
        </w:rPr>
        <w:t>。</w:t>
      </w:r>
    </w:p>
    <w:p w:rsidR="004902B8" w:rsidRDefault="004902B8" w:rsidP="006F3700">
      <w:pPr>
        <w:ind w:firstLine="420"/>
      </w:pPr>
      <w:r>
        <w:rPr>
          <w:rFonts w:hint="eastAsia"/>
        </w:rPr>
        <w:t>流程最后一个环节审核人操作按钮包括：补正、受理、退回。</w:t>
      </w:r>
    </w:p>
    <w:p w:rsidR="004902B8" w:rsidRDefault="004902B8">
      <w:pPr>
        <w:ind w:firstLine="420"/>
      </w:pPr>
      <w:r>
        <w:rPr>
          <w:rFonts w:hint="eastAsia"/>
        </w:rPr>
        <w:t>流程中间审核环节审核人操作按钮包括：提交、退回、撤回。</w:t>
      </w:r>
    </w:p>
    <w:p w:rsidR="002D2C67" w:rsidRDefault="002D2C67">
      <w:pPr>
        <w:ind w:firstLine="420"/>
      </w:pPr>
      <w:r>
        <w:rPr>
          <w:rFonts w:hint="eastAsia"/>
        </w:rPr>
        <w:t>当前操作人员为流程第一个环节审核人且该审批单流程不为空：撤销流程按钮。</w:t>
      </w:r>
    </w:p>
    <w:p w:rsidR="008B0E50" w:rsidRDefault="008B0E50" w:rsidP="000D278B">
      <w:r>
        <w:rPr>
          <w:noProof/>
        </w:rPr>
        <w:drawing>
          <wp:inline distT="0" distB="0" distL="0" distR="0" wp14:anchorId="54A74B7E" wp14:editId="31080CAC">
            <wp:extent cx="5271643" cy="5394960"/>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1392"/>
                    <a:stretch/>
                  </pic:blipFill>
                  <pic:spPr bwMode="auto">
                    <a:xfrm>
                      <a:off x="0" y="0"/>
                      <a:ext cx="5274310" cy="5397689"/>
                    </a:xfrm>
                    <a:prstGeom prst="rect">
                      <a:avLst/>
                    </a:prstGeom>
                    <a:ln>
                      <a:noFill/>
                    </a:ln>
                    <a:extLst>
                      <a:ext uri="{53640926-AAD7-44D8-BBD7-CCE9431645EC}">
                        <a14:shadowObscured xmlns:a14="http://schemas.microsoft.com/office/drawing/2010/main"/>
                      </a:ext>
                    </a:extLst>
                  </pic:spPr>
                </pic:pic>
              </a:graphicData>
            </a:graphic>
          </wp:inline>
        </w:drawing>
      </w:r>
    </w:p>
    <w:p w:rsidR="008B0E50" w:rsidRPr="002D2C67" w:rsidRDefault="008B0E50" w:rsidP="000D278B">
      <w:pPr>
        <w:jc w:val="center"/>
      </w:pPr>
      <w:r w:rsidRPr="000E05DF">
        <w:rPr>
          <w:rFonts w:hint="eastAsia"/>
          <w:sz w:val="21"/>
          <w:szCs w:val="22"/>
        </w:rPr>
        <w:t>图：</w:t>
      </w:r>
      <w:r>
        <w:rPr>
          <w:rFonts w:hint="eastAsia"/>
          <w:sz w:val="21"/>
          <w:szCs w:val="22"/>
        </w:rPr>
        <w:t>审批单详细页</w:t>
      </w:r>
    </w:p>
    <w:p w:rsidR="006F3700" w:rsidRDefault="008644B7" w:rsidP="006F3700">
      <w:pPr>
        <w:pStyle w:val="5"/>
      </w:pPr>
      <w:r>
        <w:rPr>
          <w:rFonts w:hint="eastAsia"/>
        </w:rPr>
        <w:lastRenderedPageBreak/>
        <w:t>保存</w:t>
      </w:r>
    </w:p>
    <w:p w:rsidR="006F3700" w:rsidRDefault="006F3700">
      <w:pPr>
        <w:ind w:firstLineChars="200" w:firstLine="480"/>
      </w:pPr>
      <w:r>
        <w:rPr>
          <w:rFonts w:hint="eastAsia"/>
        </w:rPr>
        <w:t>操作要求：</w:t>
      </w:r>
      <w:r w:rsidR="008644B7">
        <w:rPr>
          <w:rFonts w:hint="eastAsia"/>
        </w:rPr>
        <w:t>当前操作人员可修改审批单内容，修改完后保存</w:t>
      </w:r>
      <w:r>
        <w:rPr>
          <w:rFonts w:hint="eastAsia"/>
        </w:rPr>
        <w:t>。</w:t>
      </w:r>
    </w:p>
    <w:p w:rsidR="008644B7" w:rsidRDefault="008644B7" w:rsidP="008644B7">
      <w:pPr>
        <w:pStyle w:val="5"/>
      </w:pPr>
      <w:r>
        <w:rPr>
          <w:rFonts w:hint="eastAsia"/>
        </w:rPr>
        <w:t>操作历史</w:t>
      </w:r>
    </w:p>
    <w:p w:rsidR="008644B7" w:rsidRDefault="008644B7">
      <w:pPr>
        <w:ind w:firstLineChars="200" w:firstLine="480"/>
      </w:pPr>
      <w:r>
        <w:rPr>
          <w:rFonts w:hint="eastAsia"/>
        </w:rPr>
        <w:t>列表形式显示当前审批历史记录。</w:t>
      </w:r>
    </w:p>
    <w:p w:rsidR="00A7637B" w:rsidDel="00572419" w:rsidRDefault="00A7637B" w:rsidP="000D278B">
      <w:pPr>
        <w:rPr>
          <w:del w:id="375" w:author="t450" w:date="2017-09-28T09:09:00Z"/>
        </w:rPr>
      </w:pPr>
      <w:r>
        <w:rPr>
          <w:noProof/>
        </w:rPr>
        <w:drawing>
          <wp:inline distT="0" distB="0" distL="0" distR="0" wp14:anchorId="0F214BCE" wp14:editId="0B65E7B8">
            <wp:extent cx="5274310" cy="1369856"/>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369856"/>
                    </a:xfrm>
                    <a:prstGeom prst="rect">
                      <a:avLst/>
                    </a:prstGeom>
                  </pic:spPr>
                </pic:pic>
              </a:graphicData>
            </a:graphic>
          </wp:inline>
        </w:drawing>
      </w:r>
    </w:p>
    <w:p w:rsidR="000C4C7E" w:rsidRDefault="000C4C7E" w:rsidP="00572419">
      <w:pPr>
        <w:jc w:val="center"/>
      </w:pPr>
      <w:r>
        <w:rPr>
          <w:rFonts w:hint="eastAsia"/>
        </w:rPr>
        <w:t>图：操作历史图</w:t>
      </w:r>
    </w:p>
    <w:p w:rsidR="002D2C67" w:rsidRDefault="002D2C67" w:rsidP="002D2C67">
      <w:pPr>
        <w:pStyle w:val="5"/>
      </w:pPr>
      <w:r>
        <w:rPr>
          <w:rFonts w:hint="eastAsia"/>
        </w:rPr>
        <w:t>撤销预审批流程</w:t>
      </w:r>
    </w:p>
    <w:p w:rsidR="002D2C67" w:rsidRDefault="002D2C67" w:rsidP="002D2C67">
      <w:r>
        <w:rPr>
          <w:rFonts w:hint="eastAsia"/>
        </w:rPr>
        <w:t>流程描述：</w:t>
      </w:r>
    </w:p>
    <w:p w:rsidR="002D2C67" w:rsidRDefault="002D2C67" w:rsidP="000D278B">
      <w:pPr>
        <w:ind w:firstLine="420"/>
      </w:pPr>
      <w:r w:rsidRPr="004411B7">
        <w:rPr>
          <w:rFonts w:hint="eastAsia"/>
        </w:rPr>
        <w:t>用户点击撤销流程按钮。系统将原有的流程实例状态设置为</w:t>
      </w:r>
      <w:proofErr w:type="gramStart"/>
      <w:r w:rsidRPr="004411B7">
        <w:rPr>
          <w:rFonts w:hint="eastAsia"/>
        </w:rPr>
        <w:t>不</w:t>
      </w:r>
      <w:proofErr w:type="gramEnd"/>
      <w:r w:rsidRPr="004411B7">
        <w:rPr>
          <w:rFonts w:hint="eastAsia"/>
        </w:rPr>
        <w:t>可用。</w:t>
      </w:r>
      <w:r w:rsidR="00B3079D">
        <w:rPr>
          <w:rFonts w:hint="eastAsia"/>
        </w:rPr>
        <w:t>重新启动一个新的流程</w:t>
      </w:r>
      <w:r>
        <w:rPr>
          <w:rFonts w:hint="eastAsia"/>
        </w:rPr>
        <w:t>。</w:t>
      </w:r>
    </w:p>
    <w:p w:rsidR="00281957" w:rsidRDefault="00281957" w:rsidP="00281957">
      <w:pPr>
        <w:pStyle w:val="5"/>
      </w:pPr>
      <w:r>
        <w:rPr>
          <w:rFonts w:hint="eastAsia"/>
        </w:rPr>
        <w:t>提交</w:t>
      </w:r>
    </w:p>
    <w:p w:rsidR="00281957" w:rsidRPr="00137600" w:rsidRDefault="00281957" w:rsidP="000D278B">
      <w:pPr>
        <w:ind w:firstLineChars="200" w:firstLine="480"/>
      </w:pPr>
      <w:r>
        <w:rPr>
          <w:rFonts w:hint="eastAsia"/>
        </w:rPr>
        <w:t>用户修改审批报告单内容，点击提交，系统弹出对话框，用户选择下一环节审核人员，点击提交后进入该审核人员的待办列表。</w:t>
      </w:r>
      <w:r w:rsidR="004821EB">
        <w:rPr>
          <w:rFonts w:hint="eastAsia"/>
        </w:rPr>
        <w:t>流程实例将当前环节操作人设置为选择的审核人员。</w:t>
      </w:r>
      <w:r>
        <w:rPr>
          <w:rFonts w:hint="eastAsia"/>
        </w:rPr>
        <w:t>该审批单显示在</w:t>
      </w:r>
      <w:r w:rsidR="004821EB">
        <w:rPr>
          <w:rFonts w:hint="eastAsia"/>
        </w:rPr>
        <w:t>当前</w:t>
      </w:r>
      <w:r>
        <w:rPr>
          <w:rFonts w:hint="eastAsia"/>
        </w:rPr>
        <w:t>用户已办列表，此时该审批单状态，</w:t>
      </w:r>
      <w:r w:rsidR="004821EB">
        <w:rPr>
          <w:rFonts w:hint="eastAsia"/>
        </w:rPr>
        <w:t>当前</w:t>
      </w:r>
      <w:r>
        <w:rPr>
          <w:rFonts w:hint="eastAsia"/>
        </w:rPr>
        <w:t>用户只读。</w:t>
      </w:r>
    </w:p>
    <w:p w:rsidR="00281957" w:rsidRDefault="00281957" w:rsidP="00281957">
      <w:pPr>
        <w:pStyle w:val="5"/>
      </w:pPr>
      <w:r>
        <w:rPr>
          <w:rFonts w:hint="eastAsia"/>
        </w:rPr>
        <w:t>撤回</w:t>
      </w:r>
    </w:p>
    <w:p w:rsidR="00281957" w:rsidRPr="00137600" w:rsidRDefault="00281957" w:rsidP="000D278B">
      <w:pPr>
        <w:ind w:firstLine="420"/>
      </w:pPr>
      <w:r>
        <w:rPr>
          <w:rFonts w:hint="eastAsia"/>
        </w:rPr>
        <w:t>已办列表，用户查看审批报告单内容，点击撤回</w:t>
      </w:r>
      <w:r w:rsidR="004821EB">
        <w:rPr>
          <w:rFonts w:hint="eastAsia"/>
        </w:rPr>
        <w:t>，系统判断下一步</w:t>
      </w:r>
      <w:proofErr w:type="gramStart"/>
      <w:r w:rsidR="004821EB">
        <w:rPr>
          <w:rFonts w:hint="eastAsia"/>
        </w:rPr>
        <w:t>骤</w:t>
      </w:r>
      <w:proofErr w:type="gramEnd"/>
      <w:r w:rsidR="004821EB">
        <w:rPr>
          <w:rFonts w:hint="eastAsia"/>
        </w:rPr>
        <w:t>操作人有无对审批单进行操作，若没有操作，流程实例将当前环节操作人设置为当前操作人员</w:t>
      </w:r>
      <w:r>
        <w:rPr>
          <w:rFonts w:hint="eastAsia"/>
        </w:rPr>
        <w:t>。</w:t>
      </w:r>
      <w:r w:rsidR="004821EB">
        <w:rPr>
          <w:rFonts w:hint="eastAsia"/>
        </w:rPr>
        <w:t>审批</w:t>
      </w:r>
      <w:proofErr w:type="gramStart"/>
      <w:r w:rsidR="004821EB">
        <w:rPr>
          <w:rFonts w:hint="eastAsia"/>
        </w:rPr>
        <w:t>单进入</w:t>
      </w:r>
      <w:proofErr w:type="gramEnd"/>
      <w:r w:rsidR="004821EB">
        <w:rPr>
          <w:rFonts w:hint="eastAsia"/>
        </w:rPr>
        <w:t>当前操作用户的待办列表。</w:t>
      </w:r>
    </w:p>
    <w:p w:rsidR="00281957" w:rsidRDefault="00281957" w:rsidP="00281957">
      <w:pPr>
        <w:pStyle w:val="5"/>
      </w:pPr>
      <w:r>
        <w:rPr>
          <w:rFonts w:hint="eastAsia"/>
        </w:rPr>
        <w:t>退回</w:t>
      </w:r>
    </w:p>
    <w:p w:rsidR="004821EB" w:rsidRPr="00137600" w:rsidRDefault="004821EB" w:rsidP="000D278B">
      <w:pPr>
        <w:ind w:firstLineChars="200" w:firstLine="480"/>
      </w:pPr>
      <w:r>
        <w:rPr>
          <w:rFonts w:hint="eastAsia"/>
        </w:rPr>
        <w:t>用户修改审批报告单内容，点击退回，系统弹出对话框，用户选择上一环节审核人员，点击提交后进入该审核人员的待办列表。流程实例将当前环节操作人设置为选择的审核人员。</w:t>
      </w:r>
    </w:p>
    <w:p w:rsidR="00281957" w:rsidRDefault="00281957" w:rsidP="00281957">
      <w:pPr>
        <w:pStyle w:val="5"/>
      </w:pPr>
      <w:r>
        <w:rPr>
          <w:rFonts w:hint="eastAsia"/>
        </w:rPr>
        <w:lastRenderedPageBreak/>
        <w:t>补正</w:t>
      </w:r>
    </w:p>
    <w:p w:rsidR="004821EB" w:rsidRPr="00137600" w:rsidRDefault="004821EB" w:rsidP="000D278B">
      <w:pPr>
        <w:ind w:firstLine="420"/>
      </w:pPr>
      <w:r>
        <w:rPr>
          <w:rFonts w:hint="eastAsia"/>
        </w:rPr>
        <w:t>点击补正，系统弹出对话框选择该流程前几步审核人员，申请表、审批单状态设置为补正。</w:t>
      </w:r>
    </w:p>
    <w:p w:rsidR="00281957" w:rsidRDefault="00281957">
      <w:pPr>
        <w:pStyle w:val="5"/>
      </w:pPr>
      <w:r>
        <w:rPr>
          <w:rFonts w:hint="eastAsia"/>
        </w:rPr>
        <w:t>受理</w:t>
      </w:r>
    </w:p>
    <w:p w:rsidR="00846787" w:rsidRDefault="00846787" w:rsidP="000D278B">
      <w:pPr>
        <w:ind w:firstLine="420"/>
      </w:pPr>
      <w:r>
        <w:rPr>
          <w:rFonts w:hint="eastAsia"/>
        </w:rPr>
        <w:t>点击受理，</w:t>
      </w:r>
      <w:r w:rsidR="0012272D">
        <w:rPr>
          <w:rFonts w:hint="eastAsia"/>
        </w:rPr>
        <w:t>系统弹出对话框选择该流程第一个步骤的全部审核人员，</w:t>
      </w:r>
      <w:r>
        <w:rPr>
          <w:rFonts w:hint="eastAsia"/>
        </w:rPr>
        <w:t>申请表、审批单状态设置为受理。</w:t>
      </w:r>
    </w:p>
    <w:p w:rsidR="0012272D" w:rsidRDefault="0012272D" w:rsidP="0012272D">
      <w:pPr>
        <w:pStyle w:val="5"/>
      </w:pPr>
      <w:r>
        <w:rPr>
          <w:rFonts w:hint="eastAsia"/>
        </w:rPr>
        <w:t>导出</w:t>
      </w:r>
    </w:p>
    <w:p w:rsidR="0012272D" w:rsidRDefault="0012272D" w:rsidP="000D278B">
      <w:pPr>
        <w:ind w:firstLine="420"/>
      </w:pPr>
      <w:r>
        <w:rPr>
          <w:rFonts w:hint="eastAsia"/>
        </w:rPr>
        <w:t>点击</w:t>
      </w:r>
      <w:r w:rsidR="005354C1">
        <w:rPr>
          <w:rFonts w:hint="eastAsia"/>
        </w:rPr>
        <w:t>导出</w:t>
      </w:r>
      <w:r>
        <w:rPr>
          <w:rFonts w:hint="eastAsia"/>
        </w:rPr>
        <w:t>，柜台人员将</w:t>
      </w:r>
      <w:r w:rsidR="005354C1">
        <w:rPr>
          <w:rFonts w:hint="eastAsia"/>
        </w:rPr>
        <w:t>审批单、附件导出到</w:t>
      </w:r>
      <w:r w:rsidR="005354C1">
        <w:rPr>
          <w:rFonts w:hint="eastAsia"/>
        </w:rPr>
        <w:t>CD</w:t>
      </w:r>
      <w:r>
        <w:rPr>
          <w:rFonts w:hint="eastAsia"/>
        </w:rPr>
        <w:t>。</w:t>
      </w:r>
    </w:p>
    <w:p w:rsidR="00AE0B09" w:rsidRDefault="00AE0B09" w:rsidP="00AE0B09">
      <w:pPr>
        <w:pStyle w:val="5"/>
      </w:pPr>
      <w:r>
        <w:rPr>
          <w:rFonts w:hint="eastAsia"/>
        </w:rPr>
        <w:t>打印</w:t>
      </w:r>
    </w:p>
    <w:p w:rsidR="00AE0B09" w:rsidRPr="00137600" w:rsidRDefault="00AE0B09" w:rsidP="000D278B">
      <w:pPr>
        <w:ind w:firstLine="420"/>
      </w:pPr>
      <w:r>
        <w:rPr>
          <w:rFonts w:hint="eastAsia"/>
        </w:rPr>
        <w:t>审批单支持打印。</w:t>
      </w:r>
    </w:p>
    <w:p w:rsidR="00281957" w:rsidRPr="00281957" w:rsidRDefault="00281957">
      <w:pPr>
        <w:pStyle w:val="5"/>
      </w:pPr>
      <w:r>
        <w:rPr>
          <w:rFonts w:hint="eastAsia"/>
        </w:rPr>
        <w:t>办结</w:t>
      </w:r>
    </w:p>
    <w:p w:rsidR="00846787" w:rsidRPr="004411B7" w:rsidRDefault="00846787" w:rsidP="00846787">
      <w:pPr>
        <w:ind w:firstLine="420"/>
      </w:pPr>
      <w:r>
        <w:rPr>
          <w:rFonts w:hint="eastAsia"/>
        </w:rPr>
        <w:t>点击办结，柜台人员将申请表、审批单状态设置为办结。系统将业务附件添加水印。</w:t>
      </w:r>
    </w:p>
    <w:p w:rsidR="00846787" w:rsidRDefault="00846787" w:rsidP="00846787">
      <w:pPr>
        <w:pStyle w:val="5"/>
      </w:pPr>
      <w:r>
        <w:rPr>
          <w:rFonts w:hint="eastAsia"/>
        </w:rPr>
        <w:t>审批单附件操作——查看</w:t>
      </w:r>
    </w:p>
    <w:p w:rsidR="00846787" w:rsidRPr="00137600" w:rsidRDefault="00846787" w:rsidP="000D278B">
      <w:pPr>
        <w:ind w:left="420"/>
      </w:pPr>
      <w:r>
        <w:rPr>
          <w:rFonts w:hint="eastAsia"/>
        </w:rPr>
        <w:t>打开附件，可进行批注。</w:t>
      </w:r>
    </w:p>
    <w:p w:rsidR="00846787" w:rsidRDefault="00846787" w:rsidP="00846787">
      <w:pPr>
        <w:pStyle w:val="5"/>
      </w:pPr>
      <w:r>
        <w:rPr>
          <w:rFonts w:hint="eastAsia"/>
        </w:rPr>
        <w:t>审批单附件操作——上传</w:t>
      </w:r>
    </w:p>
    <w:p w:rsidR="00846787" w:rsidRPr="00137600" w:rsidRDefault="00846787" w:rsidP="000D278B">
      <w:pPr>
        <w:ind w:left="420"/>
      </w:pPr>
      <w:r>
        <w:rPr>
          <w:rFonts w:hint="eastAsia"/>
        </w:rPr>
        <w:t>银行工作人员点击上传按钮，上传附件。</w:t>
      </w:r>
    </w:p>
    <w:p w:rsidR="00846787" w:rsidRPr="004411B7" w:rsidRDefault="00846787" w:rsidP="00846787">
      <w:pPr>
        <w:pStyle w:val="5"/>
      </w:pPr>
      <w:r>
        <w:rPr>
          <w:rFonts w:hint="eastAsia"/>
        </w:rPr>
        <w:t>审批单附件操作——删除</w:t>
      </w:r>
    </w:p>
    <w:p w:rsidR="00846787" w:rsidRPr="004411B7" w:rsidRDefault="00846787" w:rsidP="00846787">
      <w:pPr>
        <w:ind w:left="420"/>
      </w:pPr>
      <w:r>
        <w:rPr>
          <w:rFonts w:hint="eastAsia"/>
        </w:rPr>
        <w:t>银行工作人员点击上传按钮，删除附件。</w:t>
      </w:r>
    </w:p>
    <w:p w:rsidR="00846787" w:rsidRPr="004411B7" w:rsidRDefault="00846787" w:rsidP="00846787">
      <w:pPr>
        <w:pStyle w:val="5"/>
      </w:pPr>
      <w:r>
        <w:rPr>
          <w:rFonts w:hint="eastAsia"/>
        </w:rPr>
        <w:t>审批单附件操作——附件状态</w:t>
      </w:r>
    </w:p>
    <w:p w:rsidR="00281957" w:rsidRPr="000D278B" w:rsidRDefault="00846787" w:rsidP="000D278B">
      <w:pPr>
        <w:ind w:left="420"/>
      </w:pPr>
      <w:r>
        <w:rPr>
          <w:rFonts w:hint="eastAsia"/>
        </w:rPr>
        <w:t>银行工作人员设置附件是否审核通过。</w:t>
      </w:r>
    </w:p>
    <w:p w:rsidR="00192698" w:rsidRDefault="00192698" w:rsidP="00192698">
      <w:pPr>
        <w:pStyle w:val="4"/>
      </w:pPr>
      <w:r>
        <w:rPr>
          <w:rFonts w:hint="eastAsia"/>
        </w:rPr>
        <w:t>接收任务分派设计</w:t>
      </w:r>
    </w:p>
    <w:p w:rsidR="00846787" w:rsidRPr="00137600" w:rsidRDefault="00846787" w:rsidP="000D278B">
      <w:pPr>
        <w:ind w:firstLineChars="200" w:firstLine="480"/>
      </w:pPr>
      <w:r>
        <w:rPr>
          <w:rFonts w:hint="eastAsia"/>
        </w:rPr>
        <w:t>按照接收人分组统计当前系统申请业务数量（即每个人接收量），将新提交的业务</w:t>
      </w:r>
      <w:proofErr w:type="gramStart"/>
      <w:r>
        <w:rPr>
          <w:rFonts w:hint="eastAsia"/>
        </w:rPr>
        <w:t>申请分</w:t>
      </w:r>
      <w:proofErr w:type="gramEnd"/>
      <w:r>
        <w:rPr>
          <w:rFonts w:hint="eastAsia"/>
        </w:rPr>
        <w:t>配给接收量最少的工作人员。</w:t>
      </w:r>
    </w:p>
    <w:p w:rsidR="00D571C4" w:rsidRDefault="00D571C4" w:rsidP="00D571C4">
      <w:pPr>
        <w:pStyle w:val="4"/>
      </w:pPr>
      <w:r>
        <w:rPr>
          <w:rFonts w:hint="eastAsia"/>
        </w:rPr>
        <w:lastRenderedPageBreak/>
        <w:t>查询统计设计</w:t>
      </w:r>
    </w:p>
    <w:p w:rsidR="004B5614" w:rsidRPr="00137600" w:rsidRDefault="004B5614" w:rsidP="000D278B">
      <w:pPr>
        <w:ind w:firstLine="420"/>
      </w:pPr>
      <w:r w:rsidRPr="00B20802">
        <w:rPr>
          <w:rFonts w:hint="eastAsia"/>
        </w:rPr>
        <w:t>查询条件包括接收时间范围</w:t>
      </w:r>
      <w:r>
        <w:rPr>
          <w:rFonts w:hint="eastAsia"/>
        </w:rPr>
        <w:t>、受理时间范围、办结时间范围</w:t>
      </w:r>
      <w:r w:rsidRPr="00B20802">
        <w:rPr>
          <w:rFonts w:hint="eastAsia"/>
        </w:rPr>
        <w:t>、</w:t>
      </w:r>
      <w:r>
        <w:rPr>
          <w:rFonts w:hint="eastAsia"/>
        </w:rPr>
        <w:t>业务审批名称、</w:t>
      </w:r>
      <w:r w:rsidRPr="00B20802">
        <w:rPr>
          <w:rFonts w:hint="eastAsia"/>
        </w:rPr>
        <w:t>业务状态。业务状态选择包括</w:t>
      </w:r>
      <w:r>
        <w:rPr>
          <w:rFonts w:hint="eastAsia"/>
        </w:rPr>
        <w:t>“待接收”、</w:t>
      </w:r>
      <w:r w:rsidRPr="00B20802">
        <w:rPr>
          <w:rFonts w:hint="eastAsia"/>
        </w:rPr>
        <w:t>“待受理”、</w:t>
      </w:r>
      <w:r>
        <w:rPr>
          <w:rFonts w:hint="eastAsia"/>
        </w:rPr>
        <w:t>“处理中”、“待审批</w:t>
      </w:r>
      <w:r w:rsidRPr="00B20802">
        <w:rPr>
          <w:rFonts w:hint="eastAsia"/>
        </w:rPr>
        <w:t>”、“审批中”、</w:t>
      </w:r>
      <w:r>
        <w:rPr>
          <w:rFonts w:hint="eastAsia"/>
        </w:rPr>
        <w:t>“已办结”、“待补正”。</w:t>
      </w:r>
    </w:p>
    <w:p w:rsidR="004B5614" w:rsidRDefault="004B5614" w:rsidP="004B5614">
      <w:pPr>
        <w:pStyle w:val="4"/>
      </w:pPr>
      <w:r>
        <w:rPr>
          <w:rFonts w:hint="eastAsia"/>
        </w:rPr>
        <w:t>法律法规查询模块设计</w:t>
      </w:r>
    </w:p>
    <w:p w:rsidR="004B5614" w:rsidRPr="00137600" w:rsidRDefault="004B5614" w:rsidP="000D278B">
      <w:pPr>
        <w:ind w:firstLineChars="200" w:firstLine="480"/>
      </w:pPr>
      <w:r>
        <w:rPr>
          <w:rFonts w:hint="eastAsia"/>
        </w:rPr>
        <w:t>列表显示当前业务相关法律法规，点击进入详细。详细</w:t>
      </w:r>
      <w:proofErr w:type="gramStart"/>
      <w:r>
        <w:rPr>
          <w:rFonts w:hint="eastAsia"/>
        </w:rPr>
        <w:t>页显示</w:t>
      </w:r>
      <w:proofErr w:type="gramEnd"/>
      <w:r>
        <w:rPr>
          <w:rFonts w:hint="eastAsia"/>
        </w:rPr>
        <w:t>为名称、正文和附件。</w:t>
      </w:r>
    </w:p>
    <w:p w:rsidR="004B5614" w:rsidRDefault="004B5614" w:rsidP="004B5614">
      <w:pPr>
        <w:pStyle w:val="4"/>
      </w:pPr>
      <w:r>
        <w:rPr>
          <w:rFonts w:hint="eastAsia"/>
        </w:rPr>
        <w:t>办事指南查询模块设计</w:t>
      </w:r>
    </w:p>
    <w:p w:rsidR="004B5614" w:rsidRPr="00137600" w:rsidRDefault="004B5614" w:rsidP="000D278B">
      <w:pPr>
        <w:ind w:firstLineChars="200" w:firstLine="480"/>
      </w:pPr>
      <w:r>
        <w:rPr>
          <w:rFonts w:hint="eastAsia"/>
        </w:rPr>
        <w:t>列表显示当前业务相关法律法规，点击进入详细。详细</w:t>
      </w:r>
      <w:proofErr w:type="gramStart"/>
      <w:r>
        <w:rPr>
          <w:rFonts w:hint="eastAsia"/>
        </w:rPr>
        <w:t>页显示</w:t>
      </w:r>
      <w:proofErr w:type="gramEnd"/>
      <w:r>
        <w:rPr>
          <w:rFonts w:hint="eastAsia"/>
        </w:rPr>
        <w:t>为名称、正文和附件。</w:t>
      </w:r>
    </w:p>
    <w:p w:rsidR="004B5614" w:rsidRDefault="00D571C4" w:rsidP="000D278B">
      <w:pPr>
        <w:pStyle w:val="4"/>
      </w:pPr>
      <w:r>
        <w:rPr>
          <w:rFonts w:hint="eastAsia"/>
        </w:rPr>
        <w:t>法律法规管理模块设计</w:t>
      </w:r>
    </w:p>
    <w:p w:rsidR="004B5614" w:rsidRDefault="004B5614" w:rsidP="000D278B">
      <w:pPr>
        <w:ind w:firstLine="420"/>
      </w:pPr>
      <w:r>
        <w:rPr>
          <w:rFonts w:hint="eastAsia"/>
        </w:rPr>
        <w:t>列表</w:t>
      </w:r>
      <w:proofErr w:type="gramStart"/>
      <w:r>
        <w:rPr>
          <w:rFonts w:hint="eastAsia"/>
        </w:rPr>
        <w:t>页显示</w:t>
      </w:r>
      <w:proofErr w:type="gramEnd"/>
      <w:r>
        <w:rPr>
          <w:rFonts w:hint="eastAsia"/>
        </w:rPr>
        <w:t>系统当前维护的法律法规列表。</w:t>
      </w:r>
    </w:p>
    <w:p w:rsidR="004B5614" w:rsidRDefault="004B5614" w:rsidP="000D278B">
      <w:pPr>
        <w:ind w:left="420"/>
      </w:pPr>
      <w:r>
        <w:rPr>
          <w:rFonts w:hint="eastAsia"/>
        </w:rPr>
        <w:t>列表上面操作按钮</w:t>
      </w:r>
      <w:proofErr w:type="gramStart"/>
      <w:r>
        <w:rPr>
          <w:rFonts w:hint="eastAsia"/>
        </w:rPr>
        <w:t>区显示</w:t>
      </w:r>
      <w:proofErr w:type="gramEnd"/>
      <w:r>
        <w:rPr>
          <w:rFonts w:hint="eastAsia"/>
        </w:rPr>
        <w:t>增加、修改、删除按钮。</w:t>
      </w:r>
    </w:p>
    <w:p w:rsidR="004B5614" w:rsidRDefault="004B5614" w:rsidP="000D278B">
      <w:pPr>
        <w:pStyle w:val="5"/>
      </w:pPr>
      <w:r>
        <w:rPr>
          <w:rFonts w:hint="eastAsia"/>
        </w:rPr>
        <w:t>查看</w:t>
      </w:r>
    </w:p>
    <w:p w:rsidR="004B5614" w:rsidRDefault="004B5614" w:rsidP="000D278B">
      <w:pPr>
        <w:ind w:left="420"/>
      </w:pPr>
      <w:r>
        <w:rPr>
          <w:rFonts w:hint="eastAsia"/>
        </w:rPr>
        <w:t>双击列表某一条目只读显示该法律法规基本数据。</w:t>
      </w:r>
    </w:p>
    <w:p w:rsidR="004B5614" w:rsidRDefault="007A7144" w:rsidP="004B5614">
      <w:pPr>
        <w:pStyle w:val="5"/>
      </w:pPr>
      <w:r>
        <w:rPr>
          <w:rFonts w:hint="eastAsia"/>
        </w:rPr>
        <w:t>增加</w:t>
      </w:r>
    </w:p>
    <w:p w:rsidR="004B5614" w:rsidRDefault="007A7144" w:rsidP="000D278B">
      <w:pPr>
        <w:ind w:firstLineChars="150" w:firstLine="360"/>
      </w:pPr>
      <w:r>
        <w:rPr>
          <w:rFonts w:hint="eastAsia"/>
        </w:rPr>
        <w:t>点击增加按钮，系统打开空白法律法规页，用户录入数据，点击保存后，系统返回列表页，列表</w:t>
      </w:r>
      <w:proofErr w:type="gramStart"/>
      <w:r>
        <w:rPr>
          <w:rFonts w:hint="eastAsia"/>
        </w:rPr>
        <w:t>页增加</w:t>
      </w:r>
      <w:proofErr w:type="gramEnd"/>
      <w:r>
        <w:rPr>
          <w:rFonts w:hint="eastAsia"/>
        </w:rPr>
        <w:t>一行数据。</w:t>
      </w:r>
    </w:p>
    <w:p w:rsidR="007A7144" w:rsidRDefault="007A7144" w:rsidP="007A7144">
      <w:pPr>
        <w:pStyle w:val="5"/>
      </w:pPr>
      <w:r>
        <w:rPr>
          <w:rFonts w:hint="eastAsia"/>
        </w:rPr>
        <w:t>修改</w:t>
      </w:r>
    </w:p>
    <w:p w:rsidR="007A7144" w:rsidRDefault="007A7144" w:rsidP="000D278B">
      <w:pPr>
        <w:ind w:firstLineChars="150" w:firstLine="360"/>
      </w:pPr>
      <w:r>
        <w:rPr>
          <w:rFonts w:hint="eastAsia"/>
        </w:rPr>
        <w:t>用户在列表中选择一条数据，点击修改按钮，系统打开该法律法规详细页，用户修改数据，点击保存后，系统返回列表页。</w:t>
      </w:r>
    </w:p>
    <w:p w:rsidR="007A7144" w:rsidRDefault="007A7144" w:rsidP="007A7144">
      <w:pPr>
        <w:pStyle w:val="5"/>
      </w:pPr>
      <w:r>
        <w:rPr>
          <w:rFonts w:hint="eastAsia"/>
        </w:rPr>
        <w:t>删除</w:t>
      </w:r>
    </w:p>
    <w:p w:rsidR="007A7144" w:rsidRDefault="007A7144" w:rsidP="000D278B">
      <w:pPr>
        <w:ind w:firstLineChars="150" w:firstLine="360"/>
      </w:pPr>
      <w:r>
        <w:rPr>
          <w:rFonts w:hint="eastAsia"/>
        </w:rPr>
        <w:lastRenderedPageBreak/>
        <w:t>用户在列表中选择一条数据，点击删除按钮，系统提示用户是否删除数据，点击是，系统列表页将选中数据移除。</w:t>
      </w:r>
    </w:p>
    <w:p w:rsidR="007A7144" w:rsidRDefault="007A7144" w:rsidP="007A7144">
      <w:pPr>
        <w:pStyle w:val="5"/>
      </w:pPr>
      <w:r>
        <w:rPr>
          <w:rFonts w:hint="eastAsia"/>
        </w:rPr>
        <w:t>附件上传</w:t>
      </w:r>
    </w:p>
    <w:p w:rsidR="007A7144" w:rsidRPr="00137600" w:rsidRDefault="007A7144" w:rsidP="000D278B">
      <w:pPr>
        <w:ind w:left="420"/>
      </w:pPr>
      <w:r>
        <w:rPr>
          <w:rFonts w:hint="eastAsia"/>
        </w:rPr>
        <w:t>点击上传按钮，上传附件。</w:t>
      </w:r>
    </w:p>
    <w:p w:rsidR="007A7144" w:rsidRDefault="007A7144" w:rsidP="007A7144">
      <w:pPr>
        <w:pStyle w:val="5"/>
      </w:pPr>
      <w:r>
        <w:rPr>
          <w:rFonts w:hint="eastAsia"/>
        </w:rPr>
        <w:t>附件查看</w:t>
      </w:r>
    </w:p>
    <w:p w:rsidR="007A7144" w:rsidRPr="00137600" w:rsidRDefault="007A7144" w:rsidP="000D278B">
      <w:pPr>
        <w:ind w:left="420"/>
      </w:pPr>
      <w:r>
        <w:rPr>
          <w:rFonts w:hint="eastAsia"/>
        </w:rPr>
        <w:t>点击附件</w:t>
      </w:r>
      <w:r w:rsidR="000E0587">
        <w:rPr>
          <w:rFonts w:hint="eastAsia"/>
        </w:rPr>
        <w:t>，打开附件</w:t>
      </w:r>
      <w:r>
        <w:rPr>
          <w:rFonts w:hint="eastAsia"/>
        </w:rPr>
        <w:t>。</w:t>
      </w:r>
    </w:p>
    <w:p w:rsidR="007A7144" w:rsidRDefault="007A7144" w:rsidP="007A7144">
      <w:pPr>
        <w:pStyle w:val="5"/>
      </w:pPr>
      <w:r>
        <w:rPr>
          <w:rFonts w:hint="eastAsia"/>
        </w:rPr>
        <w:t>附件删除</w:t>
      </w:r>
    </w:p>
    <w:p w:rsidR="007A7144" w:rsidRPr="00137600" w:rsidRDefault="000E0587" w:rsidP="000D278B">
      <w:pPr>
        <w:ind w:firstLineChars="150" w:firstLine="360"/>
      </w:pPr>
      <w:r>
        <w:rPr>
          <w:rFonts w:hint="eastAsia"/>
        </w:rPr>
        <w:t>点击移除附件。</w:t>
      </w:r>
    </w:p>
    <w:p w:rsidR="00D571C4" w:rsidRDefault="00D571C4" w:rsidP="00D571C4">
      <w:pPr>
        <w:pStyle w:val="4"/>
      </w:pPr>
      <w:r>
        <w:rPr>
          <w:rFonts w:hint="eastAsia"/>
        </w:rPr>
        <w:t>办事指南管理模块设计</w:t>
      </w:r>
    </w:p>
    <w:p w:rsidR="000E0587" w:rsidRDefault="000E0587" w:rsidP="000E0587">
      <w:pPr>
        <w:ind w:firstLine="420"/>
      </w:pPr>
      <w:r>
        <w:rPr>
          <w:rFonts w:hint="eastAsia"/>
        </w:rPr>
        <w:t>列表</w:t>
      </w:r>
      <w:proofErr w:type="gramStart"/>
      <w:r>
        <w:rPr>
          <w:rFonts w:hint="eastAsia"/>
        </w:rPr>
        <w:t>页显示</w:t>
      </w:r>
      <w:proofErr w:type="gramEnd"/>
      <w:r>
        <w:rPr>
          <w:rFonts w:hint="eastAsia"/>
        </w:rPr>
        <w:t>系统当前维护的办事指南列表。</w:t>
      </w:r>
    </w:p>
    <w:p w:rsidR="000E0587" w:rsidRDefault="000E0587" w:rsidP="000E0587">
      <w:pPr>
        <w:ind w:left="420"/>
      </w:pPr>
      <w:r>
        <w:rPr>
          <w:rFonts w:hint="eastAsia"/>
        </w:rPr>
        <w:t>列表上面操作按钮</w:t>
      </w:r>
      <w:proofErr w:type="gramStart"/>
      <w:r>
        <w:rPr>
          <w:rFonts w:hint="eastAsia"/>
        </w:rPr>
        <w:t>区显示</w:t>
      </w:r>
      <w:proofErr w:type="gramEnd"/>
      <w:r>
        <w:rPr>
          <w:rFonts w:hint="eastAsia"/>
        </w:rPr>
        <w:t>增加、修改、删除按钮。</w:t>
      </w:r>
    </w:p>
    <w:p w:rsidR="000E0587" w:rsidRDefault="000E0587" w:rsidP="000E0587">
      <w:pPr>
        <w:pStyle w:val="5"/>
      </w:pPr>
      <w:r>
        <w:rPr>
          <w:rFonts w:hint="eastAsia"/>
        </w:rPr>
        <w:t>查看</w:t>
      </w:r>
    </w:p>
    <w:p w:rsidR="000E0587" w:rsidRDefault="000E0587" w:rsidP="000E0587">
      <w:pPr>
        <w:ind w:left="420"/>
      </w:pPr>
      <w:r>
        <w:rPr>
          <w:rFonts w:hint="eastAsia"/>
        </w:rPr>
        <w:t>双击列表某一条目只读显示</w:t>
      </w:r>
      <w:proofErr w:type="gramStart"/>
      <w:r>
        <w:rPr>
          <w:rFonts w:hint="eastAsia"/>
        </w:rPr>
        <w:t>该办事</w:t>
      </w:r>
      <w:proofErr w:type="gramEnd"/>
      <w:r>
        <w:rPr>
          <w:rFonts w:hint="eastAsia"/>
        </w:rPr>
        <w:t>指南基本数据。</w:t>
      </w:r>
    </w:p>
    <w:p w:rsidR="000E0587" w:rsidRDefault="000E0587" w:rsidP="000E0587">
      <w:pPr>
        <w:pStyle w:val="5"/>
      </w:pPr>
      <w:r>
        <w:rPr>
          <w:rFonts w:hint="eastAsia"/>
        </w:rPr>
        <w:t>增加</w:t>
      </w:r>
    </w:p>
    <w:p w:rsidR="000E0587" w:rsidRDefault="000E0587" w:rsidP="000E0587">
      <w:pPr>
        <w:ind w:firstLineChars="150" w:firstLine="360"/>
      </w:pPr>
      <w:r>
        <w:rPr>
          <w:rFonts w:hint="eastAsia"/>
        </w:rPr>
        <w:t>点击增加按钮，系统打开空白办事指南页，用户录入数据，点击保存后，系统返回列表页，列表</w:t>
      </w:r>
      <w:proofErr w:type="gramStart"/>
      <w:r>
        <w:rPr>
          <w:rFonts w:hint="eastAsia"/>
        </w:rPr>
        <w:t>页增加</w:t>
      </w:r>
      <w:proofErr w:type="gramEnd"/>
      <w:r>
        <w:rPr>
          <w:rFonts w:hint="eastAsia"/>
        </w:rPr>
        <w:t>一行数据。</w:t>
      </w:r>
    </w:p>
    <w:p w:rsidR="000E0587" w:rsidRDefault="000E0587" w:rsidP="000E0587">
      <w:pPr>
        <w:pStyle w:val="5"/>
      </w:pPr>
      <w:r>
        <w:rPr>
          <w:rFonts w:hint="eastAsia"/>
        </w:rPr>
        <w:t>修改</w:t>
      </w:r>
    </w:p>
    <w:p w:rsidR="000E0587" w:rsidRDefault="000E0587" w:rsidP="000E0587">
      <w:pPr>
        <w:ind w:firstLineChars="150" w:firstLine="360"/>
      </w:pPr>
      <w:r>
        <w:rPr>
          <w:rFonts w:hint="eastAsia"/>
        </w:rPr>
        <w:t>用户在列表中选择一条数据，点击修改按钮，系统打开</w:t>
      </w:r>
      <w:proofErr w:type="gramStart"/>
      <w:r>
        <w:rPr>
          <w:rFonts w:hint="eastAsia"/>
        </w:rPr>
        <w:t>该办事</w:t>
      </w:r>
      <w:proofErr w:type="gramEnd"/>
      <w:r>
        <w:rPr>
          <w:rFonts w:hint="eastAsia"/>
        </w:rPr>
        <w:t>指南详细页，用户修改数据，点击保存后，系统返回列表页。</w:t>
      </w:r>
    </w:p>
    <w:p w:rsidR="000E0587" w:rsidRDefault="000E0587" w:rsidP="000E0587">
      <w:pPr>
        <w:pStyle w:val="5"/>
      </w:pPr>
      <w:r>
        <w:rPr>
          <w:rFonts w:hint="eastAsia"/>
        </w:rPr>
        <w:t>删除</w:t>
      </w:r>
    </w:p>
    <w:p w:rsidR="000E0587" w:rsidRDefault="000E0587" w:rsidP="000E0587">
      <w:pPr>
        <w:ind w:firstLineChars="150" w:firstLine="360"/>
      </w:pPr>
      <w:r>
        <w:rPr>
          <w:rFonts w:hint="eastAsia"/>
        </w:rPr>
        <w:t>用户在列表中选择一条数据，点击删除按钮，系统提示用户是否删除数据，点击是，系统列表页将选中数据移除。</w:t>
      </w:r>
    </w:p>
    <w:p w:rsidR="000E0587" w:rsidRDefault="000E0587" w:rsidP="000E0587">
      <w:pPr>
        <w:pStyle w:val="5"/>
      </w:pPr>
      <w:r>
        <w:rPr>
          <w:rFonts w:hint="eastAsia"/>
        </w:rPr>
        <w:t>附件上传</w:t>
      </w:r>
    </w:p>
    <w:p w:rsidR="000E0587" w:rsidRPr="004411B7" w:rsidRDefault="000E0587" w:rsidP="000E0587">
      <w:pPr>
        <w:ind w:left="420"/>
      </w:pPr>
      <w:r>
        <w:rPr>
          <w:rFonts w:hint="eastAsia"/>
        </w:rPr>
        <w:t>点击上传按钮，上传附件。</w:t>
      </w:r>
    </w:p>
    <w:p w:rsidR="000E0587" w:rsidRDefault="000E0587" w:rsidP="000E0587">
      <w:pPr>
        <w:pStyle w:val="5"/>
      </w:pPr>
      <w:r>
        <w:rPr>
          <w:rFonts w:hint="eastAsia"/>
        </w:rPr>
        <w:t>附件查看</w:t>
      </w:r>
    </w:p>
    <w:p w:rsidR="000E0587" w:rsidRPr="004411B7" w:rsidRDefault="000E0587" w:rsidP="000E0587">
      <w:pPr>
        <w:ind w:left="420"/>
      </w:pPr>
      <w:r>
        <w:rPr>
          <w:rFonts w:hint="eastAsia"/>
        </w:rPr>
        <w:lastRenderedPageBreak/>
        <w:t>点击附件，打开附件。</w:t>
      </w:r>
    </w:p>
    <w:p w:rsidR="000E0587" w:rsidRDefault="000E0587" w:rsidP="000E0587">
      <w:pPr>
        <w:pStyle w:val="5"/>
      </w:pPr>
      <w:r>
        <w:rPr>
          <w:rFonts w:hint="eastAsia"/>
        </w:rPr>
        <w:t>附件删除</w:t>
      </w:r>
    </w:p>
    <w:p w:rsidR="000E0587" w:rsidRPr="00137600" w:rsidRDefault="000E0587" w:rsidP="000D278B">
      <w:pPr>
        <w:ind w:firstLineChars="150" w:firstLine="360"/>
      </w:pPr>
      <w:r>
        <w:rPr>
          <w:rFonts w:hint="eastAsia"/>
        </w:rPr>
        <w:t>点击移除附件。</w:t>
      </w:r>
    </w:p>
    <w:p w:rsidR="00D571C4" w:rsidRDefault="00D571C4" w:rsidP="00D571C4">
      <w:pPr>
        <w:pStyle w:val="4"/>
      </w:pPr>
      <w:r>
        <w:rPr>
          <w:rFonts w:hint="eastAsia"/>
        </w:rPr>
        <w:t>业务项目管理模块设计</w:t>
      </w:r>
    </w:p>
    <w:p w:rsidR="000E0587" w:rsidRDefault="000E0587" w:rsidP="000E0587">
      <w:pPr>
        <w:ind w:firstLine="420"/>
      </w:pPr>
      <w:r>
        <w:rPr>
          <w:rFonts w:hint="eastAsia"/>
        </w:rPr>
        <w:t>列表</w:t>
      </w:r>
      <w:proofErr w:type="gramStart"/>
      <w:r>
        <w:rPr>
          <w:rFonts w:hint="eastAsia"/>
        </w:rPr>
        <w:t>页显示</w:t>
      </w:r>
      <w:proofErr w:type="gramEnd"/>
      <w:r>
        <w:rPr>
          <w:rFonts w:hint="eastAsia"/>
        </w:rPr>
        <w:t>系统当前维护的业务项。</w:t>
      </w:r>
    </w:p>
    <w:p w:rsidR="000E0587" w:rsidRDefault="000E0587" w:rsidP="000E0587">
      <w:pPr>
        <w:ind w:left="420"/>
      </w:pPr>
      <w:r>
        <w:rPr>
          <w:rFonts w:hint="eastAsia"/>
        </w:rPr>
        <w:t>列表上面操作按钮</w:t>
      </w:r>
      <w:proofErr w:type="gramStart"/>
      <w:r>
        <w:rPr>
          <w:rFonts w:hint="eastAsia"/>
        </w:rPr>
        <w:t>区显示</w:t>
      </w:r>
      <w:proofErr w:type="gramEnd"/>
      <w:r>
        <w:rPr>
          <w:rFonts w:hint="eastAsia"/>
        </w:rPr>
        <w:t>增加、修改、删除按钮。</w:t>
      </w:r>
    </w:p>
    <w:p w:rsidR="000E0587" w:rsidRDefault="000E0587" w:rsidP="000E0587">
      <w:pPr>
        <w:pStyle w:val="5"/>
      </w:pPr>
      <w:r>
        <w:rPr>
          <w:rFonts w:hint="eastAsia"/>
        </w:rPr>
        <w:t>查看</w:t>
      </w:r>
    </w:p>
    <w:p w:rsidR="000E0587" w:rsidRDefault="000E0587" w:rsidP="000E0587">
      <w:pPr>
        <w:ind w:left="420"/>
      </w:pPr>
      <w:r>
        <w:rPr>
          <w:rFonts w:hint="eastAsia"/>
        </w:rPr>
        <w:t>双击列表某一条目只读显示该业务基本数据。</w:t>
      </w:r>
    </w:p>
    <w:p w:rsidR="000E0587" w:rsidRDefault="000E0587" w:rsidP="000E0587">
      <w:pPr>
        <w:pStyle w:val="5"/>
      </w:pPr>
      <w:r>
        <w:rPr>
          <w:rFonts w:hint="eastAsia"/>
        </w:rPr>
        <w:t>增加</w:t>
      </w:r>
    </w:p>
    <w:p w:rsidR="000E0587" w:rsidRDefault="000E0587" w:rsidP="000E0587">
      <w:pPr>
        <w:ind w:firstLineChars="150" w:firstLine="360"/>
      </w:pPr>
      <w:r>
        <w:rPr>
          <w:rFonts w:hint="eastAsia"/>
        </w:rPr>
        <w:t>点击增加按钮，系统打开空白业务设置表，用户录入数据，点击保存后，系统返回列表页，列表</w:t>
      </w:r>
      <w:proofErr w:type="gramStart"/>
      <w:r>
        <w:rPr>
          <w:rFonts w:hint="eastAsia"/>
        </w:rPr>
        <w:t>页增加</w:t>
      </w:r>
      <w:proofErr w:type="gramEnd"/>
      <w:r>
        <w:rPr>
          <w:rFonts w:hint="eastAsia"/>
        </w:rPr>
        <w:t>一行数据。</w:t>
      </w:r>
    </w:p>
    <w:p w:rsidR="000E0587" w:rsidRDefault="000E0587" w:rsidP="000E0587">
      <w:pPr>
        <w:pStyle w:val="5"/>
      </w:pPr>
      <w:r>
        <w:rPr>
          <w:rFonts w:hint="eastAsia"/>
        </w:rPr>
        <w:t>修改</w:t>
      </w:r>
    </w:p>
    <w:p w:rsidR="000E0587" w:rsidRDefault="000E0587" w:rsidP="000E0587">
      <w:pPr>
        <w:ind w:firstLineChars="150" w:firstLine="360"/>
      </w:pPr>
      <w:r>
        <w:rPr>
          <w:rFonts w:hint="eastAsia"/>
        </w:rPr>
        <w:t>用户在列表中选择一条数据，点击修改按钮，系统打开该业务详细页，用户修改数据，点击保存后，系统返回列表页。</w:t>
      </w:r>
    </w:p>
    <w:p w:rsidR="000E0587" w:rsidRDefault="000E0587" w:rsidP="000E0587">
      <w:pPr>
        <w:pStyle w:val="5"/>
      </w:pPr>
      <w:r>
        <w:rPr>
          <w:rFonts w:hint="eastAsia"/>
        </w:rPr>
        <w:t>删除</w:t>
      </w:r>
    </w:p>
    <w:p w:rsidR="000E0587" w:rsidRDefault="000E0587" w:rsidP="000E0587">
      <w:pPr>
        <w:ind w:firstLineChars="150" w:firstLine="360"/>
      </w:pPr>
      <w:r>
        <w:rPr>
          <w:rFonts w:hint="eastAsia"/>
        </w:rPr>
        <w:t>用户在列表中选择一条数据，点击删除按钮，系统提示用户是否删除数据，点击是，系统列表页将选中数据移除。</w:t>
      </w:r>
    </w:p>
    <w:p w:rsidR="000E0587" w:rsidRDefault="000E0587" w:rsidP="000E0587">
      <w:pPr>
        <w:pStyle w:val="5"/>
      </w:pPr>
      <w:r>
        <w:rPr>
          <w:rFonts w:hint="eastAsia"/>
        </w:rPr>
        <w:t>设置流程</w:t>
      </w:r>
    </w:p>
    <w:p w:rsidR="000E0587" w:rsidRPr="00137600" w:rsidRDefault="000E0587" w:rsidP="000D278B">
      <w:pPr>
        <w:ind w:firstLineChars="150" w:firstLine="360"/>
      </w:pPr>
      <w:r>
        <w:rPr>
          <w:rFonts w:hint="eastAsia"/>
        </w:rPr>
        <w:t>用户在列表中选择一条数据，点击设置流程，系统列表显示当前所有流程名称定义，用户选择流程名称，点击确定，可多选。</w:t>
      </w:r>
    </w:p>
    <w:p w:rsidR="00D571C4" w:rsidRDefault="00D571C4" w:rsidP="00D571C4">
      <w:pPr>
        <w:pStyle w:val="4"/>
      </w:pPr>
      <w:r>
        <w:rPr>
          <w:rFonts w:hint="eastAsia"/>
        </w:rPr>
        <w:t>流程管理模块设计</w:t>
      </w:r>
    </w:p>
    <w:p w:rsidR="000E0587" w:rsidRDefault="000E0587" w:rsidP="000E0587">
      <w:pPr>
        <w:ind w:firstLine="420"/>
      </w:pPr>
      <w:r>
        <w:rPr>
          <w:rFonts w:hint="eastAsia"/>
        </w:rPr>
        <w:t>列表</w:t>
      </w:r>
      <w:proofErr w:type="gramStart"/>
      <w:r>
        <w:rPr>
          <w:rFonts w:hint="eastAsia"/>
        </w:rPr>
        <w:t>页显示</w:t>
      </w:r>
      <w:proofErr w:type="gramEnd"/>
      <w:r>
        <w:rPr>
          <w:rFonts w:hint="eastAsia"/>
        </w:rPr>
        <w:t>系统当前维护的流程。</w:t>
      </w:r>
    </w:p>
    <w:p w:rsidR="000E0587" w:rsidRDefault="000E0587" w:rsidP="000E0587">
      <w:pPr>
        <w:ind w:left="420"/>
      </w:pPr>
      <w:r>
        <w:rPr>
          <w:rFonts w:hint="eastAsia"/>
        </w:rPr>
        <w:t>列表上面操作按钮</w:t>
      </w:r>
      <w:proofErr w:type="gramStart"/>
      <w:r>
        <w:rPr>
          <w:rFonts w:hint="eastAsia"/>
        </w:rPr>
        <w:t>区显示</w:t>
      </w:r>
      <w:proofErr w:type="gramEnd"/>
      <w:r>
        <w:rPr>
          <w:rFonts w:hint="eastAsia"/>
        </w:rPr>
        <w:t>增加、修改、删除按钮。</w:t>
      </w:r>
    </w:p>
    <w:p w:rsidR="000E0587" w:rsidRDefault="000E0587" w:rsidP="000E0587">
      <w:pPr>
        <w:pStyle w:val="5"/>
      </w:pPr>
      <w:r>
        <w:rPr>
          <w:rFonts w:hint="eastAsia"/>
        </w:rPr>
        <w:t>查看</w:t>
      </w:r>
    </w:p>
    <w:p w:rsidR="000E0587" w:rsidRDefault="000E0587" w:rsidP="000E0587">
      <w:pPr>
        <w:ind w:left="420"/>
      </w:pPr>
      <w:r>
        <w:rPr>
          <w:rFonts w:hint="eastAsia"/>
        </w:rPr>
        <w:lastRenderedPageBreak/>
        <w:t>双击列表某一条目只读显示该流程基本数据。</w:t>
      </w:r>
    </w:p>
    <w:p w:rsidR="000E0587" w:rsidRDefault="000E0587" w:rsidP="000E0587">
      <w:pPr>
        <w:pStyle w:val="5"/>
      </w:pPr>
      <w:r>
        <w:rPr>
          <w:rFonts w:hint="eastAsia"/>
        </w:rPr>
        <w:t>增加</w:t>
      </w:r>
    </w:p>
    <w:p w:rsidR="000E0587" w:rsidRDefault="000E0587" w:rsidP="000E0587">
      <w:pPr>
        <w:ind w:firstLineChars="150" w:firstLine="360"/>
      </w:pPr>
      <w:r>
        <w:rPr>
          <w:rFonts w:hint="eastAsia"/>
        </w:rPr>
        <w:t>点击增加按钮，系统打开空白流程设置表，用户录入数据，点击保存后，系统返回列表页，列表</w:t>
      </w:r>
      <w:proofErr w:type="gramStart"/>
      <w:r>
        <w:rPr>
          <w:rFonts w:hint="eastAsia"/>
        </w:rPr>
        <w:t>页增加</w:t>
      </w:r>
      <w:proofErr w:type="gramEnd"/>
      <w:r>
        <w:rPr>
          <w:rFonts w:hint="eastAsia"/>
        </w:rPr>
        <w:t>一行数据。</w:t>
      </w:r>
    </w:p>
    <w:p w:rsidR="000E0587" w:rsidRDefault="000E0587" w:rsidP="000E0587">
      <w:pPr>
        <w:pStyle w:val="5"/>
      </w:pPr>
      <w:r>
        <w:rPr>
          <w:rFonts w:hint="eastAsia"/>
        </w:rPr>
        <w:t>修改</w:t>
      </w:r>
    </w:p>
    <w:p w:rsidR="000E0587" w:rsidRDefault="000E0587" w:rsidP="000E0587">
      <w:pPr>
        <w:ind w:firstLineChars="150" w:firstLine="360"/>
      </w:pPr>
      <w:r>
        <w:rPr>
          <w:rFonts w:hint="eastAsia"/>
        </w:rPr>
        <w:t>用户在列表中选择一条数据，点击修改按钮，系统打开该流程详细页，用户修改数据，点击保存后，系统返回列表页。</w:t>
      </w:r>
    </w:p>
    <w:p w:rsidR="000E0587" w:rsidRDefault="000E0587" w:rsidP="000E0587">
      <w:pPr>
        <w:pStyle w:val="5"/>
      </w:pPr>
      <w:r>
        <w:rPr>
          <w:rFonts w:hint="eastAsia"/>
        </w:rPr>
        <w:t>删除</w:t>
      </w:r>
    </w:p>
    <w:p w:rsidR="000E0587" w:rsidRDefault="000E0587" w:rsidP="000E0587">
      <w:pPr>
        <w:ind w:firstLineChars="150" w:firstLine="360"/>
      </w:pPr>
      <w:r>
        <w:rPr>
          <w:rFonts w:hint="eastAsia"/>
        </w:rPr>
        <w:t>用户在列表中选择一条数据，点击删除按钮，系统提示用户是否删除数据，点击是，系统列表页将选中数据移除。</w:t>
      </w:r>
    </w:p>
    <w:p w:rsidR="000E0587" w:rsidRDefault="000E0587" w:rsidP="000E0587">
      <w:pPr>
        <w:pStyle w:val="5"/>
      </w:pPr>
      <w:r>
        <w:rPr>
          <w:rFonts w:hint="eastAsia"/>
        </w:rPr>
        <w:t>设置流程环节</w:t>
      </w:r>
    </w:p>
    <w:p w:rsidR="000E0587" w:rsidRPr="00137600" w:rsidRDefault="000E0587" w:rsidP="000D278B">
      <w:pPr>
        <w:ind w:firstLineChars="150" w:firstLine="360"/>
      </w:pPr>
      <w:r>
        <w:rPr>
          <w:rFonts w:hint="eastAsia"/>
        </w:rPr>
        <w:t>用户在列表中选择一条数据，点击设置流程环节，系统打开流程环节设置列表，可增加、修改、删除流程步骤。</w:t>
      </w:r>
    </w:p>
    <w:p w:rsidR="00D571C4" w:rsidRDefault="000443E8" w:rsidP="00D571C4">
      <w:pPr>
        <w:pStyle w:val="4"/>
      </w:pPr>
      <w:r>
        <w:rPr>
          <w:rFonts w:hint="eastAsia"/>
        </w:rPr>
        <w:t>银行</w:t>
      </w:r>
      <w:r w:rsidR="00D571C4">
        <w:rPr>
          <w:rFonts w:hint="eastAsia"/>
        </w:rPr>
        <w:t>用户管理模块设计</w:t>
      </w:r>
    </w:p>
    <w:p w:rsidR="004F5B4E" w:rsidRDefault="004F5B4E" w:rsidP="000D278B">
      <w:pPr>
        <w:ind w:firstLineChars="200" w:firstLine="480"/>
      </w:pPr>
      <w:r>
        <w:rPr>
          <w:rFonts w:hint="eastAsia"/>
        </w:rPr>
        <w:t>列表</w:t>
      </w:r>
      <w:proofErr w:type="gramStart"/>
      <w:r>
        <w:rPr>
          <w:rFonts w:hint="eastAsia"/>
        </w:rPr>
        <w:t>页显示</w:t>
      </w:r>
      <w:proofErr w:type="gramEnd"/>
      <w:r>
        <w:rPr>
          <w:rFonts w:hint="eastAsia"/>
        </w:rPr>
        <w:t>系统所有银行用户。</w:t>
      </w:r>
    </w:p>
    <w:p w:rsidR="004F5B4E" w:rsidRDefault="004F5B4E" w:rsidP="004F5B4E">
      <w:pPr>
        <w:pStyle w:val="5"/>
      </w:pPr>
      <w:r>
        <w:rPr>
          <w:rFonts w:hint="eastAsia"/>
        </w:rPr>
        <w:t>银行用户查看</w:t>
      </w:r>
    </w:p>
    <w:p w:rsidR="004F5B4E" w:rsidRDefault="004F5B4E" w:rsidP="004F5B4E">
      <w:pPr>
        <w:ind w:left="420"/>
      </w:pPr>
      <w:r>
        <w:rPr>
          <w:rFonts w:hint="eastAsia"/>
        </w:rPr>
        <w:t>双击列表某一条目只读显示该用户基本数据。</w:t>
      </w:r>
    </w:p>
    <w:p w:rsidR="004F5B4E" w:rsidRDefault="004F5B4E" w:rsidP="004F5B4E">
      <w:pPr>
        <w:pStyle w:val="5"/>
      </w:pPr>
      <w:r>
        <w:rPr>
          <w:rFonts w:hint="eastAsia"/>
        </w:rPr>
        <w:t>银行用户增加</w:t>
      </w:r>
    </w:p>
    <w:p w:rsidR="004F5B4E" w:rsidRDefault="004F5B4E" w:rsidP="004F5B4E">
      <w:pPr>
        <w:ind w:firstLineChars="150" w:firstLine="360"/>
      </w:pPr>
      <w:r>
        <w:rPr>
          <w:rFonts w:hint="eastAsia"/>
        </w:rPr>
        <w:t>点击增加按钮，系统打开银行用户表，用户录入数据，点击保存后，系统返回列表页，列表</w:t>
      </w:r>
      <w:proofErr w:type="gramStart"/>
      <w:r>
        <w:rPr>
          <w:rFonts w:hint="eastAsia"/>
        </w:rPr>
        <w:t>页增加</w:t>
      </w:r>
      <w:proofErr w:type="gramEnd"/>
      <w:r>
        <w:rPr>
          <w:rFonts w:hint="eastAsia"/>
        </w:rPr>
        <w:t>一行数据。</w:t>
      </w:r>
    </w:p>
    <w:p w:rsidR="004F5B4E" w:rsidRDefault="004F5B4E" w:rsidP="004F5B4E">
      <w:pPr>
        <w:pStyle w:val="5"/>
      </w:pPr>
      <w:r>
        <w:rPr>
          <w:rFonts w:hint="eastAsia"/>
        </w:rPr>
        <w:t>银行用户修改</w:t>
      </w:r>
    </w:p>
    <w:p w:rsidR="004F5B4E" w:rsidRDefault="004F5B4E" w:rsidP="004F5B4E">
      <w:pPr>
        <w:ind w:firstLineChars="150" w:firstLine="360"/>
      </w:pPr>
      <w:r>
        <w:rPr>
          <w:rFonts w:hint="eastAsia"/>
        </w:rPr>
        <w:t>用户在列表中选择一条数据，点击修改按钮，系统打开该银行用户详细页，用户修改数据，点击保存后，系统返回列表页。</w:t>
      </w:r>
    </w:p>
    <w:p w:rsidR="004F5B4E" w:rsidRDefault="004F5B4E" w:rsidP="004F5B4E">
      <w:pPr>
        <w:pStyle w:val="5"/>
      </w:pPr>
      <w:r>
        <w:rPr>
          <w:rFonts w:hint="eastAsia"/>
        </w:rPr>
        <w:t>银行用户删除</w:t>
      </w:r>
    </w:p>
    <w:p w:rsidR="004F5B4E" w:rsidRDefault="004F5B4E">
      <w:pPr>
        <w:ind w:firstLineChars="150" w:firstLine="360"/>
      </w:pPr>
      <w:r>
        <w:rPr>
          <w:rFonts w:hint="eastAsia"/>
        </w:rPr>
        <w:t>用户在列表中选择一条数据，点击删除按钮，系统提示用户是否删除数据，</w:t>
      </w:r>
      <w:r>
        <w:rPr>
          <w:rFonts w:hint="eastAsia"/>
        </w:rPr>
        <w:lastRenderedPageBreak/>
        <w:t>点击是，系统列表页将选中数据移除。</w:t>
      </w:r>
    </w:p>
    <w:p w:rsidR="004F5B4E" w:rsidRDefault="004F5B4E" w:rsidP="004F5B4E">
      <w:pPr>
        <w:pStyle w:val="5"/>
      </w:pPr>
      <w:r>
        <w:rPr>
          <w:rFonts w:hint="eastAsia"/>
        </w:rPr>
        <w:t>银行用户分配角色</w:t>
      </w:r>
    </w:p>
    <w:p w:rsidR="004F5B4E" w:rsidRDefault="004F5B4E" w:rsidP="000D278B">
      <w:pPr>
        <w:ind w:firstLineChars="150" w:firstLine="360"/>
      </w:pPr>
      <w:r>
        <w:rPr>
          <w:rFonts w:hint="eastAsia"/>
        </w:rPr>
        <w:t>用户在列表中选择一条数据，点击角色按钮，系统弹出角色列表，</w:t>
      </w:r>
      <w:proofErr w:type="gramStart"/>
      <w:r>
        <w:rPr>
          <w:rFonts w:hint="eastAsia"/>
        </w:rPr>
        <w:t>勾选角色</w:t>
      </w:r>
      <w:proofErr w:type="gramEnd"/>
      <w:r>
        <w:rPr>
          <w:rFonts w:hint="eastAsia"/>
        </w:rPr>
        <w:t>，系统为用户设置角色。</w:t>
      </w:r>
    </w:p>
    <w:p w:rsidR="004F5B4E" w:rsidRDefault="004F5B4E" w:rsidP="004F5B4E">
      <w:pPr>
        <w:pStyle w:val="5"/>
      </w:pPr>
      <w:r>
        <w:rPr>
          <w:rFonts w:hint="eastAsia"/>
        </w:rPr>
        <w:t>银行用户重置密码</w:t>
      </w:r>
    </w:p>
    <w:p w:rsidR="004F5B4E" w:rsidRPr="00137600" w:rsidRDefault="004F5B4E" w:rsidP="000D278B">
      <w:pPr>
        <w:ind w:firstLineChars="150" w:firstLine="360"/>
      </w:pPr>
      <w:r>
        <w:rPr>
          <w:rFonts w:hint="eastAsia"/>
        </w:rPr>
        <w:t>点击重置按钮，系统初始化密码。</w:t>
      </w:r>
    </w:p>
    <w:p w:rsidR="00D571C4" w:rsidRDefault="00D571C4" w:rsidP="00D571C4">
      <w:pPr>
        <w:pStyle w:val="4"/>
      </w:pPr>
      <w:r>
        <w:rPr>
          <w:rFonts w:hint="eastAsia"/>
        </w:rPr>
        <w:t>企业用户管理模块设计</w:t>
      </w:r>
    </w:p>
    <w:p w:rsidR="004F5B4E" w:rsidRDefault="004F5B4E" w:rsidP="000D278B">
      <w:pPr>
        <w:ind w:firstLine="420"/>
      </w:pPr>
      <w:r>
        <w:rPr>
          <w:rFonts w:hint="eastAsia"/>
        </w:rPr>
        <w:t>列表</w:t>
      </w:r>
      <w:proofErr w:type="gramStart"/>
      <w:r>
        <w:rPr>
          <w:rFonts w:hint="eastAsia"/>
        </w:rPr>
        <w:t>页显示</w:t>
      </w:r>
      <w:proofErr w:type="gramEnd"/>
      <w:r>
        <w:rPr>
          <w:rFonts w:hint="eastAsia"/>
        </w:rPr>
        <w:t>系统所有银行用户。</w:t>
      </w:r>
    </w:p>
    <w:p w:rsidR="004F5B4E" w:rsidRDefault="004F5B4E" w:rsidP="004F5B4E">
      <w:pPr>
        <w:pStyle w:val="5"/>
      </w:pPr>
      <w:r>
        <w:rPr>
          <w:rFonts w:hint="eastAsia"/>
        </w:rPr>
        <w:t>企业用户查看</w:t>
      </w:r>
    </w:p>
    <w:p w:rsidR="004F5B4E" w:rsidRDefault="004F5B4E" w:rsidP="004F5B4E">
      <w:pPr>
        <w:ind w:left="420"/>
      </w:pPr>
      <w:r>
        <w:rPr>
          <w:rFonts w:hint="eastAsia"/>
        </w:rPr>
        <w:t>双击列表某一条目只读显示该用户基本数据。</w:t>
      </w:r>
    </w:p>
    <w:p w:rsidR="004F5B4E" w:rsidRDefault="004F5B4E" w:rsidP="004F5B4E">
      <w:pPr>
        <w:pStyle w:val="5"/>
      </w:pPr>
      <w:r>
        <w:rPr>
          <w:rFonts w:hint="eastAsia"/>
        </w:rPr>
        <w:t>企业用户重置密码</w:t>
      </w:r>
    </w:p>
    <w:p w:rsidR="004F5B4E" w:rsidRPr="00137600" w:rsidRDefault="004F5B4E" w:rsidP="000D278B">
      <w:pPr>
        <w:ind w:firstLineChars="150" w:firstLine="360"/>
      </w:pPr>
      <w:r>
        <w:rPr>
          <w:rFonts w:hint="eastAsia"/>
        </w:rPr>
        <w:t>点击重置按钮，系统初始化密码。</w:t>
      </w:r>
    </w:p>
    <w:p w:rsidR="00D571C4" w:rsidRPr="00D571C4" w:rsidRDefault="00D571C4">
      <w:pPr>
        <w:pStyle w:val="4"/>
      </w:pPr>
      <w:r>
        <w:rPr>
          <w:rFonts w:hint="eastAsia"/>
        </w:rPr>
        <w:t>日志审计模块设计</w:t>
      </w:r>
    </w:p>
    <w:p w:rsidR="00192698" w:rsidRPr="0012272D" w:rsidRDefault="0012272D" w:rsidP="000D278B">
      <w:pPr>
        <w:ind w:firstLineChars="150" w:firstLine="360"/>
      </w:pPr>
      <w:r w:rsidRPr="000D278B">
        <w:rPr>
          <w:rFonts w:hint="eastAsia"/>
        </w:rPr>
        <w:t>列出所有用户操作日志</w:t>
      </w:r>
      <w:r>
        <w:rPr>
          <w:rFonts w:hint="eastAsia"/>
        </w:rPr>
        <w:t>。</w:t>
      </w:r>
    </w:p>
    <w:p w:rsidR="002802C3" w:rsidRDefault="002802C3" w:rsidP="000D278B">
      <w:pPr>
        <w:pStyle w:val="2"/>
      </w:pPr>
      <w:bookmarkStart w:id="376" w:name="_Toc493490680"/>
      <w:bookmarkStart w:id="377" w:name="_Toc494290396"/>
      <w:bookmarkStart w:id="378" w:name="_Toc494290397"/>
      <w:bookmarkEnd w:id="376"/>
      <w:bookmarkEnd w:id="377"/>
      <w:r>
        <w:rPr>
          <w:rFonts w:hint="eastAsia"/>
        </w:rPr>
        <w:t>业务网子系统</w:t>
      </w:r>
      <w:bookmarkEnd w:id="378"/>
    </w:p>
    <w:p w:rsidR="002802C3" w:rsidRDefault="002802C3" w:rsidP="000D278B">
      <w:pPr>
        <w:pStyle w:val="3"/>
      </w:pPr>
      <w:bookmarkStart w:id="379" w:name="_Toc494290398"/>
      <w:r w:rsidRPr="002802C3">
        <w:rPr>
          <w:rFonts w:hint="eastAsia"/>
        </w:rPr>
        <w:t>子系统概述</w:t>
      </w:r>
      <w:bookmarkEnd w:id="379"/>
    </w:p>
    <w:p w:rsidR="00911F97" w:rsidRPr="00911F97" w:rsidRDefault="00911F97" w:rsidP="000D278B">
      <w:pPr>
        <w:ind w:firstLine="420"/>
      </w:pPr>
      <w:r>
        <w:rPr>
          <w:rFonts w:hint="eastAsia"/>
        </w:rPr>
        <w:t>业务网子系统部署在营业管理部业务网上。银行用户通过访问业务网子系统，对企业提交的业务申请进行审核。</w:t>
      </w:r>
    </w:p>
    <w:p w:rsidR="002802C3" w:rsidRDefault="002802C3" w:rsidP="000D278B">
      <w:pPr>
        <w:pStyle w:val="3"/>
      </w:pPr>
      <w:bookmarkStart w:id="380" w:name="_Toc494290399"/>
      <w:r w:rsidRPr="002802C3">
        <w:rPr>
          <w:rFonts w:hint="eastAsia"/>
        </w:rPr>
        <w:t>子系统功能框架</w:t>
      </w:r>
      <w:bookmarkEnd w:id="380"/>
    </w:p>
    <w:commentRangeStart w:id="381"/>
    <w:p w:rsidR="00EE0F99" w:rsidRDefault="003F7C5F" w:rsidP="000D278B">
      <w:pPr>
        <w:jc w:val="center"/>
      </w:pPr>
      <w:r>
        <w:object w:dxaOrig="7322" w:dyaOrig="3240">
          <v:shape id="_x0000_i1030" type="#_x0000_t75" style="width:366.75pt;height:162.75pt" o:ole="">
            <v:imagedata r:id="rId41" o:title=""/>
          </v:shape>
          <o:OLEObject Type="Embed" ProgID="Visio.Drawing.11" ShapeID="_x0000_i1030" DrawAspect="Content" ObjectID="_1574003979" r:id="rId42"/>
        </w:object>
      </w:r>
      <w:commentRangeEnd w:id="381"/>
      <w:r w:rsidR="000D278B">
        <w:rPr>
          <w:rStyle w:val="aa"/>
        </w:rPr>
        <w:commentReference w:id="381"/>
      </w:r>
    </w:p>
    <w:p w:rsidR="00EE0F99" w:rsidRDefault="00EE0F99" w:rsidP="000D278B">
      <w:pPr>
        <w:jc w:val="center"/>
        <w:rPr>
          <w:sz w:val="21"/>
          <w:szCs w:val="22"/>
        </w:rPr>
      </w:pPr>
      <w:r>
        <w:rPr>
          <w:rFonts w:hint="eastAsia"/>
          <w:sz w:val="21"/>
          <w:szCs w:val="22"/>
        </w:rPr>
        <w:t>图：</w:t>
      </w:r>
      <w:ins w:id="382" w:author="t450" w:date="2017-09-28T10:15:00Z">
        <w:r w:rsidR="008E0175">
          <w:rPr>
            <w:rFonts w:hint="eastAsia"/>
            <w:sz w:val="21"/>
            <w:szCs w:val="22"/>
          </w:rPr>
          <w:t>业务网子系统功能架构</w:t>
        </w:r>
        <w:r w:rsidR="008E0175" w:rsidRPr="000E05DF">
          <w:rPr>
            <w:rFonts w:hint="eastAsia"/>
            <w:sz w:val="21"/>
            <w:szCs w:val="22"/>
          </w:rPr>
          <w:t>图</w:t>
        </w:r>
      </w:ins>
      <w:del w:id="383" w:author="t450" w:date="2017-09-28T10:15:00Z">
        <w:r w:rsidDel="008E0175">
          <w:rPr>
            <w:rFonts w:hint="eastAsia"/>
            <w:sz w:val="21"/>
            <w:szCs w:val="22"/>
          </w:rPr>
          <w:delText>系统功能架构</w:delText>
        </w:r>
        <w:r w:rsidRPr="000E05DF" w:rsidDel="008E0175">
          <w:rPr>
            <w:rFonts w:hint="eastAsia"/>
            <w:sz w:val="21"/>
            <w:szCs w:val="22"/>
          </w:rPr>
          <w:delText>图</w:delText>
        </w:r>
      </w:del>
    </w:p>
    <w:p w:rsidR="003F7C5F" w:rsidRDefault="003F7C5F" w:rsidP="003F7C5F">
      <w:pPr>
        <w:pStyle w:val="4"/>
      </w:pPr>
      <w:r>
        <w:rPr>
          <w:rFonts w:hint="eastAsia"/>
        </w:rPr>
        <w:t>用户访问功能模块设计</w:t>
      </w:r>
    </w:p>
    <w:p w:rsidR="003F7C5F" w:rsidRDefault="003F7C5F" w:rsidP="003F7C5F">
      <w:pPr>
        <w:pStyle w:val="5"/>
      </w:pPr>
      <w:r>
        <w:rPr>
          <w:rFonts w:hint="eastAsia"/>
        </w:rPr>
        <w:t>用户登录</w:t>
      </w:r>
    </w:p>
    <w:p w:rsidR="003F7C5F" w:rsidRDefault="003F7C5F" w:rsidP="003F7C5F">
      <w:pPr>
        <w:ind w:firstLine="420"/>
      </w:pPr>
      <w:r>
        <w:rPr>
          <w:rFonts w:hint="eastAsia"/>
        </w:rPr>
        <w:t>企业用户输入用户名、密码、验证码，点击登录按钮。</w:t>
      </w:r>
    </w:p>
    <w:p w:rsidR="003F7C5F" w:rsidRDefault="003F7C5F" w:rsidP="003F7C5F">
      <w:pPr>
        <w:ind w:firstLineChars="200" w:firstLine="480"/>
      </w:pPr>
      <w:r w:rsidRPr="00C111DC">
        <w:rPr>
          <w:rFonts w:hint="eastAsia"/>
        </w:rPr>
        <w:t>用户名称、密码、验证码</w:t>
      </w:r>
      <w:r>
        <w:rPr>
          <w:rFonts w:hint="eastAsia"/>
        </w:rPr>
        <w:t>均为必填项，系统前端进行验证，</w:t>
      </w:r>
      <w:r w:rsidRPr="00334E0A">
        <w:rPr>
          <w:rFonts w:hint="eastAsia"/>
        </w:rPr>
        <w:t>如</w:t>
      </w:r>
      <w:r>
        <w:rPr>
          <w:rFonts w:hint="eastAsia"/>
        </w:rPr>
        <w:t>果某项</w:t>
      </w:r>
      <w:r w:rsidRPr="00334E0A">
        <w:rPr>
          <w:rFonts w:hint="eastAsia"/>
        </w:rPr>
        <w:t>空白</w:t>
      </w:r>
      <w:r>
        <w:rPr>
          <w:rFonts w:hint="eastAsia"/>
        </w:rPr>
        <w:t>，</w:t>
      </w:r>
      <w:r w:rsidRPr="00334E0A">
        <w:rPr>
          <w:rFonts w:hint="eastAsia"/>
        </w:rPr>
        <w:t>系统提示“</w:t>
      </w:r>
      <w:r>
        <w:rPr>
          <w:rFonts w:hint="eastAsia"/>
        </w:rPr>
        <w:t>该项</w:t>
      </w:r>
      <w:r w:rsidRPr="00334E0A">
        <w:rPr>
          <w:rFonts w:hint="eastAsia"/>
        </w:rPr>
        <w:t>为必填项”</w:t>
      </w:r>
      <w:r>
        <w:rPr>
          <w:rFonts w:hint="eastAsia"/>
        </w:rPr>
        <w:t>；</w:t>
      </w:r>
    </w:p>
    <w:p w:rsidR="003F7C5F" w:rsidRPr="000E05DF" w:rsidRDefault="003F7C5F" w:rsidP="003F7C5F">
      <w:pPr>
        <w:ind w:firstLine="420"/>
      </w:pPr>
      <w:r>
        <w:rPr>
          <w:rFonts w:hint="eastAsia"/>
        </w:rPr>
        <w:t>前端验证通过后，用户点击登录按钮，系统查询数据库验证用户名、密码是否正确，如果正确，系统跳转到登录后的首页；如果不正确，将错误信息返回给前端，前端给出错误提示。</w:t>
      </w:r>
    </w:p>
    <w:p w:rsidR="003F7C5F" w:rsidRPr="004A48D7" w:rsidRDefault="003F7C5F" w:rsidP="003F7C5F">
      <w:pPr>
        <w:ind w:firstLine="420"/>
      </w:pPr>
      <w:r w:rsidRPr="000E05DF">
        <w:rPr>
          <w:rFonts w:hint="eastAsia"/>
          <w:color w:val="333333"/>
        </w:rPr>
        <w:t>系统</w:t>
      </w:r>
      <w:r>
        <w:rPr>
          <w:rFonts w:hint="eastAsia"/>
        </w:rPr>
        <w:t>随机生成四位数字验证码</w:t>
      </w:r>
      <w:r w:rsidRPr="000E05DF">
        <w:rPr>
          <w:rFonts w:hint="eastAsia"/>
          <w:color w:val="333333"/>
        </w:rPr>
        <w:t>，</w:t>
      </w:r>
      <w:r>
        <w:rPr>
          <w:rFonts w:hint="eastAsia"/>
        </w:rPr>
        <w:t>如果</w:t>
      </w:r>
      <w:r w:rsidRPr="000E05DF">
        <w:rPr>
          <w:rFonts w:hint="eastAsia"/>
          <w:color w:val="333333"/>
        </w:rPr>
        <w:t>出现无法清楚识别的验证码图片，</w:t>
      </w:r>
      <w:r>
        <w:rPr>
          <w:rFonts w:hint="eastAsia"/>
        </w:rPr>
        <w:t>用户</w:t>
      </w:r>
      <w:r w:rsidRPr="000E05DF">
        <w:rPr>
          <w:rFonts w:hint="eastAsia"/>
          <w:color w:val="333333"/>
        </w:rPr>
        <w:t>直接点击当前的验证码图片，</w:t>
      </w:r>
      <w:r>
        <w:rPr>
          <w:rFonts w:hint="eastAsia"/>
        </w:rPr>
        <w:t>则替换当前验证码图片</w:t>
      </w:r>
      <w:r w:rsidRPr="000E05DF">
        <w:rPr>
          <w:rFonts w:hint="eastAsia"/>
          <w:color w:val="333333"/>
        </w:rPr>
        <w:t>。</w:t>
      </w:r>
    </w:p>
    <w:p w:rsidR="003F7C5F" w:rsidRDefault="003F7C5F" w:rsidP="003F7C5F">
      <w:pPr>
        <w:pStyle w:val="5"/>
      </w:pPr>
      <w:r>
        <w:rPr>
          <w:rFonts w:hint="eastAsia"/>
        </w:rPr>
        <w:t>修改密码</w:t>
      </w:r>
    </w:p>
    <w:p w:rsidR="003F7C5F" w:rsidRPr="000E05DF" w:rsidRDefault="003F7C5F" w:rsidP="003F7C5F">
      <w:r>
        <w:rPr>
          <w:rFonts w:hint="eastAsia"/>
        </w:rPr>
        <w:t>流程描述：</w:t>
      </w:r>
    </w:p>
    <w:p w:rsidR="003F7C5F" w:rsidRDefault="003F7C5F" w:rsidP="003F7C5F">
      <w:pPr>
        <w:widowControl/>
        <w:numPr>
          <w:ilvl w:val="0"/>
          <w:numId w:val="60"/>
        </w:numPr>
        <w:ind w:firstLine="480"/>
        <w:jc w:val="left"/>
        <w:rPr>
          <w:rFonts w:asciiTheme="minorEastAsia" w:eastAsiaTheme="minorEastAsia" w:hAnsiTheme="minorEastAsia"/>
        </w:rPr>
      </w:pPr>
      <w:r>
        <w:rPr>
          <w:rFonts w:asciiTheme="minorEastAsia" w:eastAsiaTheme="minorEastAsia" w:hAnsiTheme="minorEastAsia" w:hint="eastAsia"/>
        </w:rPr>
        <w:t>登录后的银行用户打开用户信息页面，点击修改密码。</w:t>
      </w:r>
    </w:p>
    <w:p w:rsidR="003F7C5F" w:rsidRDefault="003F7C5F" w:rsidP="003F7C5F">
      <w:pPr>
        <w:pStyle w:val="11"/>
        <w:widowControl/>
        <w:ind w:firstLine="480"/>
        <w:jc w:val="left"/>
        <w:rPr>
          <w:rFonts w:asciiTheme="minorEastAsia" w:eastAsiaTheme="minorEastAsia" w:hAnsiTheme="minorEastAsia"/>
        </w:rPr>
      </w:pPr>
      <w:r>
        <w:rPr>
          <w:rFonts w:asciiTheme="minorEastAsia" w:eastAsiaTheme="minorEastAsia" w:hAnsiTheme="minorEastAsia" w:hint="eastAsia"/>
        </w:rPr>
        <w:t>2.录入旧密码。</w:t>
      </w:r>
    </w:p>
    <w:p w:rsidR="003F7C5F" w:rsidRDefault="003F7C5F" w:rsidP="003F7C5F">
      <w:pPr>
        <w:pStyle w:val="11"/>
        <w:widowControl/>
        <w:ind w:firstLine="480"/>
        <w:jc w:val="left"/>
        <w:rPr>
          <w:rFonts w:asciiTheme="minorEastAsia" w:eastAsiaTheme="minorEastAsia" w:hAnsiTheme="minorEastAsia"/>
        </w:rPr>
      </w:pPr>
      <w:r>
        <w:rPr>
          <w:rFonts w:asciiTheme="minorEastAsia" w:eastAsiaTheme="minorEastAsia" w:hAnsiTheme="minorEastAsia" w:hint="eastAsia"/>
        </w:rPr>
        <w:t>3.验证输入的旧密码是否正确，验证失败系统给出提示，原页面等待用户下一步操作。</w:t>
      </w:r>
    </w:p>
    <w:p w:rsidR="003F7C5F" w:rsidRDefault="003F7C5F" w:rsidP="003F7C5F">
      <w:pPr>
        <w:pStyle w:val="11"/>
        <w:widowControl/>
        <w:ind w:firstLine="480"/>
        <w:jc w:val="left"/>
        <w:rPr>
          <w:rFonts w:asciiTheme="minorEastAsia" w:eastAsiaTheme="minorEastAsia" w:hAnsiTheme="minorEastAsia"/>
        </w:rPr>
      </w:pPr>
      <w:r>
        <w:rPr>
          <w:rFonts w:asciiTheme="minorEastAsia" w:eastAsiaTheme="minorEastAsia" w:hAnsiTheme="minorEastAsia" w:hint="eastAsia"/>
        </w:rPr>
        <w:t>4.验证通过，用户输入新密码、新密码确认</w:t>
      </w:r>
    </w:p>
    <w:p w:rsidR="003F7C5F" w:rsidRPr="004411B7" w:rsidRDefault="003F7C5F" w:rsidP="003F7C5F">
      <w:pPr>
        <w:pStyle w:val="11"/>
        <w:widowControl/>
        <w:ind w:firstLine="480"/>
        <w:jc w:val="left"/>
        <w:rPr>
          <w:rFonts w:asciiTheme="minorEastAsia" w:eastAsiaTheme="minorEastAsia" w:hAnsiTheme="minorEastAsia"/>
        </w:rPr>
      </w:pPr>
      <w:r>
        <w:rPr>
          <w:rFonts w:asciiTheme="minorEastAsia" w:eastAsiaTheme="minorEastAsia" w:hAnsiTheme="minorEastAsia" w:hint="eastAsia"/>
        </w:rPr>
        <w:t>5.验证两次录入的新密码是否正确，验证通过提示企业修改密码成功。验证失败，给出提示信息，原页面等待用户下一步操作。</w:t>
      </w:r>
    </w:p>
    <w:p w:rsidR="003F7C5F" w:rsidRDefault="003F7C5F" w:rsidP="003F7C5F">
      <w:pPr>
        <w:pStyle w:val="5"/>
      </w:pPr>
      <w:r>
        <w:rPr>
          <w:rFonts w:hint="eastAsia"/>
        </w:rPr>
        <w:lastRenderedPageBreak/>
        <w:t>找回密码</w:t>
      </w:r>
    </w:p>
    <w:p w:rsidR="003F7C5F" w:rsidRDefault="003F7C5F" w:rsidP="003F7C5F">
      <w:pPr>
        <w:ind w:firstLineChars="150" w:firstLine="360"/>
      </w:pPr>
      <w:r>
        <w:rPr>
          <w:rFonts w:hint="eastAsia"/>
        </w:rPr>
        <w:t>银行管理员录入银行工作人员姓名或登录名查询银行用户账户，点击重置密码。密码初始化成功后，</w:t>
      </w:r>
      <w:r w:rsidRPr="00126987">
        <w:rPr>
          <w:rFonts w:hint="eastAsia"/>
        </w:rPr>
        <w:t>将初始密码通知银行用户</w:t>
      </w:r>
      <w:r>
        <w:rPr>
          <w:rFonts w:hint="eastAsia"/>
        </w:rPr>
        <w:t>。</w:t>
      </w:r>
    </w:p>
    <w:p w:rsidR="003F7C5F" w:rsidRDefault="003F7C5F" w:rsidP="003F7C5F">
      <w:pPr>
        <w:pStyle w:val="4"/>
      </w:pPr>
      <w:commentRangeStart w:id="384"/>
      <w:r>
        <w:rPr>
          <w:rFonts w:hint="eastAsia"/>
        </w:rPr>
        <w:t>业务</w:t>
      </w:r>
      <w:del w:id="385" w:author="t450" w:date="2017-09-28T10:16:00Z">
        <w:r w:rsidDel="00DB057E">
          <w:rPr>
            <w:rFonts w:hint="eastAsia"/>
          </w:rPr>
          <w:delText>申请</w:delText>
        </w:r>
      </w:del>
      <w:ins w:id="386" w:author="t450" w:date="2017-09-28T10:16:00Z">
        <w:r w:rsidR="00DB057E">
          <w:rPr>
            <w:rFonts w:hint="eastAsia"/>
          </w:rPr>
          <w:t>申批</w:t>
        </w:r>
      </w:ins>
      <w:r>
        <w:rPr>
          <w:rFonts w:hint="eastAsia"/>
        </w:rPr>
        <w:t>功能模块设计</w:t>
      </w:r>
      <w:commentRangeEnd w:id="384"/>
      <w:r w:rsidR="000D278B">
        <w:rPr>
          <w:rStyle w:val="aa"/>
          <w:rFonts w:ascii="Times New Roman" w:eastAsia="宋体"/>
          <w:b w:val="0"/>
          <w:bCs w:val="0"/>
          <w:spacing w:val="0"/>
        </w:rPr>
        <w:commentReference w:id="384"/>
      </w:r>
    </w:p>
    <w:p w:rsidR="003F7C5F" w:rsidRDefault="003F7C5F" w:rsidP="003F7C5F">
      <w:pPr>
        <w:pStyle w:val="5"/>
      </w:pPr>
      <w:r>
        <w:rPr>
          <w:rFonts w:hint="eastAsia"/>
        </w:rPr>
        <w:t>审批单录入</w:t>
      </w:r>
    </w:p>
    <w:p w:rsidR="003F7C5F" w:rsidRDefault="003F7C5F" w:rsidP="000D278B">
      <w:pPr>
        <w:ind w:firstLine="420"/>
      </w:pPr>
      <w:r>
        <w:rPr>
          <w:rFonts w:hint="eastAsia"/>
        </w:rPr>
        <w:t>业务申请，打开一个空白审批单，银行用户替企业将申报基本信息和附件上传，点击保存，该审批单显示在操作人员</w:t>
      </w:r>
      <w:r w:rsidR="009C261E">
        <w:rPr>
          <w:rFonts w:hint="eastAsia"/>
        </w:rPr>
        <w:t>录入</w:t>
      </w:r>
      <w:r>
        <w:rPr>
          <w:rFonts w:hint="eastAsia"/>
        </w:rPr>
        <w:t>列表。</w:t>
      </w:r>
    </w:p>
    <w:p w:rsidR="009C261E" w:rsidRDefault="009C261E" w:rsidP="000D278B">
      <w:pPr>
        <w:jc w:val="center"/>
      </w:pPr>
      <w:del w:id="387" w:author="t450" w:date="2017-09-28T10:17:00Z">
        <w:r w:rsidDel="00DB057E">
          <w:rPr>
            <w:noProof/>
          </w:rPr>
          <w:drawing>
            <wp:inline distT="0" distB="0" distL="0" distR="0" wp14:anchorId="4BFD53F6" wp14:editId="508AF12A">
              <wp:extent cx="5274310" cy="374390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43905"/>
                      </a:xfrm>
                      <a:prstGeom prst="rect">
                        <a:avLst/>
                      </a:prstGeom>
                    </pic:spPr>
                  </pic:pic>
                </a:graphicData>
              </a:graphic>
            </wp:inline>
          </w:drawing>
        </w:r>
      </w:del>
      <w:ins w:id="388" w:author="t450" w:date="2017-09-28T10:17:00Z">
        <w:r w:rsidR="00DB057E" w:rsidRPr="00DB057E">
          <w:rPr>
            <w:noProof/>
          </w:rPr>
          <w:t xml:space="preserve"> </w:t>
        </w:r>
        <w:r w:rsidR="00DB057E">
          <w:rPr>
            <w:noProof/>
          </w:rPr>
          <w:drawing>
            <wp:inline distT="0" distB="0" distL="0" distR="0" wp14:anchorId="4A973E16" wp14:editId="4FBD8B2E">
              <wp:extent cx="5274310" cy="3848293"/>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48293"/>
                      </a:xfrm>
                      <a:prstGeom prst="rect">
                        <a:avLst/>
                      </a:prstGeom>
                    </pic:spPr>
                  </pic:pic>
                </a:graphicData>
              </a:graphic>
            </wp:inline>
          </w:drawing>
        </w:r>
      </w:ins>
    </w:p>
    <w:p w:rsidR="009C261E" w:rsidRDefault="009C261E" w:rsidP="000D278B">
      <w:pPr>
        <w:jc w:val="center"/>
      </w:pPr>
      <w:r>
        <w:rPr>
          <w:rFonts w:hint="eastAsia"/>
        </w:rPr>
        <w:t>图：审批单录入界面图</w:t>
      </w:r>
    </w:p>
    <w:p w:rsidR="00FE4C70" w:rsidRDefault="00FE4C70" w:rsidP="00FE4C70">
      <w:pPr>
        <w:pStyle w:val="5"/>
      </w:pPr>
      <w:r>
        <w:rPr>
          <w:rFonts w:hint="eastAsia"/>
        </w:rPr>
        <w:t>启动流程</w:t>
      </w:r>
    </w:p>
    <w:p w:rsidR="00FE4C70" w:rsidRDefault="00FE4C70" w:rsidP="00FE4C70">
      <w:r>
        <w:rPr>
          <w:rFonts w:hint="eastAsia"/>
        </w:rPr>
        <w:t>流程描述：</w:t>
      </w:r>
    </w:p>
    <w:p w:rsidR="00FE4C70" w:rsidRDefault="00FE4C70" w:rsidP="00FE4C70">
      <w:pPr>
        <w:ind w:firstLineChars="200" w:firstLine="480"/>
      </w:pPr>
      <w:r>
        <w:rPr>
          <w:rFonts w:hint="eastAsia"/>
        </w:rPr>
        <w:t>1.</w:t>
      </w:r>
      <w:r>
        <w:rPr>
          <w:rFonts w:hint="eastAsia"/>
        </w:rPr>
        <w:t>用户点击新建流程按钮。系统弹出该业务设置的所有流程，由银行用户选择该业务审批所需执行的审批流程。</w:t>
      </w:r>
    </w:p>
    <w:p w:rsidR="00FE4C70" w:rsidRDefault="00FE4C70" w:rsidP="00FE4C70">
      <w:pPr>
        <w:ind w:firstLineChars="200" w:firstLine="480"/>
      </w:pPr>
      <w:r>
        <w:rPr>
          <w:rFonts w:hint="eastAsia"/>
        </w:rPr>
        <w:lastRenderedPageBreak/>
        <w:t>2.</w:t>
      </w:r>
      <w:r>
        <w:rPr>
          <w:rFonts w:hint="eastAsia"/>
        </w:rPr>
        <w:t>选定审批流程，点击确定按钮，启动一个流程实例，流程实例记录当前环节、当前操作人、流程启动时间，将流程启动人设为第一环节操作人。</w:t>
      </w:r>
    </w:p>
    <w:p w:rsidR="00FE4C70" w:rsidRDefault="00DB057E" w:rsidP="000D278B">
      <w:pPr>
        <w:rPr>
          <w:ins w:id="389" w:author="t450" w:date="2017-09-28T10:18:00Z"/>
        </w:rPr>
      </w:pPr>
      <w:ins w:id="390" w:author="t450" w:date="2017-09-28T10:18:00Z">
        <w:r>
          <w:rPr>
            <w:noProof/>
          </w:rPr>
          <w:drawing>
            <wp:inline distT="0" distB="0" distL="0" distR="0" wp14:anchorId="5D45E124" wp14:editId="5AB3F8E0">
              <wp:extent cx="5274310" cy="20163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016325"/>
                      </a:xfrm>
                      <a:prstGeom prst="rect">
                        <a:avLst/>
                      </a:prstGeom>
                    </pic:spPr>
                  </pic:pic>
                </a:graphicData>
              </a:graphic>
            </wp:inline>
          </w:drawing>
        </w:r>
      </w:ins>
    </w:p>
    <w:p w:rsidR="00DB057E" w:rsidRDefault="00DB057E" w:rsidP="00DB057E">
      <w:pPr>
        <w:jc w:val="center"/>
        <w:rPr>
          <w:ins w:id="391" w:author="t450" w:date="2017-09-28T10:18:00Z"/>
        </w:rPr>
      </w:pPr>
      <w:ins w:id="392" w:author="t450" w:date="2017-09-28T10:18:00Z">
        <w:r>
          <w:rPr>
            <w:rFonts w:hint="eastAsia"/>
          </w:rPr>
          <w:t>图：流程</w:t>
        </w:r>
      </w:ins>
      <w:ins w:id="393" w:author="t450" w:date="2017-09-28T10:19:00Z">
        <w:r>
          <w:rPr>
            <w:rFonts w:hint="eastAsia"/>
          </w:rPr>
          <w:t>选择</w:t>
        </w:r>
      </w:ins>
      <w:ins w:id="394" w:author="t450" w:date="2017-09-28T10:18:00Z">
        <w:r>
          <w:rPr>
            <w:rFonts w:hint="eastAsia"/>
          </w:rPr>
          <w:t>界面图</w:t>
        </w:r>
      </w:ins>
    </w:p>
    <w:p w:rsidR="00DB057E" w:rsidRPr="000D278B" w:rsidDel="00DB057E" w:rsidRDefault="00DB057E" w:rsidP="000D278B">
      <w:pPr>
        <w:rPr>
          <w:del w:id="395" w:author="t450" w:date="2017-09-28T10:18:00Z"/>
        </w:rPr>
      </w:pPr>
    </w:p>
    <w:p w:rsidR="003F7C5F" w:rsidRDefault="003F7C5F" w:rsidP="003F7C5F">
      <w:pPr>
        <w:pStyle w:val="5"/>
      </w:pPr>
      <w:r>
        <w:rPr>
          <w:rFonts w:hint="eastAsia"/>
        </w:rPr>
        <w:t>审批单导入</w:t>
      </w:r>
    </w:p>
    <w:p w:rsidR="003F7C5F" w:rsidRDefault="003F7C5F" w:rsidP="000D278B">
      <w:pPr>
        <w:ind w:firstLine="420"/>
      </w:pPr>
      <w:r>
        <w:rPr>
          <w:rFonts w:hint="eastAsia"/>
        </w:rPr>
        <w:t>点击导入，银行将</w:t>
      </w:r>
      <w:r>
        <w:rPr>
          <w:rFonts w:hint="eastAsia"/>
        </w:rPr>
        <w:t>CD</w:t>
      </w:r>
      <w:r>
        <w:rPr>
          <w:rFonts w:hint="eastAsia"/>
        </w:rPr>
        <w:t>上的审批数据导入到系统，导入后审批单显示在操作人</w:t>
      </w:r>
      <w:r w:rsidR="009C261E">
        <w:rPr>
          <w:rFonts w:hint="eastAsia"/>
        </w:rPr>
        <w:t>导入</w:t>
      </w:r>
      <w:r>
        <w:rPr>
          <w:rFonts w:hint="eastAsia"/>
        </w:rPr>
        <w:t>列表。</w:t>
      </w:r>
    </w:p>
    <w:p w:rsidR="009C261E" w:rsidRDefault="008B2B1C" w:rsidP="000D278B">
      <w:pPr>
        <w:jc w:val="center"/>
      </w:pPr>
      <w:r>
        <w:rPr>
          <w:noProof/>
        </w:rPr>
        <w:drawing>
          <wp:inline distT="0" distB="0" distL="0" distR="0" wp14:anchorId="54FB45A1" wp14:editId="46AB1298">
            <wp:extent cx="5274310" cy="2240971"/>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240971"/>
                    </a:xfrm>
                    <a:prstGeom prst="rect">
                      <a:avLst/>
                    </a:prstGeom>
                  </pic:spPr>
                </pic:pic>
              </a:graphicData>
            </a:graphic>
          </wp:inline>
        </w:drawing>
      </w:r>
    </w:p>
    <w:p w:rsidR="009C261E" w:rsidRDefault="009C261E" w:rsidP="000D278B">
      <w:pPr>
        <w:jc w:val="center"/>
      </w:pPr>
      <w:r>
        <w:rPr>
          <w:rFonts w:hint="eastAsia"/>
        </w:rPr>
        <w:t>图：导入示意图</w:t>
      </w:r>
    </w:p>
    <w:p w:rsidR="003F7C5F" w:rsidRDefault="003F7C5F" w:rsidP="003F7C5F">
      <w:pPr>
        <w:pStyle w:val="4"/>
      </w:pPr>
      <w:commentRangeStart w:id="396"/>
      <w:r>
        <w:rPr>
          <w:rFonts w:hint="eastAsia"/>
        </w:rPr>
        <w:t>我的工作模块设计</w:t>
      </w:r>
      <w:commentRangeEnd w:id="396"/>
      <w:r w:rsidR="000D278B">
        <w:rPr>
          <w:rStyle w:val="aa"/>
          <w:rFonts w:ascii="Times New Roman" w:eastAsia="宋体"/>
          <w:b w:val="0"/>
          <w:bCs w:val="0"/>
          <w:spacing w:val="0"/>
        </w:rPr>
        <w:commentReference w:id="396"/>
      </w:r>
    </w:p>
    <w:p w:rsidR="003F7C5F" w:rsidRDefault="003F7C5F" w:rsidP="003F7C5F">
      <w:pPr>
        <w:pStyle w:val="5"/>
      </w:pPr>
      <w:r>
        <w:rPr>
          <w:rFonts w:hint="eastAsia"/>
        </w:rPr>
        <w:t>待办任务</w:t>
      </w:r>
    </w:p>
    <w:p w:rsidR="003F7C5F" w:rsidRDefault="003F7C5F" w:rsidP="003F7C5F">
      <w:pPr>
        <w:ind w:firstLineChars="200" w:firstLine="480"/>
      </w:pPr>
      <w:r>
        <w:rPr>
          <w:rFonts w:hint="eastAsia"/>
        </w:rPr>
        <w:t>待办任务显示</w:t>
      </w:r>
      <w:del w:id="397" w:author="t450" w:date="2017-09-28T10:29:00Z">
        <w:r w:rsidDel="00100340">
          <w:rPr>
            <w:rFonts w:hint="eastAsia"/>
          </w:rPr>
          <w:delText>处理中、且</w:delText>
        </w:r>
      </w:del>
      <w:r>
        <w:rPr>
          <w:rFonts w:hint="eastAsia"/>
        </w:rPr>
        <w:t>流程实例当前处理人为登录人</w:t>
      </w:r>
      <w:del w:id="398" w:author="t450" w:date="2017-09-28T10:29:00Z">
        <w:r w:rsidDel="00100340">
          <w:rPr>
            <w:rFonts w:hint="eastAsia"/>
          </w:rPr>
          <w:delText>、当前处理人未进行任何操作</w:delText>
        </w:r>
      </w:del>
      <w:r>
        <w:rPr>
          <w:rFonts w:hint="eastAsia"/>
        </w:rPr>
        <w:t>的审批单列表。审批单列表显示：审批单编号、申请编号、业务名称、提交时间、接收时间、材料齐备时间、当前状态、流程启动时间、申请企业、联系人、联系电话、联系人邮箱。</w:t>
      </w:r>
    </w:p>
    <w:p w:rsidR="003F7C5F" w:rsidRPr="004411B7" w:rsidRDefault="003F7C5F" w:rsidP="003F7C5F">
      <w:pPr>
        <w:ind w:firstLineChars="200" w:firstLine="480"/>
      </w:pPr>
      <w:r>
        <w:rPr>
          <w:rFonts w:hint="eastAsia"/>
        </w:rPr>
        <w:lastRenderedPageBreak/>
        <w:t>打开审批单编号显示详细页。</w:t>
      </w:r>
    </w:p>
    <w:p w:rsidR="003F7C5F" w:rsidRDefault="003F7C5F" w:rsidP="003F7C5F">
      <w:pPr>
        <w:pStyle w:val="5"/>
      </w:pPr>
      <w:r>
        <w:rPr>
          <w:rFonts w:hint="eastAsia"/>
        </w:rPr>
        <w:t>在办任务</w:t>
      </w:r>
    </w:p>
    <w:p w:rsidR="003F7C5F" w:rsidRDefault="003F7C5F" w:rsidP="003F7C5F">
      <w:pPr>
        <w:ind w:firstLineChars="200" w:firstLine="480"/>
      </w:pPr>
      <w:r>
        <w:rPr>
          <w:rFonts w:hint="eastAsia"/>
        </w:rPr>
        <w:t>在</w:t>
      </w:r>
      <w:proofErr w:type="gramStart"/>
      <w:r>
        <w:rPr>
          <w:rFonts w:hint="eastAsia"/>
        </w:rPr>
        <w:t>办任务</w:t>
      </w:r>
      <w:proofErr w:type="gramEnd"/>
      <w:r>
        <w:rPr>
          <w:rFonts w:hint="eastAsia"/>
        </w:rPr>
        <w:t>显示</w:t>
      </w:r>
      <w:r w:rsidR="00755C74">
        <w:rPr>
          <w:rFonts w:hint="eastAsia"/>
        </w:rPr>
        <w:t>当前登录人参与的</w:t>
      </w:r>
      <w:ins w:id="399" w:author="t450" w:date="2017-09-28T10:31:00Z">
        <w:r w:rsidR="00100340">
          <w:rPr>
            <w:rFonts w:hint="eastAsia"/>
          </w:rPr>
          <w:t>，当前流程实例不是登录人的</w:t>
        </w:r>
      </w:ins>
      <w:r w:rsidR="00755C74">
        <w:rPr>
          <w:rFonts w:hint="eastAsia"/>
        </w:rPr>
        <w:t>正在审核中的审批单</w:t>
      </w:r>
      <w:r>
        <w:rPr>
          <w:rFonts w:hint="eastAsia"/>
        </w:rPr>
        <w:t>。审批单列表显示：审批单编号、申请编号、业务名称、提交时间、接收时间、当前状态、流程启动时间、申请企业、联系人、联系电话、联系人邮箱。</w:t>
      </w:r>
    </w:p>
    <w:p w:rsidR="003F7C5F" w:rsidRDefault="003F7C5F" w:rsidP="003F7C5F">
      <w:pPr>
        <w:ind w:firstLineChars="200" w:firstLine="480"/>
      </w:pPr>
      <w:r>
        <w:rPr>
          <w:rFonts w:hint="eastAsia"/>
        </w:rPr>
        <w:t>打开审批单编号显示详细页。</w:t>
      </w:r>
    </w:p>
    <w:p w:rsidR="003F7C5F" w:rsidRDefault="003F7C5F" w:rsidP="003F7C5F">
      <w:pPr>
        <w:pStyle w:val="5"/>
      </w:pPr>
      <w:r>
        <w:rPr>
          <w:rFonts w:hint="eastAsia"/>
        </w:rPr>
        <w:t>已办</w:t>
      </w:r>
      <w:r w:rsidR="00822997">
        <w:rPr>
          <w:rFonts w:hint="eastAsia"/>
        </w:rPr>
        <w:t>结</w:t>
      </w:r>
      <w:r>
        <w:rPr>
          <w:rFonts w:hint="eastAsia"/>
        </w:rPr>
        <w:t>任务</w:t>
      </w:r>
    </w:p>
    <w:p w:rsidR="003F7C5F" w:rsidRDefault="003F7C5F" w:rsidP="003F7C5F">
      <w:pPr>
        <w:ind w:firstLineChars="200" w:firstLine="480"/>
      </w:pPr>
      <w:r>
        <w:rPr>
          <w:rFonts w:hint="eastAsia"/>
        </w:rPr>
        <w:t>已办</w:t>
      </w:r>
      <w:r w:rsidR="00822997">
        <w:rPr>
          <w:rFonts w:hint="eastAsia"/>
        </w:rPr>
        <w:t>结</w:t>
      </w:r>
      <w:r>
        <w:rPr>
          <w:rFonts w:hint="eastAsia"/>
        </w:rPr>
        <w:t>任务显</w:t>
      </w:r>
      <w:r w:rsidR="00822997">
        <w:rPr>
          <w:rFonts w:hint="eastAsia"/>
        </w:rPr>
        <w:t>示已办结的</w:t>
      </w:r>
      <w:r>
        <w:rPr>
          <w:rFonts w:hint="eastAsia"/>
        </w:rPr>
        <w:t>审批单列表。审批单列表显示：审批单编号、申请编号、业务名称、提交时间、接收时间、当前状态、流程启动时间、申请企业、联系人、联系电话、联系人邮箱。</w:t>
      </w:r>
    </w:p>
    <w:p w:rsidR="003F7C5F" w:rsidRPr="004411B7" w:rsidRDefault="003F7C5F" w:rsidP="003F7C5F">
      <w:pPr>
        <w:ind w:firstLine="420"/>
      </w:pPr>
      <w:r>
        <w:rPr>
          <w:rFonts w:hint="eastAsia"/>
        </w:rPr>
        <w:t>打开审批单编号显示详细页。</w:t>
      </w:r>
    </w:p>
    <w:p w:rsidR="003F7C5F" w:rsidRDefault="003F7C5F" w:rsidP="003F7C5F">
      <w:pPr>
        <w:pStyle w:val="4"/>
      </w:pPr>
      <w:r>
        <w:rPr>
          <w:rFonts w:hint="eastAsia"/>
        </w:rPr>
        <w:t>业务审批单详细模块设计</w:t>
      </w:r>
    </w:p>
    <w:p w:rsidR="003F7C5F" w:rsidRDefault="003F7C5F" w:rsidP="003F7C5F">
      <w:pPr>
        <w:pStyle w:val="5"/>
      </w:pPr>
      <w:r>
        <w:rPr>
          <w:rFonts w:hint="eastAsia"/>
        </w:rPr>
        <w:t>查看</w:t>
      </w:r>
    </w:p>
    <w:p w:rsidR="003F7C5F" w:rsidRDefault="003F7C5F" w:rsidP="003F7C5F">
      <w:pPr>
        <w:ind w:firstLine="420"/>
      </w:pPr>
      <w:r>
        <w:rPr>
          <w:rFonts w:hint="eastAsia"/>
        </w:rPr>
        <w:t>操作界面要求：系统展示审批单列表。点击列表中的某个条目，打开业务申请的详细信息页。分区显示审批单（企业基本信息、附件列表、审批信息）、操作按钮。</w:t>
      </w:r>
    </w:p>
    <w:p w:rsidR="00100340" w:rsidRDefault="003F7C5F" w:rsidP="00100340">
      <w:pPr>
        <w:ind w:firstLine="420"/>
        <w:rPr>
          <w:ins w:id="400" w:author="t450" w:date="2017-09-28T10:32:00Z"/>
        </w:rPr>
      </w:pPr>
      <w:r>
        <w:rPr>
          <w:rFonts w:hint="eastAsia"/>
        </w:rPr>
        <w:t>附件列表操作包括：查看附件、上传附件、删除附件</w:t>
      </w:r>
      <w:ins w:id="401" w:author="t450" w:date="2017-09-28T10:33:00Z">
        <w:r w:rsidR="00100340">
          <w:rPr>
            <w:rFonts w:hint="eastAsia"/>
          </w:rPr>
          <w:t>、</w:t>
        </w:r>
      </w:ins>
      <w:ins w:id="402" w:author="t450" w:date="2017-09-28T10:32:00Z">
        <w:r w:rsidR="00100340">
          <w:rPr>
            <w:rFonts w:hint="eastAsia"/>
          </w:rPr>
          <w:t>审核通过、审核不通过。</w:t>
        </w:r>
      </w:ins>
    </w:p>
    <w:p w:rsidR="003F7C5F" w:rsidDel="00100340" w:rsidRDefault="003F7C5F" w:rsidP="003F7C5F">
      <w:pPr>
        <w:ind w:firstLine="420"/>
        <w:rPr>
          <w:del w:id="403" w:author="t450" w:date="2017-09-28T10:33:00Z"/>
        </w:rPr>
      </w:pPr>
      <w:del w:id="404" w:author="t450" w:date="2017-09-28T10:33:00Z">
        <w:r w:rsidDel="00100340">
          <w:rPr>
            <w:rFonts w:hint="eastAsia"/>
          </w:rPr>
          <w:delText>。</w:delText>
        </w:r>
      </w:del>
    </w:p>
    <w:p w:rsidR="003F7C5F" w:rsidRDefault="003F7C5F" w:rsidP="003F7C5F">
      <w:pPr>
        <w:ind w:firstLine="420"/>
      </w:pPr>
      <w:r>
        <w:rPr>
          <w:rFonts w:hint="eastAsia"/>
        </w:rPr>
        <w:t>公共操作按钮包括：保存、操作历史。</w:t>
      </w:r>
    </w:p>
    <w:p w:rsidR="003F7C5F" w:rsidRDefault="003F7C5F" w:rsidP="003F7C5F">
      <w:pPr>
        <w:ind w:firstLine="420"/>
      </w:pPr>
      <w:r>
        <w:rPr>
          <w:rFonts w:hint="eastAsia"/>
        </w:rPr>
        <w:t>流程第一个环节审核人操作按钮包括：提交、撤回、办结。</w:t>
      </w:r>
    </w:p>
    <w:p w:rsidR="003F7C5F" w:rsidRDefault="003F7C5F" w:rsidP="003F7C5F">
      <w:pPr>
        <w:ind w:firstLine="420"/>
      </w:pPr>
      <w:r>
        <w:rPr>
          <w:rFonts w:hint="eastAsia"/>
        </w:rPr>
        <w:t>流程最后一个环节审核人操作按钮包括：退回</w:t>
      </w:r>
      <w:r w:rsidR="00710A73">
        <w:rPr>
          <w:rFonts w:hint="eastAsia"/>
        </w:rPr>
        <w:t>、</w:t>
      </w:r>
      <w:del w:id="405" w:author="t450" w:date="2017-09-28T10:33:00Z">
        <w:r w:rsidR="00710A73" w:rsidDel="00100340">
          <w:rPr>
            <w:rFonts w:hint="eastAsia"/>
          </w:rPr>
          <w:delText>审批</w:delText>
        </w:r>
      </w:del>
      <w:ins w:id="406" w:author="t450" w:date="2017-09-28T10:33:00Z">
        <w:r w:rsidR="00100340">
          <w:rPr>
            <w:rFonts w:hint="eastAsia"/>
          </w:rPr>
          <w:t>办结</w:t>
        </w:r>
      </w:ins>
      <w:r w:rsidR="00710A73">
        <w:rPr>
          <w:rFonts w:hint="eastAsia"/>
        </w:rPr>
        <w:t>通过、</w:t>
      </w:r>
      <w:del w:id="407" w:author="t450" w:date="2017-09-28T10:33:00Z">
        <w:r w:rsidR="00710A73" w:rsidDel="00100340">
          <w:rPr>
            <w:rFonts w:hint="eastAsia"/>
          </w:rPr>
          <w:delText>审批</w:delText>
        </w:r>
      </w:del>
      <w:ins w:id="408" w:author="t450" w:date="2017-09-28T10:33:00Z">
        <w:r w:rsidR="00100340">
          <w:rPr>
            <w:rFonts w:hint="eastAsia"/>
          </w:rPr>
          <w:t>办结</w:t>
        </w:r>
      </w:ins>
      <w:r w:rsidR="00710A73">
        <w:rPr>
          <w:rFonts w:hint="eastAsia"/>
        </w:rPr>
        <w:t>不通过</w:t>
      </w:r>
      <w:ins w:id="409" w:author="t450" w:date="2017-09-28T10:33:00Z">
        <w:r w:rsidR="00100340">
          <w:rPr>
            <w:rFonts w:hint="eastAsia"/>
          </w:rPr>
          <w:t>（只有行长具有此权限）</w:t>
        </w:r>
      </w:ins>
      <w:r>
        <w:rPr>
          <w:rFonts w:hint="eastAsia"/>
        </w:rPr>
        <w:t>。</w:t>
      </w:r>
    </w:p>
    <w:p w:rsidR="003F7C5F" w:rsidRDefault="003F7C5F" w:rsidP="003F7C5F">
      <w:pPr>
        <w:ind w:firstLine="420"/>
      </w:pPr>
      <w:r>
        <w:rPr>
          <w:rFonts w:hint="eastAsia"/>
        </w:rPr>
        <w:t>流程中间审核环节审核人操作按钮包括：提交、退回、撤回。</w:t>
      </w:r>
    </w:p>
    <w:p w:rsidR="003F7C5F" w:rsidRDefault="003F7C5F" w:rsidP="003F7C5F">
      <w:pPr>
        <w:ind w:firstLine="420"/>
      </w:pPr>
      <w:r>
        <w:rPr>
          <w:rFonts w:hint="eastAsia"/>
        </w:rPr>
        <w:t>当前操作人员为流程第一个环节审核人且该审批单流程</w:t>
      </w:r>
      <w:r>
        <w:rPr>
          <w:rFonts w:hint="eastAsia"/>
        </w:rPr>
        <w:t>id</w:t>
      </w:r>
      <w:r>
        <w:rPr>
          <w:rFonts w:hint="eastAsia"/>
        </w:rPr>
        <w:t>不为空：撤销流程按钮。</w:t>
      </w:r>
    </w:p>
    <w:p w:rsidR="008B2B1C" w:rsidRDefault="008B2B1C" w:rsidP="000D278B">
      <w:r>
        <w:rPr>
          <w:noProof/>
        </w:rPr>
        <w:lastRenderedPageBreak/>
        <w:drawing>
          <wp:inline distT="0" distB="0" distL="0" distR="0" wp14:anchorId="19D4FD81" wp14:editId="1B0E04AC">
            <wp:extent cx="5274310" cy="3124296"/>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124296"/>
                    </a:xfrm>
                    <a:prstGeom prst="rect">
                      <a:avLst/>
                    </a:prstGeom>
                  </pic:spPr>
                </pic:pic>
              </a:graphicData>
            </a:graphic>
          </wp:inline>
        </w:drawing>
      </w:r>
    </w:p>
    <w:p w:rsidR="008B2B1C" w:rsidRPr="008B2B1C" w:rsidRDefault="008B2B1C" w:rsidP="000D278B">
      <w:pPr>
        <w:jc w:val="center"/>
      </w:pPr>
      <w:r>
        <w:rPr>
          <w:rFonts w:hint="eastAsia"/>
        </w:rPr>
        <w:t>图：内网审批单图</w:t>
      </w:r>
    </w:p>
    <w:p w:rsidR="003F7C5F" w:rsidRDefault="003F7C5F" w:rsidP="003F7C5F">
      <w:pPr>
        <w:pStyle w:val="5"/>
      </w:pPr>
      <w:r>
        <w:rPr>
          <w:rFonts w:hint="eastAsia"/>
        </w:rPr>
        <w:t>保存</w:t>
      </w:r>
    </w:p>
    <w:p w:rsidR="003F7C5F" w:rsidRDefault="003F7C5F" w:rsidP="003F7C5F">
      <w:pPr>
        <w:ind w:firstLineChars="200" w:firstLine="480"/>
      </w:pPr>
      <w:r>
        <w:rPr>
          <w:rFonts w:hint="eastAsia"/>
        </w:rPr>
        <w:t>操作要求：当前操作人员可修改审批单内容，修改完后保存。</w:t>
      </w:r>
    </w:p>
    <w:p w:rsidR="003F7C5F" w:rsidRDefault="003F7C5F" w:rsidP="003F7C5F">
      <w:pPr>
        <w:pStyle w:val="5"/>
      </w:pPr>
      <w:r>
        <w:rPr>
          <w:rFonts w:hint="eastAsia"/>
        </w:rPr>
        <w:t>操作历史</w:t>
      </w:r>
    </w:p>
    <w:p w:rsidR="003F7C5F" w:rsidRDefault="003F7C5F" w:rsidP="003F7C5F">
      <w:pPr>
        <w:ind w:firstLineChars="200" w:firstLine="480"/>
      </w:pPr>
      <w:r>
        <w:rPr>
          <w:rFonts w:hint="eastAsia"/>
        </w:rPr>
        <w:t>列表形式显示当前审批历史记录。</w:t>
      </w:r>
    </w:p>
    <w:p w:rsidR="003F7C5F" w:rsidRDefault="003F7C5F" w:rsidP="003F7C5F">
      <w:pPr>
        <w:pStyle w:val="5"/>
      </w:pPr>
      <w:commentRangeStart w:id="410"/>
      <w:r>
        <w:rPr>
          <w:rFonts w:hint="eastAsia"/>
        </w:rPr>
        <w:t>撤销</w:t>
      </w:r>
      <w:del w:id="411" w:author="t450" w:date="2017-09-28T09:10:00Z">
        <w:r w:rsidDel="00572419">
          <w:rPr>
            <w:rFonts w:hint="eastAsia"/>
          </w:rPr>
          <w:delText>预</w:delText>
        </w:r>
      </w:del>
      <w:r>
        <w:rPr>
          <w:rFonts w:hint="eastAsia"/>
        </w:rPr>
        <w:t>审批流程</w:t>
      </w:r>
      <w:commentRangeEnd w:id="410"/>
      <w:r w:rsidR="000D278B">
        <w:rPr>
          <w:rStyle w:val="aa"/>
          <w:rFonts w:ascii="Times New Roman" w:eastAsia="宋体"/>
          <w:b w:val="0"/>
          <w:iCs w:val="0"/>
        </w:rPr>
        <w:commentReference w:id="410"/>
      </w:r>
    </w:p>
    <w:p w:rsidR="003F7C5F" w:rsidRDefault="003F7C5F" w:rsidP="003F7C5F">
      <w:r>
        <w:rPr>
          <w:rFonts w:hint="eastAsia"/>
        </w:rPr>
        <w:t>流程描述：</w:t>
      </w:r>
    </w:p>
    <w:p w:rsidR="003F7C5F" w:rsidRDefault="003F7C5F">
      <w:pPr>
        <w:ind w:firstLineChars="200" w:firstLine="480"/>
        <w:pPrChange w:id="412" w:author="t450" w:date="2017-09-28T10:35:00Z">
          <w:pPr>
            <w:ind w:firstLine="420"/>
          </w:pPr>
        </w:pPrChange>
      </w:pPr>
      <w:r w:rsidRPr="004411B7">
        <w:rPr>
          <w:rFonts w:hint="eastAsia"/>
        </w:rPr>
        <w:t>用户点击撤销流程按钮。系统将原有的流程实例状态设置为</w:t>
      </w:r>
      <w:proofErr w:type="gramStart"/>
      <w:r w:rsidRPr="004411B7">
        <w:rPr>
          <w:rFonts w:hint="eastAsia"/>
        </w:rPr>
        <w:t>不</w:t>
      </w:r>
      <w:proofErr w:type="gramEnd"/>
      <w:r w:rsidRPr="004411B7">
        <w:rPr>
          <w:rFonts w:hint="eastAsia"/>
        </w:rPr>
        <w:t>可用。</w:t>
      </w:r>
      <w:ins w:id="413" w:author="t450" w:date="2017-09-28T10:35:00Z">
        <w:r w:rsidR="00203544">
          <w:rPr>
            <w:rFonts w:hint="eastAsia"/>
          </w:rPr>
          <w:t>系统弹出该业务设置的所有流程，由银行用户选择该业务审批所需执行的审批流程。</w:t>
        </w:r>
      </w:ins>
      <w:del w:id="414" w:author="t450" w:date="2017-09-28T10:34:00Z">
        <w:r w:rsidDel="00100340">
          <w:rPr>
            <w:rFonts w:hint="eastAsia"/>
          </w:rPr>
          <w:delText>原有的审批报告单保留，业务状态设置为已接收。</w:delText>
        </w:r>
      </w:del>
    </w:p>
    <w:p w:rsidR="003F7C5F" w:rsidRDefault="003F7C5F" w:rsidP="003F7C5F">
      <w:pPr>
        <w:pStyle w:val="5"/>
      </w:pPr>
      <w:r>
        <w:rPr>
          <w:rFonts w:hint="eastAsia"/>
        </w:rPr>
        <w:t>提交</w:t>
      </w:r>
    </w:p>
    <w:p w:rsidR="003F7C5F" w:rsidRPr="004411B7" w:rsidRDefault="003F7C5F" w:rsidP="000D278B">
      <w:pPr>
        <w:ind w:firstLineChars="200" w:firstLine="480"/>
      </w:pPr>
      <w:r>
        <w:rPr>
          <w:rFonts w:hint="eastAsia"/>
        </w:rPr>
        <w:t>用户修改审批报告单内容，点击提交，系统弹出对话框，用户选择下一环节审核人员，点击提交后进入该审核人员的待办列表。流程实例将当前环节操作人设置为选择的审核人员。该审批单显示在当前用户</w:t>
      </w:r>
      <w:del w:id="415" w:author="t450" w:date="2017-09-28T10:35:00Z">
        <w:r w:rsidDel="00203544">
          <w:rPr>
            <w:rFonts w:hint="eastAsia"/>
          </w:rPr>
          <w:delText>已</w:delText>
        </w:r>
      </w:del>
      <w:ins w:id="416" w:author="t450" w:date="2017-09-28T10:35:00Z">
        <w:r w:rsidR="00203544">
          <w:rPr>
            <w:rFonts w:hint="eastAsia"/>
          </w:rPr>
          <w:t>在</w:t>
        </w:r>
      </w:ins>
      <w:r>
        <w:rPr>
          <w:rFonts w:hint="eastAsia"/>
        </w:rPr>
        <w:t>办列表，此时该审批单状态，当前用户只读。</w:t>
      </w:r>
    </w:p>
    <w:p w:rsidR="003F7C5F" w:rsidRDefault="003F7C5F" w:rsidP="003F7C5F">
      <w:pPr>
        <w:pStyle w:val="5"/>
      </w:pPr>
      <w:r>
        <w:rPr>
          <w:rFonts w:hint="eastAsia"/>
        </w:rPr>
        <w:t>撤回</w:t>
      </w:r>
    </w:p>
    <w:p w:rsidR="003F7C5F" w:rsidRPr="004411B7" w:rsidRDefault="003F7C5F" w:rsidP="003F7C5F">
      <w:pPr>
        <w:ind w:firstLine="420"/>
      </w:pPr>
      <w:del w:id="417" w:author="t450" w:date="2017-09-28T10:35:00Z">
        <w:r w:rsidDel="00203544">
          <w:rPr>
            <w:rFonts w:hint="eastAsia"/>
          </w:rPr>
          <w:delText>已</w:delText>
        </w:r>
      </w:del>
      <w:ins w:id="418" w:author="t450" w:date="2017-09-28T10:35:00Z">
        <w:r w:rsidR="00203544">
          <w:rPr>
            <w:rFonts w:hint="eastAsia"/>
          </w:rPr>
          <w:t>在</w:t>
        </w:r>
      </w:ins>
      <w:r>
        <w:rPr>
          <w:rFonts w:hint="eastAsia"/>
        </w:rPr>
        <w:t>办列表，用户查看审批报告单内容，点击撤回，系统判断下一步</w:t>
      </w:r>
      <w:proofErr w:type="gramStart"/>
      <w:r>
        <w:rPr>
          <w:rFonts w:hint="eastAsia"/>
        </w:rPr>
        <w:t>骤</w:t>
      </w:r>
      <w:proofErr w:type="gramEnd"/>
      <w:r>
        <w:rPr>
          <w:rFonts w:hint="eastAsia"/>
        </w:rPr>
        <w:t>操作人有无对审批单进行操作，若没有操作，流程实例将当前环节操作人设置为当前操</w:t>
      </w:r>
      <w:r>
        <w:rPr>
          <w:rFonts w:hint="eastAsia"/>
        </w:rPr>
        <w:lastRenderedPageBreak/>
        <w:t>作人员。审批</w:t>
      </w:r>
      <w:proofErr w:type="gramStart"/>
      <w:r>
        <w:rPr>
          <w:rFonts w:hint="eastAsia"/>
        </w:rPr>
        <w:t>单进入</w:t>
      </w:r>
      <w:proofErr w:type="gramEnd"/>
      <w:r>
        <w:rPr>
          <w:rFonts w:hint="eastAsia"/>
        </w:rPr>
        <w:t>当前操作用户的待办列表。</w:t>
      </w:r>
    </w:p>
    <w:p w:rsidR="003F7C5F" w:rsidRDefault="003F7C5F" w:rsidP="003F7C5F">
      <w:pPr>
        <w:pStyle w:val="5"/>
      </w:pPr>
      <w:r>
        <w:rPr>
          <w:rFonts w:hint="eastAsia"/>
        </w:rPr>
        <w:t>退回</w:t>
      </w:r>
    </w:p>
    <w:p w:rsidR="003F7C5F" w:rsidRPr="004411B7" w:rsidRDefault="003F7C5F" w:rsidP="003F7C5F">
      <w:pPr>
        <w:ind w:firstLineChars="200" w:firstLine="480"/>
      </w:pPr>
      <w:r>
        <w:rPr>
          <w:rFonts w:hint="eastAsia"/>
        </w:rPr>
        <w:t>用户修改审批报告单内容，点击退回，系统弹出对话框，用户选择上一环节审核人员，点击提交后进入该审核人员的待办列表。流程实例将当前环节操作人设置为选择的审核人员。</w:t>
      </w:r>
    </w:p>
    <w:p w:rsidR="003F7C5F" w:rsidRDefault="00715643" w:rsidP="003F7C5F">
      <w:pPr>
        <w:pStyle w:val="5"/>
      </w:pPr>
      <w:r>
        <w:rPr>
          <w:rFonts w:hint="eastAsia"/>
        </w:rPr>
        <w:t>打印</w:t>
      </w:r>
    </w:p>
    <w:p w:rsidR="003F7C5F" w:rsidRDefault="00715643" w:rsidP="003F7C5F">
      <w:pPr>
        <w:ind w:firstLine="420"/>
      </w:pPr>
      <w:r>
        <w:rPr>
          <w:rFonts w:hint="eastAsia"/>
        </w:rPr>
        <w:t>点击打印，打印当前审批单。</w:t>
      </w:r>
    </w:p>
    <w:p w:rsidR="00E956F4" w:rsidRPr="004411B7" w:rsidRDefault="00E956F4" w:rsidP="00E956F4">
      <w:pPr>
        <w:pStyle w:val="5"/>
      </w:pPr>
      <w:r>
        <w:rPr>
          <w:rFonts w:hint="eastAsia"/>
        </w:rPr>
        <w:t>办结通过</w:t>
      </w:r>
    </w:p>
    <w:p w:rsidR="00E956F4" w:rsidRDefault="00E956F4">
      <w:pPr>
        <w:ind w:firstLine="420"/>
      </w:pPr>
      <w:r>
        <w:rPr>
          <w:rFonts w:hint="eastAsia"/>
        </w:rPr>
        <w:t>流程最后一个环节审批人点击办结通过，柜台人员在办列表显示该业务办结通过。</w:t>
      </w:r>
    </w:p>
    <w:p w:rsidR="00E956F4" w:rsidRPr="004411B7" w:rsidRDefault="00E956F4" w:rsidP="00E956F4">
      <w:pPr>
        <w:pStyle w:val="5"/>
      </w:pPr>
      <w:r>
        <w:rPr>
          <w:rFonts w:hint="eastAsia"/>
        </w:rPr>
        <w:t>办结不通过</w:t>
      </w:r>
    </w:p>
    <w:p w:rsidR="00E956F4" w:rsidRPr="00E956F4" w:rsidRDefault="00E956F4">
      <w:pPr>
        <w:ind w:firstLine="420"/>
      </w:pPr>
      <w:r>
        <w:rPr>
          <w:rFonts w:hint="eastAsia"/>
        </w:rPr>
        <w:t>流程最后一个环节审批人点击办结不通过，柜台人员在办列表显示该业务办结不通过。</w:t>
      </w:r>
      <w:r w:rsidR="001C21EB">
        <w:rPr>
          <w:rFonts w:hint="eastAsia"/>
        </w:rPr>
        <w:t>只有行长具有办结不通过的权限。</w:t>
      </w:r>
    </w:p>
    <w:p w:rsidR="003F7C5F" w:rsidRPr="004411B7" w:rsidRDefault="003F7C5F" w:rsidP="003F7C5F">
      <w:pPr>
        <w:pStyle w:val="5"/>
      </w:pPr>
      <w:r>
        <w:rPr>
          <w:rFonts w:hint="eastAsia"/>
        </w:rPr>
        <w:t>办结</w:t>
      </w:r>
    </w:p>
    <w:p w:rsidR="003F7C5F" w:rsidRPr="004411B7" w:rsidRDefault="003F7C5F" w:rsidP="003F7C5F">
      <w:pPr>
        <w:ind w:firstLine="420"/>
      </w:pPr>
      <w:r>
        <w:rPr>
          <w:rFonts w:hint="eastAsia"/>
        </w:rPr>
        <w:t>点击办结，柜台人员将审批单状态设置为办结。</w:t>
      </w:r>
      <w:r w:rsidR="007917AB">
        <w:rPr>
          <w:rFonts w:hint="eastAsia"/>
        </w:rPr>
        <w:t>办结时系统计算归档日期。</w:t>
      </w:r>
    </w:p>
    <w:p w:rsidR="003F7C5F" w:rsidRDefault="003F7C5F" w:rsidP="003F7C5F">
      <w:pPr>
        <w:pStyle w:val="5"/>
      </w:pPr>
      <w:commentRangeStart w:id="419"/>
      <w:r>
        <w:rPr>
          <w:rFonts w:hint="eastAsia"/>
        </w:rPr>
        <w:t>审批单附件操作——查看</w:t>
      </w:r>
    </w:p>
    <w:p w:rsidR="003F7C5F" w:rsidRPr="004411B7" w:rsidRDefault="003F7C5F" w:rsidP="003F7C5F">
      <w:pPr>
        <w:ind w:left="420"/>
      </w:pPr>
      <w:r>
        <w:rPr>
          <w:rFonts w:hint="eastAsia"/>
        </w:rPr>
        <w:t>打开附件，可进行批注。</w:t>
      </w:r>
      <w:commentRangeEnd w:id="419"/>
      <w:r w:rsidR="000D278B">
        <w:rPr>
          <w:rStyle w:val="aa"/>
        </w:rPr>
        <w:commentReference w:id="419"/>
      </w:r>
    </w:p>
    <w:p w:rsidR="003F7C5F" w:rsidRDefault="003F7C5F" w:rsidP="003F7C5F">
      <w:pPr>
        <w:pStyle w:val="5"/>
      </w:pPr>
      <w:r>
        <w:rPr>
          <w:rFonts w:hint="eastAsia"/>
        </w:rPr>
        <w:t>审批单附件操作——上传</w:t>
      </w:r>
    </w:p>
    <w:p w:rsidR="003F7C5F" w:rsidRPr="004411B7" w:rsidRDefault="003F7C5F" w:rsidP="003F7C5F">
      <w:pPr>
        <w:ind w:left="420"/>
      </w:pPr>
      <w:r>
        <w:rPr>
          <w:rFonts w:hint="eastAsia"/>
        </w:rPr>
        <w:t>银行工作人员点击上传按钮，上传附件。</w:t>
      </w:r>
    </w:p>
    <w:p w:rsidR="003F7C5F" w:rsidRPr="004411B7" w:rsidRDefault="003F7C5F" w:rsidP="003F7C5F">
      <w:pPr>
        <w:pStyle w:val="5"/>
      </w:pPr>
      <w:r>
        <w:rPr>
          <w:rFonts w:hint="eastAsia"/>
        </w:rPr>
        <w:t>审批单附件操作——删除</w:t>
      </w:r>
    </w:p>
    <w:p w:rsidR="003F7C5F" w:rsidRPr="004411B7" w:rsidRDefault="003F7C5F" w:rsidP="003F7C5F">
      <w:pPr>
        <w:ind w:left="420"/>
      </w:pPr>
      <w:r>
        <w:rPr>
          <w:rFonts w:hint="eastAsia"/>
        </w:rPr>
        <w:t>银行工作人员点击上传按钮，删除附件。</w:t>
      </w:r>
    </w:p>
    <w:p w:rsidR="003F7C5F" w:rsidRPr="004411B7" w:rsidRDefault="003F7C5F" w:rsidP="003F7C5F">
      <w:pPr>
        <w:pStyle w:val="5"/>
      </w:pPr>
      <w:r>
        <w:rPr>
          <w:rFonts w:hint="eastAsia"/>
        </w:rPr>
        <w:t>审批单附件操作——附件状态</w:t>
      </w:r>
    </w:p>
    <w:p w:rsidR="003F7C5F" w:rsidRPr="004411B7" w:rsidRDefault="003F7C5F" w:rsidP="003F7C5F">
      <w:pPr>
        <w:ind w:left="420"/>
      </w:pPr>
      <w:r>
        <w:rPr>
          <w:rFonts w:hint="eastAsia"/>
        </w:rPr>
        <w:t>银行工作人员设置附件是否审核通过。</w:t>
      </w:r>
    </w:p>
    <w:p w:rsidR="00715643" w:rsidRDefault="00715643" w:rsidP="00715643">
      <w:pPr>
        <w:pStyle w:val="4"/>
      </w:pPr>
      <w:r>
        <w:rPr>
          <w:rFonts w:hint="eastAsia"/>
        </w:rPr>
        <w:t>查询统计设计</w:t>
      </w:r>
    </w:p>
    <w:p w:rsidR="000443E8" w:rsidRPr="00137600" w:rsidRDefault="000443E8" w:rsidP="000D278B">
      <w:pPr>
        <w:ind w:firstLine="420"/>
      </w:pPr>
      <w:r>
        <w:rPr>
          <w:rFonts w:hint="eastAsia"/>
        </w:rPr>
        <w:t>同互联网子系统统计查询模块设计。</w:t>
      </w:r>
    </w:p>
    <w:p w:rsidR="00715643" w:rsidRDefault="00715643" w:rsidP="00715643">
      <w:pPr>
        <w:pStyle w:val="4"/>
      </w:pPr>
      <w:r>
        <w:rPr>
          <w:rFonts w:hint="eastAsia"/>
        </w:rPr>
        <w:lastRenderedPageBreak/>
        <w:t>法律法规查询模块设计</w:t>
      </w:r>
    </w:p>
    <w:p w:rsidR="00715643" w:rsidRPr="00137600" w:rsidRDefault="00715643" w:rsidP="000D278B">
      <w:pPr>
        <w:ind w:firstLine="420"/>
      </w:pPr>
      <w:r>
        <w:rPr>
          <w:rFonts w:hint="eastAsia"/>
        </w:rPr>
        <w:t>同互联网子系统法律法规查询模块。</w:t>
      </w:r>
    </w:p>
    <w:p w:rsidR="00715643" w:rsidRDefault="00715643" w:rsidP="00715643">
      <w:pPr>
        <w:pStyle w:val="4"/>
      </w:pPr>
      <w:r>
        <w:rPr>
          <w:rFonts w:hint="eastAsia"/>
        </w:rPr>
        <w:t>法律法规管理模块设计</w:t>
      </w:r>
    </w:p>
    <w:p w:rsidR="00715643" w:rsidRPr="004411B7" w:rsidRDefault="00715643" w:rsidP="00715643">
      <w:pPr>
        <w:ind w:firstLine="420"/>
      </w:pPr>
      <w:r>
        <w:rPr>
          <w:rFonts w:hint="eastAsia"/>
        </w:rPr>
        <w:t>同互联网子系统法律法规</w:t>
      </w:r>
      <w:r w:rsidR="000443E8">
        <w:rPr>
          <w:rFonts w:hint="eastAsia"/>
        </w:rPr>
        <w:t>管理</w:t>
      </w:r>
      <w:r>
        <w:rPr>
          <w:rFonts w:hint="eastAsia"/>
        </w:rPr>
        <w:t>模块。</w:t>
      </w:r>
    </w:p>
    <w:p w:rsidR="000443E8" w:rsidRDefault="000443E8" w:rsidP="000443E8">
      <w:pPr>
        <w:pStyle w:val="4"/>
      </w:pPr>
      <w:r>
        <w:rPr>
          <w:rFonts w:hint="eastAsia"/>
        </w:rPr>
        <w:t>办事指南查询模块设计</w:t>
      </w:r>
    </w:p>
    <w:p w:rsidR="000443E8" w:rsidRDefault="000443E8" w:rsidP="000443E8">
      <w:pPr>
        <w:ind w:firstLine="420"/>
      </w:pPr>
      <w:r>
        <w:rPr>
          <w:rFonts w:hint="eastAsia"/>
        </w:rPr>
        <w:t>同互联网子系统办事指南查询模块。</w:t>
      </w:r>
    </w:p>
    <w:p w:rsidR="000443E8" w:rsidRPr="004411B7" w:rsidRDefault="000443E8" w:rsidP="000D278B">
      <w:pPr>
        <w:pStyle w:val="4"/>
      </w:pPr>
      <w:r>
        <w:rPr>
          <w:rFonts w:hint="eastAsia"/>
        </w:rPr>
        <w:t>办事指南管理模块设计</w:t>
      </w:r>
    </w:p>
    <w:p w:rsidR="000443E8" w:rsidRPr="004411B7" w:rsidRDefault="000443E8" w:rsidP="000443E8">
      <w:pPr>
        <w:ind w:firstLine="420"/>
      </w:pPr>
      <w:r>
        <w:rPr>
          <w:rFonts w:hint="eastAsia"/>
        </w:rPr>
        <w:t>同互联网子系统办事指南管理模块。</w:t>
      </w:r>
    </w:p>
    <w:p w:rsidR="00715643" w:rsidRPr="000443E8" w:rsidRDefault="000443E8">
      <w:pPr>
        <w:pStyle w:val="4"/>
      </w:pPr>
      <w:r>
        <w:rPr>
          <w:rFonts w:hint="eastAsia"/>
        </w:rPr>
        <w:t>业务项目管理模块设计</w:t>
      </w:r>
    </w:p>
    <w:p w:rsidR="003F7C5F" w:rsidRDefault="000443E8" w:rsidP="000D278B">
      <w:pPr>
        <w:ind w:firstLine="420"/>
      </w:pPr>
      <w:r>
        <w:rPr>
          <w:rFonts w:hint="eastAsia"/>
        </w:rPr>
        <w:t>同互联网子系统业务项目管理模块设计。</w:t>
      </w:r>
    </w:p>
    <w:p w:rsidR="000443E8" w:rsidRPr="004411B7" w:rsidRDefault="000443E8" w:rsidP="000443E8">
      <w:pPr>
        <w:pStyle w:val="4"/>
      </w:pPr>
      <w:r>
        <w:rPr>
          <w:rFonts w:hint="eastAsia"/>
        </w:rPr>
        <w:t>流程管理模块设计</w:t>
      </w:r>
    </w:p>
    <w:p w:rsidR="000443E8" w:rsidRDefault="000443E8" w:rsidP="000443E8">
      <w:pPr>
        <w:ind w:firstLine="420"/>
      </w:pPr>
      <w:r>
        <w:rPr>
          <w:rFonts w:hint="eastAsia"/>
        </w:rPr>
        <w:t>同互联网子系统流程管理模块设计。</w:t>
      </w:r>
    </w:p>
    <w:p w:rsidR="000443E8" w:rsidRDefault="000443E8" w:rsidP="000443E8">
      <w:pPr>
        <w:pStyle w:val="4"/>
      </w:pPr>
      <w:r>
        <w:rPr>
          <w:rFonts w:hint="eastAsia"/>
        </w:rPr>
        <w:t>银行用户管理模块设计</w:t>
      </w:r>
    </w:p>
    <w:p w:rsidR="000443E8" w:rsidRDefault="000443E8" w:rsidP="000D278B">
      <w:pPr>
        <w:ind w:firstLineChars="100" w:firstLine="240"/>
      </w:pPr>
      <w:r>
        <w:rPr>
          <w:rFonts w:hint="eastAsia"/>
        </w:rPr>
        <w:t>同互联网子系统银行用户管理模块设计。</w:t>
      </w:r>
    </w:p>
    <w:p w:rsidR="000443E8" w:rsidRDefault="000443E8" w:rsidP="000443E8">
      <w:pPr>
        <w:pStyle w:val="4"/>
      </w:pPr>
      <w:r>
        <w:rPr>
          <w:rFonts w:hint="eastAsia"/>
        </w:rPr>
        <w:t>日志审计模块设计</w:t>
      </w:r>
    </w:p>
    <w:p w:rsidR="000443E8" w:rsidRPr="004411B7" w:rsidRDefault="000443E8" w:rsidP="000443E8">
      <w:pPr>
        <w:ind w:firstLineChars="100" w:firstLine="240"/>
      </w:pPr>
      <w:r>
        <w:rPr>
          <w:rFonts w:hint="eastAsia"/>
        </w:rPr>
        <w:t>同互联网子系统日志审计模块设计。</w:t>
      </w:r>
    </w:p>
    <w:p w:rsidR="000443E8" w:rsidRDefault="000443E8" w:rsidP="000443E8">
      <w:pPr>
        <w:pStyle w:val="4"/>
      </w:pPr>
      <w:r>
        <w:rPr>
          <w:rFonts w:hint="eastAsia"/>
        </w:rPr>
        <w:lastRenderedPageBreak/>
        <w:t>档案管理模块设计</w:t>
      </w:r>
    </w:p>
    <w:p w:rsidR="0024203E" w:rsidRDefault="0024203E" w:rsidP="0024203E">
      <w:pPr>
        <w:pStyle w:val="5"/>
      </w:pPr>
      <w:r>
        <w:rPr>
          <w:rFonts w:hint="eastAsia"/>
        </w:rPr>
        <w:t>待归档业务</w:t>
      </w:r>
    </w:p>
    <w:p w:rsidR="0024203E" w:rsidRDefault="0024203E" w:rsidP="000D278B">
      <w:pPr>
        <w:ind w:firstLineChars="200" w:firstLine="480"/>
      </w:pPr>
      <w:r>
        <w:rPr>
          <w:rFonts w:hint="eastAsia"/>
        </w:rPr>
        <w:t>系统</w:t>
      </w:r>
      <w:r w:rsidR="007917AB">
        <w:rPr>
          <w:rFonts w:hint="eastAsia"/>
        </w:rPr>
        <w:t>在列出在当日需归档的</w:t>
      </w:r>
      <w:r>
        <w:rPr>
          <w:rFonts w:hint="eastAsia"/>
        </w:rPr>
        <w:t>已办结的业务，档案管理员进行归档。</w:t>
      </w:r>
    </w:p>
    <w:p w:rsidR="00F22187" w:rsidRDefault="00F22187" w:rsidP="000D278B">
      <w:r>
        <w:rPr>
          <w:noProof/>
        </w:rPr>
        <w:drawing>
          <wp:inline distT="0" distB="0" distL="0" distR="0" wp14:anchorId="6EE6AC0B" wp14:editId="22631490">
            <wp:extent cx="5274310" cy="2011441"/>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011441"/>
                    </a:xfrm>
                    <a:prstGeom prst="rect">
                      <a:avLst/>
                    </a:prstGeom>
                  </pic:spPr>
                </pic:pic>
              </a:graphicData>
            </a:graphic>
          </wp:inline>
        </w:drawing>
      </w:r>
    </w:p>
    <w:p w:rsidR="00F22187" w:rsidRDefault="00F22187" w:rsidP="000D278B">
      <w:pPr>
        <w:jc w:val="center"/>
      </w:pPr>
      <w:r>
        <w:rPr>
          <w:rFonts w:hint="eastAsia"/>
        </w:rPr>
        <w:t>图：待归档列表</w:t>
      </w:r>
    </w:p>
    <w:p w:rsidR="008176E1" w:rsidRDefault="008176E1" w:rsidP="008176E1">
      <w:pPr>
        <w:ind w:firstLineChars="200" w:firstLine="480"/>
      </w:pPr>
      <w:r>
        <w:rPr>
          <w:rFonts w:hint="eastAsia"/>
        </w:rPr>
        <w:t>点击归档，弹出档案空白录入页，档案管理员录入归档信息，点击确定，生成一条档案记录。审批单归档状态设为已归档。</w:t>
      </w:r>
    </w:p>
    <w:p w:rsidR="008176E1" w:rsidRDefault="008176E1" w:rsidP="000D278B">
      <w:r>
        <w:rPr>
          <w:noProof/>
        </w:rPr>
        <w:drawing>
          <wp:inline distT="0" distB="0" distL="0" distR="0" wp14:anchorId="260F88BE" wp14:editId="3CFD9C38">
            <wp:extent cx="5274310" cy="2869737"/>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869737"/>
                    </a:xfrm>
                    <a:prstGeom prst="rect">
                      <a:avLst/>
                    </a:prstGeom>
                  </pic:spPr>
                </pic:pic>
              </a:graphicData>
            </a:graphic>
          </wp:inline>
        </w:drawing>
      </w:r>
    </w:p>
    <w:p w:rsidR="008176E1" w:rsidRPr="000D278B" w:rsidRDefault="008176E1" w:rsidP="000D278B">
      <w:pPr>
        <w:jc w:val="center"/>
      </w:pPr>
      <w:r>
        <w:rPr>
          <w:rFonts w:hint="eastAsia"/>
        </w:rPr>
        <w:t>图：档案信息录入页</w:t>
      </w:r>
    </w:p>
    <w:p w:rsidR="0024203E" w:rsidRDefault="0024203E" w:rsidP="0024203E">
      <w:pPr>
        <w:pStyle w:val="5"/>
      </w:pPr>
      <w:r>
        <w:rPr>
          <w:rFonts w:hint="eastAsia"/>
        </w:rPr>
        <w:t>待销毁业务</w:t>
      </w:r>
    </w:p>
    <w:p w:rsidR="00AF2028" w:rsidRPr="00137600" w:rsidRDefault="00AF2028" w:rsidP="000D278B">
      <w:pPr>
        <w:ind w:firstLineChars="200" w:firstLine="480"/>
      </w:pPr>
      <w:r>
        <w:rPr>
          <w:rFonts w:hint="eastAsia"/>
        </w:rPr>
        <w:t>系统在列出在当日待销毁的档案列表，档案管理员进行销毁。点击销毁，档案状态设置为已销毁。</w:t>
      </w:r>
    </w:p>
    <w:p w:rsidR="0024203E" w:rsidRDefault="0024203E" w:rsidP="0024203E">
      <w:pPr>
        <w:pStyle w:val="5"/>
      </w:pPr>
      <w:r>
        <w:rPr>
          <w:rFonts w:hint="eastAsia"/>
        </w:rPr>
        <w:lastRenderedPageBreak/>
        <w:t>档案查询</w:t>
      </w:r>
    </w:p>
    <w:p w:rsidR="00AF2028" w:rsidRPr="00137600" w:rsidRDefault="00AF2028" w:rsidP="000D278B">
      <w:pPr>
        <w:ind w:firstLineChars="100" w:firstLine="240"/>
      </w:pPr>
      <w:r>
        <w:rPr>
          <w:rFonts w:hint="eastAsia"/>
        </w:rPr>
        <w:t>系统列出所有档案列表。列表上方显示查询条件录入框，点击查询，列出符合条件的档案记录。</w:t>
      </w:r>
    </w:p>
    <w:p w:rsidR="0024203E" w:rsidRDefault="0024203E" w:rsidP="0024203E">
      <w:pPr>
        <w:pStyle w:val="5"/>
      </w:pPr>
      <w:r>
        <w:rPr>
          <w:rFonts w:hint="eastAsia"/>
        </w:rPr>
        <w:t>档案统计</w:t>
      </w:r>
    </w:p>
    <w:p w:rsidR="00CE5A61" w:rsidRPr="00137600" w:rsidRDefault="00CE5A61" w:rsidP="000D278B">
      <w:pPr>
        <w:ind w:firstLine="420"/>
      </w:pPr>
      <w:r>
        <w:rPr>
          <w:rFonts w:hint="eastAsia"/>
        </w:rPr>
        <w:t>统计纬度列为业务项目类型</w:t>
      </w:r>
      <w:r w:rsidRPr="00A04253">
        <w:rPr>
          <w:rFonts w:hint="eastAsia"/>
        </w:rPr>
        <w:t>、</w:t>
      </w:r>
      <w:r w:rsidR="000A34A8">
        <w:rPr>
          <w:rFonts w:hint="eastAsia"/>
        </w:rPr>
        <w:t>归档时间</w:t>
      </w:r>
      <w:r>
        <w:rPr>
          <w:rFonts w:hint="eastAsia"/>
        </w:rPr>
        <w:t>；</w:t>
      </w:r>
      <w:r w:rsidR="000A34A8" w:rsidRPr="004411B7">
        <w:rPr>
          <w:rFonts w:hint="eastAsia"/>
        </w:rPr>
        <w:t>统计值为业务</w:t>
      </w:r>
      <w:r w:rsidR="000A34A8">
        <w:rPr>
          <w:rFonts w:hint="eastAsia"/>
        </w:rPr>
        <w:t>归档</w:t>
      </w:r>
      <w:r w:rsidR="000A34A8" w:rsidRPr="004411B7">
        <w:rPr>
          <w:rFonts w:hint="eastAsia"/>
        </w:rPr>
        <w:t>数量。</w:t>
      </w:r>
    </w:p>
    <w:p w:rsidR="003F7C5F" w:rsidRPr="00EE0F99" w:rsidRDefault="003F7C5F" w:rsidP="000D278B">
      <w:pPr>
        <w:jc w:val="center"/>
      </w:pPr>
    </w:p>
    <w:p w:rsidR="00AA46DE" w:rsidRDefault="00AD4654" w:rsidP="002802C3">
      <w:pPr>
        <w:pStyle w:val="1"/>
      </w:pPr>
      <w:bookmarkStart w:id="420" w:name="_Toc493490684"/>
      <w:bookmarkStart w:id="421" w:name="_Toc494290400"/>
      <w:bookmarkStart w:id="422" w:name="_Toc494290401"/>
      <w:bookmarkEnd w:id="420"/>
      <w:bookmarkEnd w:id="421"/>
      <w:r>
        <w:rPr>
          <w:rFonts w:hint="eastAsia"/>
        </w:rPr>
        <w:t>数据库设计</w:t>
      </w:r>
      <w:bookmarkEnd w:id="422"/>
    </w:p>
    <w:p w:rsidR="00DA1738" w:rsidRPr="00C51211" w:rsidRDefault="006F05B1" w:rsidP="000D278B">
      <w:pPr>
        <w:pStyle w:val="2"/>
      </w:pPr>
      <w:bookmarkStart w:id="423" w:name="_Toc494290402"/>
      <w:r>
        <w:rPr>
          <w:rFonts w:hint="eastAsia"/>
        </w:rPr>
        <w:t>互联网数据库</w:t>
      </w:r>
      <w:bookmarkEnd w:id="423"/>
    </w:p>
    <w:p w:rsidR="00AA46DE" w:rsidRDefault="00AA46DE" w:rsidP="000D278B">
      <w:pPr>
        <w:pStyle w:val="3"/>
      </w:pPr>
      <w:bookmarkStart w:id="424" w:name="_Toc494290403"/>
      <w:r>
        <w:rPr>
          <w:rFonts w:hint="eastAsia"/>
        </w:rPr>
        <w:t>实体对应数据表描述</w:t>
      </w:r>
      <w:bookmarkEnd w:id="424"/>
    </w:p>
    <w:tbl>
      <w:tblPr>
        <w:tblStyle w:val="ab"/>
        <w:tblW w:w="0" w:type="auto"/>
        <w:tblLayout w:type="fixed"/>
        <w:tblLook w:val="04A0" w:firstRow="1" w:lastRow="0" w:firstColumn="1" w:lastColumn="0" w:noHBand="0" w:noVBand="1"/>
      </w:tblPr>
      <w:tblGrid>
        <w:gridCol w:w="817"/>
        <w:gridCol w:w="1418"/>
        <w:gridCol w:w="2268"/>
        <w:gridCol w:w="1984"/>
        <w:gridCol w:w="2035"/>
      </w:tblGrid>
      <w:tr w:rsidR="00FC463D" w:rsidRPr="00FC463D" w:rsidTr="000D278B">
        <w:tc>
          <w:tcPr>
            <w:tcW w:w="817" w:type="dxa"/>
          </w:tcPr>
          <w:p w:rsidR="00FC463D" w:rsidRPr="002802C3" w:rsidRDefault="00FC463D" w:rsidP="002802C3">
            <w:pPr>
              <w:jc w:val="center"/>
              <w:rPr>
                <w:b/>
              </w:rPr>
            </w:pPr>
            <w:r w:rsidRPr="002802C3">
              <w:rPr>
                <w:rFonts w:hint="eastAsia"/>
                <w:b/>
              </w:rPr>
              <w:t>序号</w:t>
            </w:r>
          </w:p>
        </w:tc>
        <w:tc>
          <w:tcPr>
            <w:tcW w:w="1418" w:type="dxa"/>
          </w:tcPr>
          <w:p w:rsidR="00FC463D" w:rsidRPr="002802C3" w:rsidRDefault="00FC463D" w:rsidP="002802C3">
            <w:pPr>
              <w:jc w:val="center"/>
              <w:rPr>
                <w:b/>
              </w:rPr>
            </w:pPr>
            <w:r>
              <w:rPr>
                <w:rFonts w:hint="eastAsia"/>
                <w:b/>
              </w:rPr>
              <w:t>分类</w:t>
            </w:r>
          </w:p>
        </w:tc>
        <w:tc>
          <w:tcPr>
            <w:tcW w:w="2268" w:type="dxa"/>
          </w:tcPr>
          <w:p w:rsidR="00FC463D" w:rsidRPr="00FC463D" w:rsidRDefault="00FC463D" w:rsidP="00FC463D">
            <w:pPr>
              <w:jc w:val="center"/>
              <w:rPr>
                <w:b/>
              </w:rPr>
            </w:pPr>
            <w:r w:rsidRPr="00FC463D">
              <w:rPr>
                <w:rFonts w:hint="eastAsia"/>
                <w:b/>
              </w:rPr>
              <w:t>实体描述</w:t>
            </w:r>
          </w:p>
        </w:tc>
        <w:tc>
          <w:tcPr>
            <w:tcW w:w="1984" w:type="dxa"/>
          </w:tcPr>
          <w:p w:rsidR="00FC463D" w:rsidRPr="002802C3" w:rsidRDefault="00FC463D" w:rsidP="002802C3">
            <w:pPr>
              <w:jc w:val="center"/>
              <w:rPr>
                <w:b/>
              </w:rPr>
            </w:pPr>
            <w:r w:rsidRPr="002802C3">
              <w:rPr>
                <w:rFonts w:hint="eastAsia"/>
                <w:b/>
              </w:rPr>
              <w:t>数据表名称</w:t>
            </w:r>
          </w:p>
        </w:tc>
        <w:tc>
          <w:tcPr>
            <w:tcW w:w="2035" w:type="dxa"/>
          </w:tcPr>
          <w:p w:rsidR="00FC463D" w:rsidRPr="002802C3" w:rsidRDefault="00FC463D" w:rsidP="002802C3">
            <w:pPr>
              <w:jc w:val="center"/>
              <w:rPr>
                <w:b/>
              </w:rPr>
            </w:pPr>
            <w:r w:rsidRPr="002802C3">
              <w:rPr>
                <w:rFonts w:hint="eastAsia"/>
                <w:b/>
              </w:rPr>
              <w:t>备注</w:t>
            </w:r>
          </w:p>
        </w:tc>
      </w:tr>
      <w:tr w:rsidR="00887BD5" w:rsidTr="00703FF8">
        <w:tc>
          <w:tcPr>
            <w:tcW w:w="817" w:type="dxa"/>
          </w:tcPr>
          <w:p w:rsidR="00887BD5" w:rsidRDefault="00887BD5" w:rsidP="00AA46DE"/>
        </w:tc>
        <w:tc>
          <w:tcPr>
            <w:tcW w:w="1418" w:type="dxa"/>
            <w:vMerge w:val="restart"/>
            <w:vAlign w:val="center"/>
          </w:tcPr>
          <w:p w:rsidR="00887BD5" w:rsidRDefault="00887BD5" w:rsidP="009A3C8F">
            <w:pPr>
              <w:jc w:val="center"/>
            </w:pPr>
            <w:r w:rsidRPr="00D5219B">
              <w:rPr>
                <w:rFonts w:hint="eastAsia"/>
              </w:rPr>
              <w:t>用户</w:t>
            </w:r>
          </w:p>
          <w:p w:rsidR="00887BD5" w:rsidRDefault="00887BD5">
            <w:pPr>
              <w:jc w:val="center"/>
            </w:pPr>
            <w:r w:rsidRPr="00D5219B">
              <w:rPr>
                <w:rFonts w:hint="eastAsia"/>
              </w:rPr>
              <w:t>信息</w:t>
            </w:r>
          </w:p>
        </w:tc>
        <w:tc>
          <w:tcPr>
            <w:tcW w:w="2268" w:type="dxa"/>
          </w:tcPr>
          <w:p w:rsidR="00887BD5" w:rsidRPr="002802C3" w:rsidRDefault="00887BD5">
            <w:pPr>
              <w:jc w:val="left"/>
              <w:rPr>
                <w:b/>
              </w:rPr>
            </w:pPr>
            <w:r w:rsidRPr="002802C3">
              <w:rPr>
                <w:rFonts w:hint="eastAsia"/>
                <w:b/>
              </w:rPr>
              <w:t>用户</w:t>
            </w:r>
          </w:p>
        </w:tc>
        <w:tc>
          <w:tcPr>
            <w:tcW w:w="1984" w:type="dxa"/>
          </w:tcPr>
          <w:p w:rsidR="00887BD5" w:rsidRDefault="00887BD5" w:rsidP="00AA46DE">
            <w:r>
              <w:rPr>
                <w:rFonts w:hint="eastAsia"/>
              </w:rPr>
              <w:t>sys_user</w:t>
            </w:r>
          </w:p>
        </w:tc>
        <w:tc>
          <w:tcPr>
            <w:tcW w:w="2035" w:type="dxa"/>
          </w:tcPr>
          <w:p w:rsidR="00887BD5" w:rsidRDefault="00887BD5" w:rsidP="00AA46DE"/>
        </w:tc>
      </w:tr>
      <w:tr w:rsidR="00887BD5" w:rsidTr="00703FF8">
        <w:tc>
          <w:tcPr>
            <w:tcW w:w="817" w:type="dxa"/>
          </w:tcPr>
          <w:p w:rsidR="00887BD5" w:rsidRDefault="00887BD5" w:rsidP="00AA46DE"/>
        </w:tc>
        <w:tc>
          <w:tcPr>
            <w:tcW w:w="1418" w:type="dxa"/>
            <w:vMerge/>
            <w:vAlign w:val="center"/>
          </w:tcPr>
          <w:p w:rsidR="00887BD5" w:rsidRDefault="00887BD5">
            <w:pPr>
              <w:jc w:val="center"/>
            </w:pPr>
          </w:p>
        </w:tc>
        <w:tc>
          <w:tcPr>
            <w:tcW w:w="2268" w:type="dxa"/>
          </w:tcPr>
          <w:p w:rsidR="00887BD5" w:rsidRPr="00067770" w:rsidRDefault="00887BD5">
            <w:pPr>
              <w:jc w:val="left"/>
              <w:rPr>
                <w:b/>
              </w:rPr>
            </w:pPr>
            <w:r w:rsidRPr="000D278B">
              <w:rPr>
                <w:rFonts w:hint="eastAsia"/>
                <w:b/>
              </w:rPr>
              <w:t>企业用户</w:t>
            </w:r>
          </w:p>
        </w:tc>
        <w:tc>
          <w:tcPr>
            <w:tcW w:w="1984" w:type="dxa"/>
          </w:tcPr>
          <w:p w:rsidR="00887BD5" w:rsidRDefault="00887BD5" w:rsidP="00AA46DE">
            <w:r>
              <w:rPr>
                <w:rFonts w:hint="eastAsia"/>
              </w:rPr>
              <w:t>company_user</w:t>
            </w:r>
          </w:p>
        </w:tc>
        <w:tc>
          <w:tcPr>
            <w:tcW w:w="2035" w:type="dxa"/>
          </w:tcPr>
          <w:p w:rsidR="00887BD5" w:rsidRDefault="00887BD5" w:rsidP="00AA46DE"/>
        </w:tc>
      </w:tr>
      <w:tr w:rsidR="00887BD5" w:rsidTr="00703FF8">
        <w:tc>
          <w:tcPr>
            <w:tcW w:w="817" w:type="dxa"/>
          </w:tcPr>
          <w:p w:rsidR="00887BD5" w:rsidRDefault="00887BD5" w:rsidP="00AA46DE"/>
        </w:tc>
        <w:tc>
          <w:tcPr>
            <w:tcW w:w="1418" w:type="dxa"/>
            <w:vMerge/>
            <w:vAlign w:val="center"/>
          </w:tcPr>
          <w:p w:rsidR="00887BD5" w:rsidRDefault="00887BD5">
            <w:pPr>
              <w:jc w:val="center"/>
            </w:pPr>
          </w:p>
        </w:tc>
        <w:tc>
          <w:tcPr>
            <w:tcW w:w="2268" w:type="dxa"/>
          </w:tcPr>
          <w:p w:rsidR="00887BD5" w:rsidRPr="00067770" w:rsidRDefault="00887BD5">
            <w:pPr>
              <w:jc w:val="left"/>
              <w:rPr>
                <w:b/>
              </w:rPr>
            </w:pPr>
            <w:r w:rsidRPr="000D278B">
              <w:rPr>
                <w:rFonts w:hint="eastAsia"/>
                <w:b/>
              </w:rPr>
              <w:t>银行用户</w:t>
            </w:r>
          </w:p>
        </w:tc>
        <w:tc>
          <w:tcPr>
            <w:tcW w:w="1984" w:type="dxa"/>
          </w:tcPr>
          <w:p w:rsidR="00887BD5" w:rsidRDefault="00887BD5" w:rsidP="00AA46DE">
            <w:r>
              <w:rPr>
                <w:rFonts w:hint="eastAsia"/>
              </w:rPr>
              <w:t>bank_user</w:t>
            </w:r>
          </w:p>
        </w:tc>
        <w:tc>
          <w:tcPr>
            <w:tcW w:w="2035" w:type="dxa"/>
          </w:tcPr>
          <w:p w:rsidR="00887BD5" w:rsidRDefault="00887BD5" w:rsidP="00AA46DE"/>
        </w:tc>
      </w:tr>
      <w:tr w:rsidR="00887BD5" w:rsidTr="00703FF8">
        <w:tc>
          <w:tcPr>
            <w:tcW w:w="817" w:type="dxa"/>
          </w:tcPr>
          <w:p w:rsidR="00887BD5" w:rsidRDefault="00887BD5" w:rsidP="00AA46DE"/>
        </w:tc>
        <w:tc>
          <w:tcPr>
            <w:tcW w:w="1418" w:type="dxa"/>
            <w:vMerge/>
            <w:vAlign w:val="center"/>
          </w:tcPr>
          <w:p w:rsidR="00887BD5" w:rsidRDefault="00887BD5">
            <w:pPr>
              <w:jc w:val="center"/>
            </w:pPr>
          </w:p>
        </w:tc>
        <w:tc>
          <w:tcPr>
            <w:tcW w:w="2268" w:type="dxa"/>
          </w:tcPr>
          <w:p w:rsidR="00887BD5" w:rsidRPr="002802C3" w:rsidRDefault="00887BD5">
            <w:pPr>
              <w:jc w:val="left"/>
              <w:rPr>
                <w:b/>
              </w:rPr>
            </w:pPr>
            <w:r w:rsidRPr="002802C3">
              <w:rPr>
                <w:rFonts w:hint="eastAsia"/>
                <w:b/>
              </w:rPr>
              <w:t>角色信息</w:t>
            </w:r>
          </w:p>
        </w:tc>
        <w:tc>
          <w:tcPr>
            <w:tcW w:w="1984" w:type="dxa"/>
          </w:tcPr>
          <w:p w:rsidR="00887BD5" w:rsidRDefault="00887BD5" w:rsidP="00AA46DE">
            <w:r>
              <w:rPr>
                <w:rFonts w:hint="eastAsia"/>
              </w:rPr>
              <w:t>sys_role</w:t>
            </w:r>
          </w:p>
        </w:tc>
        <w:tc>
          <w:tcPr>
            <w:tcW w:w="2035" w:type="dxa"/>
          </w:tcPr>
          <w:p w:rsidR="00887BD5" w:rsidRDefault="00887BD5" w:rsidP="00AA46DE"/>
        </w:tc>
      </w:tr>
      <w:tr w:rsidR="00887BD5" w:rsidTr="00703FF8">
        <w:tc>
          <w:tcPr>
            <w:tcW w:w="817" w:type="dxa"/>
          </w:tcPr>
          <w:p w:rsidR="00887BD5" w:rsidRDefault="00887BD5" w:rsidP="00AA46DE"/>
        </w:tc>
        <w:tc>
          <w:tcPr>
            <w:tcW w:w="1418" w:type="dxa"/>
            <w:vMerge/>
            <w:vAlign w:val="center"/>
          </w:tcPr>
          <w:p w:rsidR="00887BD5" w:rsidRDefault="00887BD5">
            <w:pPr>
              <w:jc w:val="center"/>
            </w:pPr>
          </w:p>
        </w:tc>
        <w:tc>
          <w:tcPr>
            <w:tcW w:w="2268" w:type="dxa"/>
          </w:tcPr>
          <w:p w:rsidR="00887BD5" w:rsidRPr="002802C3" w:rsidRDefault="00887BD5">
            <w:pPr>
              <w:jc w:val="left"/>
              <w:rPr>
                <w:b/>
              </w:rPr>
            </w:pPr>
            <w:r>
              <w:rPr>
                <w:rFonts w:hint="eastAsia"/>
                <w:b/>
              </w:rPr>
              <w:t>系统资源</w:t>
            </w:r>
            <w:r w:rsidRPr="002802C3">
              <w:rPr>
                <w:rFonts w:hint="eastAsia"/>
                <w:b/>
              </w:rPr>
              <w:t>信息</w:t>
            </w:r>
          </w:p>
        </w:tc>
        <w:tc>
          <w:tcPr>
            <w:tcW w:w="1984" w:type="dxa"/>
          </w:tcPr>
          <w:p w:rsidR="00887BD5" w:rsidRDefault="00887BD5">
            <w:r>
              <w:rPr>
                <w:rFonts w:hint="eastAsia"/>
              </w:rPr>
              <w:t>sys_</w:t>
            </w:r>
            <w:del w:id="425" w:author="t450" w:date="2017-09-30T08:54:00Z">
              <w:r w:rsidDel="00D438A9">
                <w:rPr>
                  <w:rFonts w:hint="eastAsia"/>
                </w:rPr>
                <w:delText>permission</w:delText>
              </w:r>
            </w:del>
            <w:ins w:id="426" w:author="t450" w:date="2017-09-30T08:54:00Z">
              <w:r w:rsidR="00D438A9">
                <w:rPr>
                  <w:rFonts w:hint="eastAsia"/>
                </w:rPr>
                <w:t>resource</w:t>
              </w:r>
            </w:ins>
          </w:p>
        </w:tc>
        <w:tc>
          <w:tcPr>
            <w:tcW w:w="2035" w:type="dxa"/>
          </w:tcPr>
          <w:p w:rsidR="00887BD5" w:rsidRDefault="00887BD5" w:rsidP="00AA46DE">
            <w:r>
              <w:rPr>
                <w:rFonts w:hint="eastAsia"/>
              </w:rPr>
              <w:t>资源控制到菜单</w:t>
            </w:r>
          </w:p>
        </w:tc>
      </w:tr>
      <w:tr w:rsidR="00887BD5" w:rsidTr="00703FF8">
        <w:tc>
          <w:tcPr>
            <w:tcW w:w="817" w:type="dxa"/>
          </w:tcPr>
          <w:p w:rsidR="00887BD5" w:rsidRDefault="00887BD5" w:rsidP="00AA46DE"/>
        </w:tc>
        <w:tc>
          <w:tcPr>
            <w:tcW w:w="1418" w:type="dxa"/>
            <w:vMerge/>
            <w:vAlign w:val="center"/>
          </w:tcPr>
          <w:p w:rsidR="00887BD5" w:rsidRDefault="00887BD5">
            <w:pPr>
              <w:jc w:val="center"/>
            </w:pPr>
          </w:p>
        </w:tc>
        <w:tc>
          <w:tcPr>
            <w:tcW w:w="2268" w:type="dxa"/>
          </w:tcPr>
          <w:p w:rsidR="00887BD5" w:rsidRPr="002802C3" w:rsidRDefault="00887BD5">
            <w:pPr>
              <w:jc w:val="left"/>
              <w:rPr>
                <w:b/>
              </w:rPr>
            </w:pPr>
            <w:r>
              <w:rPr>
                <w:rFonts w:hint="eastAsia"/>
              </w:rPr>
              <w:t>角色拥有功能权限信息</w:t>
            </w:r>
          </w:p>
        </w:tc>
        <w:tc>
          <w:tcPr>
            <w:tcW w:w="1984" w:type="dxa"/>
          </w:tcPr>
          <w:p w:rsidR="00887BD5" w:rsidRDefault="00887BD5" w:rsidP="00AA46DE">
            <w:r w:rsidRPr="006A3A33">
              <w:t>sys_role_permission</w:t>
            </w:r>
          </w:p>
        </w:tc>
        <w:tc>
          <w:tcPr>
            <w:tcW w:w="2035" w:type="dxa"/>
          </w:tcPr>
          <w:p w:rsidR="00887BD5" w:rsidRDefault="00887BD5" w:rsidP="00AA46DE">
            <w:r>
              <w:rPr>
                <w:rFonts w:hint="eastAsia"/>
              </w:rPr>
              <w:t>待办清单上办事，查询只做查询</w:t>
            </w:r>
          </w:p>
        </w:tc>
      </w:tr>
      <w:tr w:rsidR="00887BD5" w:rsidTr="00703FF8">
        <w:tc>
          <w:tcPr>
            <w:tcW w:w="817" w:type="dxa"/>
          </w:tcPr>
          <w:p w:rsidR="00887BD5" w:rsidRDefault="00887BD5" w:rsidP="00AA46DE"/>
        </w:tc>
        <w:tc>
          <w:tcPr>
            <w:tcW w:w="1418" w:type="dxa"/>
            <w:vMerge/>
            <w:vAlign w:val="center"/>
          </w:tcPr>
          <w:p w:rsidR="00887BD5" w:rsidRDefault="00887BD5">
            <w:pPr>
              <w:jc w:val="center"/>
            </w:pPr>
          </w:p>
        </w:tc>
        <w:tc>
          <w:tcPr>
            <w:tcW w:w="2268" w:type="dxa"/>
          </w:tcPr>
          <w:p w:rsidR="00887BD5" w:rsidRPr="002802C3" w:rsidRDefault="00887BD5">
            <w:pPr>
              <w:jc w:val="left"/>
              <w:rPr>
                <w:b/>
              </w:rPr>
            </w:pPr>
            <w:r>
              <w:rPr>
                <w:rFonts w:hint="eastAsia"/>
              </w:rPr>
              <w:t>用户所属角色信息</w:t>
            </w:r>
          </w:p>
        </w:tc>
        <w:tc>
          <w:tcPr>
            <w:tcW w:w="1984" w:type="dxa"/>
          </w:tcPr>
          <w:p w:rsidR="00887BD5" w:rsidRDefault="00887BD5" w:rsidP="00AA46DE">
            <w:r>
              <w:rPr>
                <w:rFonts w:hint="eastAsia"/>
              </w:rPr>
              <w:t>sys_user_role</w:t>
            </w:r>
          </w:p>
        </w:tc>
        <w:tc>
          <w:tcPr>
            <w:tcW w:w="2035" w:type="dxa"/>
          </w:tcPr>
          <w:p w:rsidR="00887BD5" w:rsidRDefault="00887BD5" w:rsidP="00AA46DE"/>
        </w:tc>
      </w:tr>
      <w:tr w:rsidR="00887BD5" w:rsidTr="000D278B">
        <w:tc>
          <w:tcPr>
            <w:tcW w:w="817" w:type="dxa"/>
          </w:tcPr>
          <w:p w:rsidR="00887BD5" w:rsidRDefault="00887BD5" w:rsidP="00AA46DE"/>
        </w:tc>
        <w:tc>
          <w:tcPr>
            <w:tcW w:w="1418" w:type="dxa"/>
            <w:vAlign w:val="center"/>
          </w:tcPr>
          <w:p w:rsidR="00887BD5" w:rsidRDefault="00887BD5">
            <w:pPr>
              <w:jc w:val="center"/>
            </w:pPr>
            <w:r>
              <w:rPr>
                <w:rFonts w:hint="eastAsia"/>
              </w:rPr>
              <w:t>企业</w:t>
            </w:r>
          </w:p>
          <w:p w:rsidR="00887BD5" w:rsidRDefault="00887BD5">
            <w:pPr>
              <w:jc w:val="center"/>
            </w:pPr>
            <w:r>
              <w:rPr>
                <w:rFonts w:hint="eastAsia"/>
              </w:rPr>
              <w:t>信息</w:t>
            </w:r>
          </w:p>
        </w:tc>
        <w:tc>
          <w:tcPr>
            <w:tcW w:w="2268" w:type="dxa"/>
          </w:tcPr>
          <w:p w:rsidR="00887BD5" w:rsidRPr="002802C3" w:rsidRDefault="00887BD5" w:rsidP="000D278B">
            <w:pPr>
              <w:jc w:val="left"/>
              <w:rPr>
                <w:b/>
              </w:rPr>
            </w:pPr>
            <w:r w:rsidRPr="002802C3">
              <w:rPr>
                <w:rFonts w:hint="eastAsia"/>
                <w:b/>
              </w:rPr>
              <w:t>企业名录信息</w:t>
            </w:r>
          </w:p>
        </w:tc>
        <w:tc>
          <w:tcPr>
            <w:tcW w:w="1984" w:type="dxa"/>
          </w:tcPr>
          <w:p w:rsidR="00887BD5" w:rsidRDefault="00887BD5" w:rsidP="00AA46DE">
            <w:r>
              <w:rPr>
                <w:rFonts w:hint="eastAsia"/>
              </w:rPr>
              <w:t>company_list</w:t>
            </w:r>
          </w:p>
        </w:tc>
        <w:tc>
          <w:tcPr>
            <w:tcW w:w="2035" w:type="dxa"/>
          </w:tcPr>
          <w:p w:rsidR="00887BD5" w:rsidRDefault="00887BD5" w:rsidP="00AA46DE"/>
        </w:tc>
      </w:tr>
      <w:tr w:rsidR="00887BD5" w:rsidTr="000D278B">
        <w:tc>
          <w:tcPr>
            <w:tcW w:w="817" w:type="dxa"/>
          </w:tcPr>
          <w:p w:rsidR="00887BD5" w:rsidRDefault="00887BD5" w:rsidP="00AA46DE"/>
        </w:tc>
        <w:tc>
          <w:tcPr>
            <w:tcW w:w="1418" w:type="dxa"/>
            <w:vMerge w:val="restart"/>
            <w:vAlign w:val="center"/>
          </w:tcPr>
          <w:p w:rsidR="00887BD5" w:rsidRDefault="00887BD5">
            <w:pPr>
              <w:jc w:val="center"/>
            </w:pPr>
            <w:r>
              <w:rPr>
                <w:rFonts w:hint="eastAsia"/>
              </w:rPr>
              <w:t>企业申请</w:t>
            </w:r>
          </w:p>
          <w:p w:rsidR="00887BD5" w:rsidRDefault="00887BD5">
            <w:pPr>
              <w:jc w:val="center"/>
            </w:pPr>
            <w:r>
              <w:rPr>
                <w:rFonts w:hint="eastAsia"/>
              </w:rPr>
              <w:t>业务信息</w:t>
            </w:r>
          </w:p>
        </w:tc>
        <w:tc>
          <w:tcPr>
            <w:tcW w:w="2268" w:type="dxa"/>
          </w:tcPr>
          <w:p w:rsidR="00887BD5" w:rsidRPr="002802C3" w:rsidRDefault="00887BD5" w:rsidP="000D278B">
            <w:pPr>
              <w:jc w:val="left"/>
              <w:rPr>
                <w:b/>
              </w:rPr>
            </w:pPr>
            <w:r w:rsidRPr="002802C3">
              <w:rPr>
                <w:rFonts w:hint="eastAsia"/>
                <w:b/>
              </w:rPr>
              <w:t>申请业务信息</w:t>
            </w:r>
          </w:p>
        </w:tc>
        <w:tc>
          <w:tcPr>
            <w:tcW w:w="1984" w:type="dxa"/>
          </w:tcPr>
          <w:p w:rsidR="00887BD5" w:rsidRDefault="00887BD5" w:rsidP="00AA46DE">
            <w:r>
              <w:rPr>
                <w:rFonts w:hint="eastAsia"/>
              </w:rPr>
              <w:t>approval_form</w:t>
            </w:r>
          </w:p>
        </w:tc>
        <w:tc>
          <w:tcPr>
            <w:tcW w:w="2035" w:type="dxa"/>
          </w:tcPr>
          <w:p w:rsidR="00887BD5" w:rsidRDefault="00887BD5" w:rsidP="00AA46DE"/>
        </w:tc>
      </w:tr>
      <w:tr w:rsidR="00887BD5" w:rsidRPr="00492B74" w:rsidTr="000D278B">
        <w:tc>
          <w:tcPr>
            <w:tcW w:w="817" w:type="dxa"/>
          </w:tcPr>
          <w:p w:rsidR="00887BD5" w:rsidRDefault="00887BD5" w:rsidP="00AA46DE"/>
        </w:tc>
        <w:tc>
          <w:tcPr>
            <w:tcW w:w="1418" w:type="dxa"/>
            <w:vMerge/>
            <w:vAlign w:val="center"/>
          </w:tcPr>
          <w:p w:rsidR="00887BD5" w:rsidRDefault="00887BD5">
            <w:pPr>
              <w:jc w:val="center"/>
            </w:pPr>
          </w:p>
        </w:tc>
        <w:tc>
          <w:tcPr>
            <w:tcW w:w="2268" w:type="dxa"/>
          </w:tcPr>
          <w:p w:rsidR="00887BD5" w:rsidRDefault="00887BD5" w:rsidP="000D278B">
            <w:pPr>
              <w:jc w:val="left"/>
            </w:pPr>
            <w:r>
              <w:rPr>
                <w:rFonts w:hint="eastAsia"/>
              </w:rPr>
              <w:t>申请业务附件信息</w:t>
            </w:r>
          </w:p>
        </w:tc>
        <w:tc>
          <w:tcPr>
            <w:tcW w:w="1984" w:type="dxa"/>
          </w:tcPr>
          <w:p w:rsidR="00887BD5" w:rsidRDefault="00887BD5" w:rsidP="00AA46DE">
            <w:r>
              <w:rPr>
                <w:rFonts w:hint="eastAsia"/>
              </w:rPr>
              <w:t>form_attachment</w:t>
            </w:r>
          </w:p>
          <w:p w:rsidR="00887BD5" w:rsidRDefault="00887BD5" w:rsidP="00AA46DE"/>
        </w:tc>
        <w:tc>
          <w:tcPr>
            <w:tcW w:w="2035" w:type="dxa"/>
          </w:tcPr>
          <w:p w:rsidR="00887BD5" w:rsidRPr="000D278B" w:rsidRDefault="00887BD5" w:rsidP="00AA46DE">
            <w:r w:rsidRPr="00D369C1">
              <w:rPr>
                <w:rFonts w:hint="eastAsia"/>
              </w:rPr>
              <w:t>业务量、存储估算</w:t>
            </w:r>
          </w:p>
          <w:p w:rsidR="00887BD5" w:rsidRDefault="00887BD5">
            <w:r w:rsidRPr="000D278B">
              <w:rPr>
                <w:rFonts w:hint="eastAsia"/>
              </w:rPr>
              <w:t>上传的附件不允许在磁盘上删除，</w:t>
            </w:r>
            <w:r w:rsidRPr="000D278B">
              <w:rPr>
                <w:rFonts w:hint="eastAsia"/>
              </w:rPr>
              <w:lastRenderedPageBreak/>
              <w:t>只逻辑删除</w:t>
            </w:r>
          </w:p>
        </w:tc>
      </w:tr>
      <w:tr w:rsidR="00887BD5" w:rsidTr="00C51211">
        <w:tc>
          <w:tcPr>
            <w:tcW w:w="817" w:type="dxa"/>
          </w:tcPr>
          <w:p w:rsidR="00887BD5" w:rsidRDefault="00887BD5" w:rsidP="00AA46DE"/>
        </w:tc>
        <w:tc>
          <w:tcPr>
            <w:tcW w:w="1418" w:type="dxa"/>
            <w:vMerge w:val="restart"/>
            <w:vAlign w:val="center"/>
          </w:tcPr>
          <w:p w:rsidR="00887BD5" w:rsidRDefault="00887BD5">
            <w:pPr>
              <w:jc w:val="center"/>
            </w:pPr>
            <w:r>
              <w:rPr>
                <w:rFonts w:hint="eastAsia"/>
              </w:rPr>
              <w:t>银行审批</w:t>
            </w:r>
          </w:p>
          <w:p w:rsidR="00887BD5" w:rsidRDefault="00887BD5">
            <w:pPr>
              <w:jc w:val="center"/>
            </w:pPr>
            <w:r>
              <w:rPr>
                <w:rFonts w:hint="eastAsia"/>
              </w:rPr>
              <w:t>业务信息</w:t>
            </w:r>
          </w:p>
        </w:tc>
        <w:tc>
          <w:tcPr>
            <w:tcW w:w="2268" w:type="dxa"/>
          </w:tcPr>
          <w:p w:rsidR="00887BD5" w:rsidRPr="002802C3" w:rsidRDefault="00887BD5" w:rsidP="000D278B">
            <w:pPr>
              <w:jc w:val="left"/>
              <w:rPr>
                <w:b/>
              </w:rPr>
            </w:pPr>
            <w:r w:rsidRPr="002802C3">
              <w:rPr>
                <w:rFonts w:hint="eastAsia"/>
                <w:b/>
              </w:rPr>
              <w:t>受理报告信息</w:t>
            </w:r>
          </w:p>
        </w:tc>
        <w:tc>
          <w:tcPr>
            <w:tcW w:w="1984" w:type="dxa"/>
          </w:tcPr>
          <w:p w:rsidR="00887BD5" w:rsidRDefault="00887BD5" w:rsidP="00AA46DE">
            <w:r w:rsidRPr="00C10CB1">
              <w:t>approval_</w:t>
            </w:r>
            <w:r>
              <w:rPr>
                <w:rFonts w:hint="eastAsia"/>
              </w:rPr>
              <w:t>report</w:t>
            </w:r>
          </w:p>
          <w:p w:rsidR="00887BD5" w:rsidRDefault="00887BD5"/>
        </w:tc>
        <w:tc>
          <w:tcPr>
            <w:tcW w:w="2035" w:type="dxa"/>
          </w:tcPr>
          <w:p w:rsidR="00887BD5" w:rsidRDefault="00887BD5" w:rsidP="00AA46DE">
            <w:r>
              <w:rPr>
                <w:rFonts w:hint="eastAsia"/>
              </w:rPr>
              <w:t>受理报告单包含了</w:t>
            </w:r>
            <w:r>
              <w:rPr>
                <w:rFonts w:hint="eastAsia"/>
              </w:rPr>
              <w:t>approval_form</w:t>
            </w:r>
            <w:r>
              <w:rPr>
                <w:rFonts w:hint="eastAsia"/>
              </w:rPr>
              <w:t>的全部信息。线下提交的材料也从受理报告单开始。</w:t>
            </w:r>
          </w:p>
          <w:p w:rsidR="00887BD5" w:rsidRPr="00426B71" w:rsidRDefault="00887BD5">
            <w:r>
              <w:rPr>
                <w:rFonts w:hint="eastAsia"/>
              </w:rPr>
              <w:t>重新接收时更新受理报告单。</w:t>
            </w:r>
          </w:p>
        </w:tc>
      </w:tr>
      <w:tr w:rsidR="00887BD5" w:rsidTr="00703FF8">
        <w:tc>
          <w:tcPr>
            <w:tcW w:w="817" w:type="dxa"/>
          </w:tcPr>
          <w:p w:rsidR="00887BD5" w:rsidRDefault="00887BD5" w:rsidP="00AA46DE"/>
        </w:tc>
        <w:tc>
          <w:tcPr>
            <w:tcW w:w="1418" w:type="dxa"/>
            <w:vMerge/>
            <w:vAlign w:val="center"/>
          </w:tcPr>
          <w:p w:rsidR="00887BD5" w:rsidDel="00FA3963" w:rsidRDefault="00887BD5">
            <w:pPr>
              <w:jc w:val="center"/>
            </w:pPr>
          </w:p>
        </w:tc>
        <w:tc>
          <w:tcPr>
            <w:tcW w:w="2268" w:type="dxa"/>
          </w:tcPr>
          <w:p w:rsidR="00887BD5" w:rsidRPr="002802C3" w:rsidRDefault="00887BD5">
            <w:pPr>
              <w:jc w:val="left"/>
              <w:rPr>
                <w:b/>
              </w:rPr>
            </w:pPr>
            <w:r w:rsidRPr="002802C3">
              <w:rPr>
                <w:rFonts w:hint="eastAsia"/>
                <w:b/>
              </w:rPr>
              <w:t>受理报告</w:t>
            </w:r>
            <w:r>
              <w:rPr>
                <w:rFonts w:hint="eastAsia"/>
                <w:b/>
              </w:rPr>
              <w:t>_</w:t>
            </w:r>
            <w:r>
              <w:rPr>
                <w:rFonts w:hint="eastAsia"/>
                <w:b/>
              </w:rPr>
              <w:t>附件</w:t>
            </w:r>
          </w:p>
        </w:tc>
        <w:tc>
          <w:tcPr>
            <w:tcW w:w="1984" w:type="dxa"/>
          </w:tcPr>
          <w:p w:rsidR="00887BD5" w:rsidRPr="00C10CB1" w:rsidRDefault="00887BD5" w:rsidP="00AA46DE">
            <w:r>
              <w:rPr>
                <w:rFonts w:hint="eastAsia"/>
              </w:rPr>
              <w:t>report_attachment</w:t>
            </w:r>
          </w:p>
        </w:tc>
        <w:tc>
          <w:tcPr>
            <w:tcW w:w="2035" w:type="dxa"/>
          </w:tcPr>
          <w:p w:rsidR="00887BD5" w:rsidRDefault="00887BD5" w:rsidP="00727C9E">
            <w:r>
              <w:rPr>
                <w:rFonts w:hint="eastAsia"/>
              </w:rPr>
              <w:t>存的企业线下上传的附件、加批注的附件。</w:t>
            </w:r>
          </w:p>
          <w:p w:rsidR="00887BD5" w:rsidRDefault="00887BD5" w:rsidP="00AA46DE">
            <w:r>
              <w:rPr>
                <w:rFonts w:hint="eastAsia"/>
              </w:rPr>
              <w:t>附件表控制位。是否需要补正。</w:t>
            </w:r>
          </w:p>
        </w:tc>
      </w:tr>
      <w:tr w:rsidR="00887BD5" w:rsidTr="000D278B">
        <w:trPr>
          <w:trHeight w:val="2677"/>
        </w:trPr>
        <w:tc>
          <w:tcPr>
            <w:tcW w:w="817" w:type="dxa"/>
          </w:tcPr>
          <w:p w:rsidR="00887BD5" w:rsidRDefault="00887BD5" w:rsidP="00AA46DE"/>
        </w:tc>
        <w:tc>
          <w:tcPr>
            <w:tcW w:w="1418" w:type="dxa"/>
            <w:vMerge/>
            <w:vAlign w:val="center"/>
          </w:tcPr>
          <w:p w:rsidR="00887BD5" w:rsidDel="00FA3963" w:rsidRDefault="00887BD5">
            <w:pPr>
              <w:jc w:val="center"/>
            </w:pPr>
          </w:p>
        </w:tc>
        <w:tc>
          <w:tcPr>
            <w:tcW w:w="2268" w:type="dxa"/>
          </w:tcPr>
          <w:p w:rsidR="00887BD5" w:rsidRPr="002802C3" w:rsidRDefault="00887BD5">
            <w:pPr>
              <w:jc w:val="left"/>
              <w:rPr>
                <w:b/>
              </w:rPr>
            </w:pPr>
            <w:r>
              <w:rPr>
                <w:rFonts w:hint="eastAsia"/>
              </w:rPr>
              <w:t>流程实例</w:t>
            </w:r>
          </w:p>
        </w:tc>
        <w:tc>
          <w:tcPr>
            <w:tcW w:w="1984" w:type="dxa"/>
          </w:tcPr>
          <w:p w:rsidR="00887BD5" w:rsidRDefault="00887BD5" w:rsidP="00F02D83">
            <w:r>
              <w:rPr>
                <w:rFonts w:hint="eastAsia"/>
              </w:rPr>
              <w:t>pro_instance</w:t>
            </w:r>
          </w:p>
          <w:p w:rsidR="00887BD5" w:rsidRDefault="00887BD5" w:rsidP="00AA46DE"/>
        </w:tc>
        <w:tc>
          <w:tcPr>
            <w:tcW w:w="2035" w:type="dxa"/>
          </w:tcPr>
          <w:p w:rsidR="00887BD5" w:rsidRDefault="00887BD5" w:rsidP="00727C9E">
            <w:r>
              <w:rPr>
                <w:rFonts w:hint="eastAsia"/>
              </w:rPr>
              <w:t>业务、申请单号、当前环节、当前处理人、进入流程时间。只记录当前这一步。与受理报告一对一。</w:t>
            </w:r>
          </w:p>
        </w:tc>
      </w:tr>
      <w:tr w:rsidR="00887BD5" w:rsidTr="00C51211">
        <w:tc>
          <w:tcPr>
            <w:tcW w:w="817" w:type="dxa"/>
          </w:tcPr>
          <w:p w:rsidR="00887BD5" w:rsidRDefault="00887BD5" w:rsidP="00AA46DE"/>
        </w:tc>
        <w:tc>
          <w:tcPr>
            <w:tcW w:w="1418" w:type="dxa"/>
            <w:vMerge w:val="restart"/>
            <w:vAlign w:val="center"/>
          </w:tcPr>
          <w:p w:rsidR="00887BD5" w:rsidRDefault="00887BD5" w:rsidP="000D278B">
            <w:pPr>
              <w:jc w:val="center"/>
            </w:pPr>
            <w:r>
              <w:rPr>
                <w:rFonts w:hint="eastAsia"/>
              </w:rPr>
              <w:t>业务项</w:t>
            </w:r>
          </w:p>
          <w:p w:rsidR="00887BD5" w:rsidRDefault="00887BD5" w:rsidP="000D278B">
            <w:pPr>
              <w:jc w:val="center"/>
            </w:pPr>
            <w:r>
              <w:rPr>
                <w:rFonts w:hint="eastAsia"/>
              </w:rPr>
              <w:t>基本信息</w:t>
            </w:r>
          </w:p>
        </w:tc>
        <w:tc>
          <w:tcPr>
            <w:tcW w:w="2268" w:type="dxa"/>
          </w:tcPr>
          <w:p w:rsidR="00887BD5" w:rsidRPr="002802C3" w:rsidRDefault="00887BD5" w:rsidP="000D278B">
            <w:pPr>
              <w:jc w:val="left"/>
              <w:rPr>
                <w:b/>
              </w:rPr>
            </w:pPr>
            <w:r w:rsidRPr="002802C3">
              <w:rPr>
                <w:rFonts w:hint="eastAsia"/>
                <w:b/>
              </w:rPr>
              <w:t>业务</w:t>
            </w:r>
            <w:r>
              <w:rPr>
                <w:rFonts w:hint="eastAsia"/>
                <w:b/>
              </w:rPr>
              <w:t>项</w:t>
            </w:r>
            <w:r w:rsidRPr="002802C3">
              <w:rPr>
                <w:rFonts w:hint="eastAsia"/>
                <w:b/>
              </w:rPr>
              <w:t>信息</w:t>
            </w:r>
          </w:p>
        </w:tc>
        <w:tc>
          <w:tcPr>
            <w:tcW w:w="1984" w:type="dxa"/>
          </w:tcPr>
          <w:p w:rsidR="00887BD5" w:rsidRDefault="00887BD5" w:rsidP="00AA46DE">
            <w:r>
              <w:rPr>
                <w:rFonts w:hint="eastAsia"/>
              </w:rPr>
              <w:t>bu_business</w:t>
            </w:r>
          </w:p>
        </w:tc>
        <w:tc>
          <w:tcPr>
            <w:tcW w:w="2035" w:type="dxa"/>
          </w:tcPr>
          <w:p w:rsidR="00887BD5" w:rsidRDefault="00887BD5" w:rsidP="00AA46DE"/>
        </w:tc>
      </w:tr>
      <w:tr w:rsidR="00887BD5" w:rsidTr="00C51211">
        <w:tc>
          <w:tcPr>
            <w:tcW w:w="817" w:type="dxa"/>
          </w:tcPr>
          <w:p w:rsidR="00887BD5" w:rsidRDefault="00887BD5" w:rsidP="00AA46DE"/>
        </w:tc>
        <w:tc>
          <w:tcPr>
            <w:tcW w:w="1418" w:type="dxa"/>
            <w:vMerge/>
            <w:vAlign w:val="center"/>
          </w:tcPr>
          <w:p w:rsidR="00887BD5" w:rsidRDefault="00887BD5">
            <w:pPr>
              <w:jc w:val="center"/>
            </w:pPr>
          </w:p>
        </w:tc>
        <w:tc>
          <w:tcPr>
            <w:tcW w:w="2268" w:type="dxa"/>
          </w:tcPr>
          <w:p w:rsidR="00887BD5" w:rsidRDefault="00887BD5">
            <w:pPr>
              <w:jc w:val="left"/>
              <w:rPr>
                <w:b/>
              </w:rPr>
            </w:pPr>
            <w:r>
              <w:rPr>
                <w:rFonts w:hint="eastAsia"/>
                <w:b/>
              </w:rPr>
              <w:t>业务附件类型</w:t>
            </w:r>
          </w:p>
        </w:tc>
        <w:tc>
          <w:tcPr>
            <w:tcW w:w="1984" w:type="dxa"/>
          </w:tcPr>
          <w:p w:rsidR="00887BD5" w:rsidRDefault="00887BD5" w:rsidP="00AA46DE">
            <w:r>
              <w:rPr>
                <w:rFonts w:hint="eastAsia"/>
              </w:rPr>
              <w:t>bu_attachment_type</w:t>
            </w:r>
          </w:p>
        </w:tc>
        <w:tc>
          <w:tcPr>
            <w:tcW w:w="2035" w:type="dxa"/>
          </w:tcPr>
          <w:p w:rsidR="00887BD5" w:rsidRDefault="00887BD5" w:rsidP="00AA46DE"/>
        </w:tc>
      </w:tr>
      <w:tr w:rsidR="00887BD5" w:rsidTr="00C51211">
        <w:tc>
          <w:tcPr>
            <w:tcW w:w="817" w:type="dxa"/>
          </w:tcPr>
          <w:p w:rsidR="00887BD5" w:rsidRDefault="00887BD5" w:rsidP="00AA46DE"/>
        </w:tc>
        <w:tc>
          <w:tcPr>
            <w:tcW w:w="1418" w:type="dxa"/>
            <w:vMerge/>
            <w:vAlign w:val="center"/>
          </w:tcPr>
          <w:p w:rsidR="00887BD5" w:rsidRDefault="00887BD5" w:rsidP="000D278B">
            <w:pPr>
              <w:jc w:val="center"/>
            </w:pPr>
          </w:p>
        </w:tc>
        <w:tc>
          <w:tcPr>
            <w:tcW w:w="2268" w:type="dxa"/>
          </w:tcPr>
          <w:p w:rsidR="00887BD5" w:rsidRPr="000D278B" w:rsidRDefault="00887BD5" w:rsidP="000D278B">
            <w:pPr>
              <w:jc w:val="left"/>
            </w:pPr>
            <w:r w:rsidRPr="000D278B">
              <w:rPr>
                <w:rFonts w:hint="eastAsia"/>
              </w:rPr>
              <w:t>流程</w:t>
            </w:r>
            <w:r>
              <w:rPr>
                <w:rFonts w:hint="eastAsia"/>
              </w:rPr>
              <w:t>定义</w:t>
            </w:r>
          </w:p>
        </w:tc>
        <w:tc>
          <w:tcPr>
            <w:tcW w:w="1984" w:type="dxa"/>
          </w:tcPr>
          <w:p w:rsidR="00887BD5" w:rsidRDefault="00887BD5">
            <w:r w:rsidRPr="007A1BF8">
              <w:t>pro</w:t>
            </w:r>
            <w:r>
              <w:rPr>
                <w:rFonts w:hint="eastAsia"/>
              </w:rPr>
              <w:t>cess</w:t>
            </w:r>
          </w:p>
        </w:tc>
        <w:tc>
          <w:tcPr>
            <w:tcW w:w="2035" w:type="dxa"/>
          </w:tcPr>
          <w:p w:rsidR="00887BD5" w:rsidRDefault="00887BD5" w:rsidP="00AA46DE"/>
        </w:tc>
      </w:tr>
      <w:tr w:rsidR="00887BD5" w:rsidTr="00C51211">
        <w:tc>
          <w:tcPr>
            <w:tcW w:w="817" w:type="dxa"/>
          </w:tcPr>
          <w:p w:rsidR="00887BD5" w:rsidRDefault="00887BD5" w:rsidP="00AA46DE"/>
        </w:tc>
        <w:tc>
          <w:tcPr>
            <w:tcW w:w="1418" w:type="dxa"/>
            <w:vMerge/>
            <w:vAlign w:val="center"/>
          </w:tcPr>
          <w:p w:rsidR="00887BD5" w:rsidRDefault="00887BD5" w:rsidP="000D278B">
            <w:pPr>
              <w:jc w:val="center"/>
            </w:pPr>
          </w:p>
        </w:tc>
        <w:tc>
          <w:tcPr>
            <w:tcW w:w="2268" w:type="dxa"/>
          </w:tcPr>
          <w:p w:rsidR="00887BD5" w:rsidRPr="000D278B" w:rsidRDefault="00887BD5" w:rsidP="000D278B">
            <w:pPr>
              <w:jc w:val="left"/>
            </w:pPr>
            <w:r w:rsidRPr="000D278B">
              <w:rPr>
                <w:rFonts w:hint="eastAsia"/>
              </w:rPr>
              <w:t>流程</w:t>
            </w:r>
            <w:r w:rsidR="00BA5FC5">
              <w:rPr>
                <w:rFonts w:hint="eastAsia"/>
              </w:rPr>
              <w:t>审核环节表</w:t>
            </w:r>
          </w:p>
        </w:tc>
        <w:tc>
          <w:tcPr>
            <w:tcW w:w="1984" w:type="dxa"/>
          </w:tcPr>
          <w:p w:rsidR="00887BD5" w:rsidRDefault="00887BD5" w:rsidP="00AA46DE">
            <w:r w:rsidRPr="007A1BF8">
              <w:t>pro_</w:t>
            </w:r>
            <w:r w:rsidRPr="00CB2A37">
              <w:t>s</w:t>
            </w:r>
            <w:r>
              <w:rPr>
                <w:rFonts w:hint="eastAsia"/>
              </w:rPr>
              <w:t>tep</w:t>
            </w:r>
          </w:p>
        </w:tc>
        <w:tc>
          <w:tcPr>
            <w:tcW w:w="2035" w:type="dxa"/>
          </w:tcPr>
          <w:p w:rsidR="00887BD5" w:rsidRDefault="00887BD5" w:rsidP="00AA46DE"/>
        </w:tc>
      </w:tr>
      <w:tr w:rsidR="00887BD5" w:rsidTr="00703FF8">
        <w:tc>
          <w:tcPr>
            <w:tcW w:w="817" w:type="dxa"/>
          </w:tcPr>
          <w:p w:rsidR="00887BD5" w:rsidRDefault="00887BD5" w:rsidP="00AA46DE"/>
        </w:tc>
        <w:tc>
          <w:tcPr>
            <w:tcW w:w="1418" w:type="dxa"/>
            <w:vMerge/>
            <w:vAlign w:val="center"/>
          </w:tcPr>
          <w:p w:rsidR="00887BD5" w:rsidRDefault="00887BD5">
            <w:pPr>
              <w:jc w:val="center"/>
            </w:pPr>
          </w:p>
        </w:tc>
        <w:tc>
          <w:tcPr>
            <w:tcW w:w="2268" w:type="dxa"/>
          </w:tcPr>
          <w:p w:rsidR="00887BD5" w:rsidRPr="00FA3963" w:rsidRDefault="00887BD5">
            <w:pPr>
              <w:jc w:val="left"/>
            </w:pPr>
            <w:r>
              <w:rPr>
                <w:rFonts w:hint="eastAsia"/>
              </w:rPr>
              <w:t>业务</w:t>
            </w:r>
            <w:r>
              <w:rPr>
                <w:rFonts w:hint="eastAsia"/>
              </w:rPr>
              <w:t>-</w:t>
            </w:r>
            <w:r>
              <w:rPr>
                <w:rFonts w:hint="eastAsia"/>
              </w:rPr>
              <w:t>流程关联关系表</w:t>
            </w:r>
          </w:p>
        </w:tc>
        <w:tc>
          <w:tcPr>
            <w:tcW w:w="1984" w:type="dxa"/>
          </w:tcPr>
          <w:p w:rsidR="00887BD5" w:rsidRPr="002F4728" w:rsidRDefault="00887BD5" w:rsidP="00AA46DE">
            <w:r>
              <w:rPr>
                <w:rFonts w:hint="eastAsia"/>
              </w:rPr>
              <w:t>bu_process</w:t>
            </w:r>
          </w:p>
        </w:tc>
        <w:tc>
          <w:tcPr>
            <w:tcW w:w="2035" w:type="dxa"/>
          </w:tcPr>
          <w:p w:rsidR="00887BD5" w:rsidRDefault="00887BD5" w:rsidP="00AA46DE"/>
        </w:tc>
      </w:tr>
      <w:tr w:rsidR="00887BD5" w:rsidTr="007D76B4">
        <w:tc>
          <w:tcPr>
            <w:tcW w:w="817" w:type="dxa"/>
          </w:tcPr>
          <w:p w:rsidR="00887BD5" w:rsidRDefault="00887BD5" w:rsidP="00AA46DE"/>
        </w:tc>
        <w:tc>
          <w:tcPr>
            <w:tcW w:w="1418" w:type="dxa"/>
            <w:vMerge w:val="restart"/>
            <w:vAlign w:val="center"/>
          </w:tcPr>
          <w:p w:rsidR="00887BD5" w:rsidRDefault="00887BD5" w:rsidP="000D278B">
            <w:pPr>
              <w:jc w:val="center"/>
            </w:pPr>
            <w:r>
              <w:rPr>
                <w:rFonts w:hint="eastAsia"/>
              </w:rPr>
              <w:t>法律法规</w:t>
            </w:r>
          </w:p>
        </w:tc>
        <w:tc>
          <w:tcPr>
            <w:tcW w:w="2268" w:type="dxa"/>
          </w:tcPr>
          <w:p w:rsidR="00887BD5" w:rsidRDefault="00887BD5" w:rsidP="000D278B">
            <w:pPr>
              <w:jc w:val="left"/>
            </w:pPr>
            <w:r>
              <w:rPr>
                <w:rFonts w:hint="eastAsia"/>
              </w:rPr>
              <w:t>法律法规信息</w:t>
            </w:r>
          </w:p>
        </w:tc>
        <w:tc>
          <w:tcPr>
            <w:tcW w:w="1984" w:type="dxa"/>
          </w:tcPr>
          <w:p w:rsidR="00887BD5" w:rsidRDefault="00887BD5" w:rsidP="00AA46DE">
            <w:r w:rsidRPr="00CB2A37">
              <w:t>laws</w:t>
            </w:r>
          </w:p>
        </w:tc>
        <w:tc>
          <w:tcPr>
            <w:tcW w:w="2035" w:type="dxa"/>
          </w:tcPr>
          <w:p w:rsidR="00887BD5" w:rsidRDefault="00887BD5" w:rsidP="00AA46DE"/>
        </w:tc>
      </w:tr>
      <w:tr w:rsidR="00887BD5" w:rsidTr="00703FF8">
        <w:tc>
          <w:tcPr>
            <w:tcW w:w="817" w:type="dxa"/>
          </w:tcPr>
          <w:p w:rsidR="00887BD5" w:rsidRDefault="00887BD5" w:rsidP="00AA46DE"/>
        </w:tc>
        <w:tc>
          <w:tcPr>
            <w:tcW w:w="1418" w:type="dxa"/>
            <w:vMerge/>
            <w:vAlign w:val="center"/>
          </w:tcPr>
          <w:p w:rsidR="00887BD5" w:rsidRDefault="00887BD5">
            <w:pPr>
              <w:jc w:val="center"/>
            </w:pPr>
          </w:p>
        </w:tc>
        <w:tc>
          <w:tcPr>
            <w:tcW w:w="2268" w:type="dxa"/>
          </w:tcPr>
          <w:p w:rsidR="00887BD5" w:rsidRDefault="00887BD5">
            <w:pPr>
              <w:jc w:val="left"/>
            </w:pPr>
            <w:r>
              <w:rPr>
                <w:rFonts w:hint="eastAsia"/>
              </w:rPr>
              <w:t>法律法规</w:t>
            </w:r>
            <w:r>
              <w:rPr>
                <w:rFonts w:hint="eastAsia"/>
              </w:rPr>
              <w:t>_</w:t>
            </w:r>
            <w:r>
              <w:rPr>
                <w:rFonts w:hint="eastAsia"/>
              </w:rPr>
              <w:t>业务关联表</w:t>
            </w:r>
          </w:p>
        </w:tc>
        <w:tc>
          <w:tcPr>
            <w:tcW w:w="1984" w:type="dxa"/>
          </w:tcPr>
          <w:p w:rsidR="00887BD5" w:rsidRPr="00CB2A37" w:rsidRDefault="00887BD5" w:rsidP="00AA46DE">
            <w:r>
              <w:rPr>
                <w:rFonts w:hint="eastAsia"/>
              </w:rPr>
              <w:t>bu_laws</w:t>
            </w:r>
          </w:p>
        </w:tc>
        <w:tc>
          <w:tcPr>
            <w:tcW w:w="2035" w:type="dxa"/>
          </w:tcPr>
          <w:p w:rsidR="00887BD5" w:rsidRDefault="00887BD5" w:rsidP="00AA46DE"/>
        </w:tc>
      </w:tr>
      <w:tr w:rsidR="00887BD5" w:rsidTr="007D76B4">
        <w:tc>
          <w:tcPr>
            <w:tcW w:w="817" w:type="dxa"/>
          </w:tcPr>
          <w:p w:rsidR="00887BD5" w:rsidRDefault="00887BD5" w:rsidP="00AA46DE"/>
        </w:tc>
        <w:tc>
          <w:tcPr>
            <w:tcW w:w="1418" w:type="dxa"/>
            <w:vMerge w:val="restart"/>
            <w:vAlign w:val="center"/>
          </w:tcPr>
          <w:p w:rsidR="00887BD5" w:rsidRDefault="00887BD5" w:rsidP="000D278B">
            <w:pPr>
              <w:jc w:val="center"/>
            </w:pPr>
            <w:r>
              <w:rPr>
                <w:rFonts w:hint="eastAsia"/>
              </w:rPr>
              <w:t>办事指南</w:t>
            </w:r>
          </w:p>
        </w:tc>
        <w:tc>
          <w:tcPr>
            <w:tcW w:w="2268" w:type="dxa"/>
          </w:tcPr>
          <w:p w:rsidR="00887BD5" w:rsidRDefault="00887BD5" w:rsidP="000D278B">
            <w:pPr>
              <w:jc w:val="left"/>
            </w:pPr>
            <w:r>
              <w:rPr>
                <w:rFonts w:hint="eastAsia"/>
              </w:rPr>
              <w:t>办事指南信息</w:t>
            </w:r>
          </w:p>
        </w:tc>
        <w:tc>
          <w:tcPr>
            <w:tcW w:w="1984" w:type="dxa"/>
          </w:tcPr>
          <w:p w:rsidR="00887BD5" w:rsidRDefault="00887BD5" w:rsidP="00AA46DE">
            <w:r w:rsidRPr="00CB2A37">
              <w:t>guide</w:t>
            </w:r>
            <w:r w:rsidRPr="006A3A33">
              <w:t>s</w:t>
            </w:r>
          </w:p>
        </w:tc>
        <w:tc>
          <w:tcPr>
            <w:tcW w:w="2035" w:type="dxa"/>
          </w:tcPr>
          <w:p w:rsidR="00887BD5" w:rsidRDefault="00887BD5" w:rsidP="00AA46DE"/>
        </w:tc>
      </w:tr>
      <w:tr w:rsidR="00887BD5" w:rsidTr="00703FF8">
        <w:tc>
          <w:tcPr>
            <w:tcW w:w="817" w:type="dxa"/>
          </w:tcPr>
          <w:p w:rsidR="00887BD5" w:rsidRDefault="00887BD5" w:rsidP="00AA46DE"/>
        </w:tc>
        <w:tc>
          <w:tcPr>
            <w:tcW w:w="1418" w:type="dxa"/>
            <w:vMerge/>
            <w:vAlign w:val="center"/>
          </w:tcPr>
          <w:p w:rsidR="00887BD5" w:rsidRDefault="00887BD5" w:rsidP="000D278B"/>
        </w:tc>
        <w:tc>
          <w:tcPr>
            <w:tcW w:w="2268" w:type="dxa"/>
          </w:tcPr>
          <w:p w:rsidR="00887BD5" w:rsidRDefault="00887BD5">
            <w:pPr>
              <w:jc w:val="left"/>
            </w:pPr>
            <w:r>
              <w:rPr>
                <w:rFonts w:hint="eastAsia"/>
              </w:rPr>
              <w:t>办事指南</w:t>
            </w:r>
            <w:r>
              <w:rPr>
                <w:rFonts w:hint="eastAsia"/>
              </w:rPr>
              <w:t>_</w:t>
            </w:r>
            <w:r>
              <w:rPr>
                <w:rFonts w:hint="eastAsia"/>
              </w:rPr>
              <w:t>业务关联表</w:t>
            </w:r>
          </w:p>
        </w:tc>
        <w:tc>
          <w:tcPr>
            <w:tcW w:w="1984" w:type="dxa"/>
          </w:tcPr>
          <w:p w:rsidR="00887BD5" w:rsidRPr="002F4728" w:rsidRDefault="00887BD5" w:rsidP="00AA46DE">
            <w:r>
              <w:rPr>
                <w:rFonts w:hint="eastAsia"/>
              </w:rPr>
              <w:t>bu_guides</w:t>
            </w:r>
          </w:p>
        </w:tc>
        <w:tc>
          <w:tcPr>
            <w:tcW w:w="2035" w:type="dxa"/>
          </w:tcPr>
          <w:p w:rsidR="00887BD5" w:rsidRDefault="00887BD5" w:rsidP="00AA46DE"/>
        </w:tc>
      </w:tr>
      <w:tr w:rsidR="00887BD5" w:rsidTr="00703FF8">
        <w:tc>
          <w:tcPr>
            <w:tcW w:w="817" w:type="dxa"/>
          </w:tcPr>
          <w:p w:rsidR="00887BD5" w:rsidRDefault="00887BD5" w:rsidP="00AA46DE"/>
        </w:tc>
        <w:tc>
          <w:tcPr>
            <w:tcW w:w="1418" w:type="dxa"/>
            <w:vMerge w:val="restart"/>
            <w:vAlign w:val="center"/>
          </w:tcPr>
          <w:p w:rsidR="00887BD5" w:rsidRDefault="00887BD5">
            <w:pPr>
              <w:jc w:val="center"/>
            </w:pPr>
          </w:p>
        </w:tc>
        <w:tc>
          <w:tcPr>
            <w:tcW w:w="2268" w:type="dxa"/>
          </w:tcPr>
          <w:p w:rsidR="00887BD5" w:rsidRDefault="00887BD5">
            <w:pPr>
              <w:jc w:val="left"/>
            </w:pPr>
            <w:r>
              <w:rPr>
                <w:rFonts w:hint="eastAsia"/>
              </w:rPr>
              <w:t>业务日志</w:t>
            </w:r>
          </w:p>
        </w:tc>
        <w:tc>
          <w:tcPr>
            <w:tcW w:w="1984" w:type="dxa"/>
          </w:tcPr>
          <w:p w:rsidR="00887BD5" w:rsidRDefault="00887BD5" w:rsidP="00AA46DE">
            <w:r>
              <w:rPr>
                <w:rFonts w:hint="eastAsia"/>
              </w:rPr>
              <w:t>bu_log</w:t>
            </w:r>
          </w:p>
        </w:tc>
        <w:tc>
          <w:tcPr>
            <w:tcW w:w="2035" w:type="dxa"/>
          </w:tcPr>
          <w:p w:rsidR="00887BD5" w:rsidRDefault="00887BD5" w:rsidP="00AA46DE">
            <w:r>
              <w:rPr>
                <w:rFonts w:hint="eastAsia"/>
              </w:rPr>
              <w:t>业务申请的完整操作记录，业务操作人员感兴趣的日志，如业务流转。</w:t>
            </w:r>
            <w:r>
              <w:rPr>
                <w:rFonts w:hint="eastAsia"/>
              </w:rPr>
              <w:t xml:space="preserve"> </w:t>
            </w:r>
            <w:r>
              <w:rPr>
                <w:rFonts w:hint="eastAsia"/>
              </w:rPr>
              <w:t>需导入业务网。</w:t>
            </w:r>
          </w:p>
        </w:tc>
      </w:tr>
      <w:tr w:rsidR="00887BD5" w:rsidTr="000D278B">
        <w:tc>
          <w:tcPr>
            <w:tcW w:w="817" w:type="dxa"/>
          </w:tcPr>
          <w:p w:rsidR="00887BD5" w:rsidRDefault="00887BD5" w:rsidP="00AA46DE"/>
        </w:tc>
        <w:tc>
          <w:tcPr>
            <w:tcW w:w="1418" w:type="dxa"/>
            <w:vMerge/>
            <w:vAlign w:val="center"/>
          </w:tcPr>
          <w:p w:rsidR="00887BD5" w:rsidRDefault="00887BD5" w:rsidP="000D278B">
            <w:pPr>
              <w:jc w:val="center"/>
            </w:pPr>
          </w:p>
        </w:tc>
        <w:tc>
          <w:tcPr>
            <w:tcW w:w="2268" w:type="dxa"/>
          </w:tcPr>
          <w:p w:rsidR="00887BD5" w:rsidRDefault="00887BD5" w:rsidP="000D278B">
            <w:pPr>
              <w:jc w:val="left"/>
            </w:pPr>
            <w:r>
              <w:rPr>
                <w:rFonts w:hint="eastAsia"/>
              </w:rPr>
              <w:t>操作日志</w:t>
            </w:r>
          </w:p>
        </w:tc>
        <w:tc>
          <w:tcPr>
            <w:tcW w:w="1984" w:type="dxa"/>
          </w:tcPr>
          <w:p w:rsidR="00887BD5" w:rsidRDefault="00887BD5" w:rsidP="00AA46DE">
            <w:r>
              <w:rPr>
                <w:rFonts w:hint="eastAsia"/>
              </w:rPr>
              <w:t>oper_log</w:t>
            </w:r>
          </w:p>
        </w:tc>
        <w:tc>
          <w:tcPr>
            <w:tcW w:w="2035" w:type="dxa"/>
          </w:tcPr>
          <w:p w:rsidR="00887BD5" w:rsidRDefault="00887BD5" w:rsidP="00AA46DE">
            <w:r>
              <w:rPr>
                <w:rFonts w:hint="eastAsia"/>
              </w:rPr>
              <w:t>用户使用系统的轨迹，如上传附件、登录、退出等</w:t>
            </w:r>
          </w:p>
        </w:tc>
      </w:tr>
      <w:tr w:rsidR="00887BD5" w:rsidTr="000D278B">
        <w:tc>
          <w:tcPr>
            <w:tcW w:w="817" w:type="dxa"/>
          </w:tcPr>
          <w:p w:rsidR="00887BD5" w:rsidRDefault="00887BD5" w:rsidP="00AA46DE"/>
        </w:tc>
        <w:tc>
          <w:tcPr>
            <w:tcW w:w="1418" w:type="dxa"/>
            <w:vMerge/>
            <w:vAlign w:val="center"/>
          </w:tcPr>
          <w:p w:rsidR="00887BD5" w:rsidRDefault="00887BD5">
            <w:pPr>
              <w:jc w:val="center"/>
            </w:pPr>
          </w:p>
        </w:tc>
        <w:tc>
          <w:tcPr>
            <w:tcW w:w="2268" w:type="dxa"/>
          </w:tcPr>
          <w:p w:rsidR="00887BD5" w:rsidRDefault="00887BD5">
            <w:pPr>
              <w:jc w:val="left"/>
            </w:pPr>
            <w:r>
              <w:rPr>
                <w:rFonts w:hint="eastAsia"/>
              </w:rPr>
              <w:t>系统配置</w:t>
            </w:r>
          </w:p>
        </w:tc>
        <w:tc>
          <w:tcPr>
            <w:tcW w:w="1984" w:type="dxa"/>
          </w:tcPr>
          <w:p w:rsidR="00887BD5" w:rsidRDefault="00887BD5">
            <w:r>
              <w:rPr>
                <w:rFonts w:hint="eastAsia"/>
              </w:rPr>
              <w:t>sys_config</w:t>
            </w:r>
          </w:p>
        </w:tc>
        <w:tc>
          <w:tcPr>
            <w:tcW w:w="2035" w:type="dxa"/>
          </w:tcPr>
          <w:p w:rsidR="00887BD5" w:rsidRDefault="00887BD5" w:rsidP="00AA46DE">
            <w:r>
              <w:rPr>
                <w:rFonts w:hint="eastAsia"/>
              </w:rPr>
              <w:t>配置信息</w:t>
            </w:r>
          </w:p>
        </w:tc>
      </w:tr>
      <w:tr w:rsidR="00887BD5" w:rsidTr="000D278B">
        <w:tc>
          <w:tcPr>
            <w:tcW w:w="817" w:type="dxa"/>
          </w:tcPr>
          <w:p w:rsidR="00887BD5" w:rsidRDefault="00887BD5" w:rsidP="00AA46DE"/>
        </w:tc>
        <w:tc>
          <w:tcPr>
            <w:tcW w:w="1418" w:type="dxa"/>
            <w:vMerge w:val="restart"/>
            <w:vAlign w:val="center"/>
          </w:tcPr>
          <w:p w:rsidR="00887BD5" w:rsidRDefault="00887BD5">
            <w:pPr>
              <w:jc w:val="center"/>
            </w:pPr>
            <w:r>
              <w:rPr>
                <w:rFonts w:hint="eastAsia"/>
              </w:rPr>
              <w:t>工作日历</w:t>
            </w:r>
          </w:p>
        </w:tc>
        <w:tc>
          <w:tcPr>
            <w:tcW w:w="2268" w:type="dxa"/>
          </w:tcPr>
          <w:p w:rsidR="00887BD5" w:rsidRDefault="00887BD5">
            <w:pPr>
              <w:jc w:val="left"/>
            </w:pPr>
            <w:r w:rsidRPr="006A3A33">
              <w:rPr>
                <w:rFonts w:hint="eastAsia"/>
              </w:rPr>
              <w:t>日历</w:t>
            </w:r>
          </w:p>
        </w:tc>
        <w:tc>
          <w:tcPr>
            <w:tcW w:w="1984" w:type="dxa"/>
          </w:tcPr>
          <w:p w:rsidR="00887BD5" w:rsidRDefault="00887BD5" w:rsidP="00AA46DE">
            <w:r w:rsidRPr="006A3A33">
              <w:t>workcalendar</w:t>
            </w:r>
          </w:p>
        </w:tc>
        <w:tc>
          <w:tcPr>
            <w:tcW w:w="2035" w:type="dxa"/>
          </w:tcPr>
          <w:p w:rsidR="00887BD5" w:rsidRDefault="00887BD5" w:rsidP="00AA46DE"/>
        </w:tc>
      </w:tr>
      <w:tr w:rsidR="00887BD5" w:rsidTr="000D278B">
        <w:tc>
          <w:tcPr>
            <w:tcW w:w="817" w:type="dxa"/>
          </w:tcPr>
          <w:p w:rsidR="00887BD5" w:rsidRDefault="00887BD5" w:rsidP="00AA46DE"/>
        </w:tc>
        <w:tc>
          <w:tcPr>
            <w:tcW w:w="1418" w:type="dxa"/>
            <w:vMerge/>
            <w:vAlign w:val="center"/>
          </w:tcPr>
          <w:p w:rsidR="00887BD5" w:rsidRDefault="00887BD5">
            <w:pPr>
              <w:jc w:val="center"/>
            </w:pPr>
          </w:p>
        </w:tc>
        <w:tc>
          <w:tcPr>
            <w:tcW w:w="2268" w:type="dxa"/>
          </w:tcPr>
          <w:p w:rsidR="00887BD5" w:rsidRDefault="00887BD5">
            <w:pPr>
              <w:jc w:val="left"/>
            </w:pPr>
            <w:r w:rsidRPr="006A3A33">
              <w:t>工作</w:t>
            </w:r>
            <w:r w:rsidRPr="006A3A33">
              <w:rPr>
                <w:rFonts w:hint="eastAsia"/>
              </w:rPr>
              <w:t>日历</w:t>
            </w:r>
            <w:r w:rsidRPr="006A3A33">
              <w:t>-</w:t>
            </w:r>
            <w:r w:rsidRPr="006A3A33">
              <w:t>工作日</w:t>
            </w:r>
          </w:p>
        </w:tc>
        <w:tc>
          <w:tcPr>
            <w:tcW w:w="1984" w:type="dxa"/>
          </w:tcPr>
          <w:p w:rsidR="00887BD5" w:rsidRDefault="00887BD5" w:rsidP="00AA46DE">
            <w:r w:rsidRPr="006A3A33">
              <w:t>workday</w:t>
            </w:r>
          </w:p>
        </w:tc>
        <w:tc>
          <w:tcPr>
            <w:tcW w:w="2035" w:type="dxa"/>
          </w:tcPr>
          <w:p w:rsidR="00887BD5" w:rsidRDefault="00887BD5" w:rsidP="00AA46DE"/>
        </w:tc>
      </w:tr>
      <w:tr w:rsidR="00887BD5" w:rsidTr="00703FF8">
        <w:tc>
          <w:tcPr>
            <w:tcW w:w="817" w:type="dxa"/>
          </w:tcPr>
          <w:p w:rsidR="00887BD5" w:rsidRDefault="00887BD5" w:rsidP="00AA46DE"/>
        </w:tc>
        <w:tc>
          <w:tcPr>
            <w:tcW w:w="1418" w:type="dxa"/>
            <w:vMerge w:val="restart"/>
            <w:vAlign w:val="center"/>
          </w:tcPr>
          <w:p w:rsidR="00887BD5" w:rsidRDefault="00887BD5">
            <w:pPr>
              <w:jc w:val="center"/>
            </w:pPr>
            <w:r>
              <w:rPr>
                <w:rFonts w:hint="eastAsia"/>
              </w:rPr>
              <w:t>附件存储</w:t>
            </w:r>
          </w:p>
        </w:tc>
        <w:tc>
          <w:tcPr>
            <w:tcW w:w="2268" w:type="dxa"/>
          </w:tcPr>
          <w:p w:rsidR="00887BD5" w:rsidRPr="006A3A33" w:rsidRDefault="00887BD5">
            <w:pPr>
              <w:jc w:val="left"/>
            </w:pPr>
            <w:r>
              <w:rPr>
                <w:rFonts w:ascii="宋体" w:hAnsi="宋体" w:hint="eastAsia"/>
                <w:b/>
              </w:rPr>
              <w:t>附件存储元数据</w:t>
            </w:r>
          </w:p>
        </w:tc>
        <w:tc>
          <w:tcPr>
            <w:tcW w:w="1984" w:type="dxa"/>
          </w:tcPr>
          <w:p w:rsidR="00887BD5" w:rsidRPr="006A3A33" w:rsidRDefault="00887BD5" w:rsidP="00AA46DE">
            <w:r>
              <w:rPr>
                <w:rFonts w:hint="eastAsia"/>
              </w:rPr>
              <w:t>attach</w:t>
            </w:r>
            <w:r w:rsidRPr="000D278B">
              <w:t>_addr_info</w:t>
            </w:r>
          </w:p>
        </w:tc>
        <w:tc>
          <w:tcPr>
            <w:tcW w:w="2035" w:type="dxa"/>
          </w:tcPr>
          <w:p w:rsidR="00887BD5" w:rsidRDefault="00887BD5" w:rsidP="00AA46DE">
            <w:r>
              <w:rPr>
                <w:rFonts w:hint="eastAsia"/>
              </w:rPr>
              <w:t>附件存储地址</w:t>
            </w:r>
          </w:p>
        </w:tc>
      </w:tr>
      <w:tr w:rsidR="00887BD5" w:rsidTr="00703FF8">
        <w:tc>
          <w:tcPr>
            <w:tcW w:w="817" w:type="dxa"/>
          </w:tcPr>
          <w:p w:rsidR="00887BD5" w:rsidRDefault="00887BD5" w:rsidP="00AA46DE"/>
        </w:tc>
        <w:tc>
          <w:tcPr>
            <w:tcW w:w="1418" w:type="dxa"/>
            <w:vMerge/>
            <w:vAlign w:val="center"/>
          </w:tcPr>
          <w:p w:rsidR="00887BD5" w:rsidRDefault="00887BD5">
            <w:pPr>
              <w:jc w:val="center"/>
            </w:pPr>
          </w:p>
        </w:tc>
        <w:tc>
          <w:tcPr>
            <w:tcW w:w="2268" w:type="dxa"/>
          </w:tcPr>
          <w:p w:rsidR="00887BD5" w:rsidRPr="006A3A33" w:rsidRDefault="00887BD5">
            <w:pPr>
              <w:jc w:val="left"/>
            </w:pPr>
            <w:r>
              <w:rPr>
                <w:rFonts w:ascii="宋体" w:hAnsi="宋体" w:hint="eastAsia"/>
                <w:b/>
              </w:rPr>
              <w:t>附件元数据</w:t>
            </w:r>
          </w:p>
        </w:tc>
        <w:tc>
          <w:tcPr>
            <w:tcW w:w="1984" w:type="dxa"/>
          </w:tcPr>
          <w:p w:rsidR="00887BD5" w:rsidRPr="006A3A33" w:rsidRDefault="00887BD5" w:rsidP="00AA46DE">
            <w:r>
              <w:rPr>
                <w:rFonts w:hint="eastAsia"/>
              </w:rPr>
              <w:t>attachment</w:t>
            </w:r>
          </w:p>
        </w:tc>
        <w:tc>
          <w:tcPr>
            <w:tcW w:w="2035" w:type="dxa"/>
          </w:tcPr>
          <w:p w:rsidR="00887BD5" w:rsidRDefault="00887BD5" w:rsidP="00AA46DE"/>
        </w:tc>
      </w:tr>
    </w:tbl>
    <w:p w:rsidR="00AA46DE" w:rsidRDefault="00AA46DE" w:rsidP="000D278B">
      <w:pPr>
        <w:pStyle w:val="3"/>
      </w:pPr>
      <w:bookmarkStart w:id="427" w:name="_Toc493490688"/>
      <w:bookmarkStart w:id="428" w:name="_Toc494290404"/>
      <w:bookmarkStart w:id="429" w:name="_Toc494290405"/>
      <w:bookmarkEnd w:id="427"/>
      <w:bookmarkEnd w:id="428"/>
      <w:r w:rsidRPr="001A0C38">
        <w:rPr>
          <w:rFonts w:hint="eastAsia"/>
        </w:rPr>
        <w:t>数据表关系</w:t>
      </w:r>
      <w:bookmarkEnd w:id="429"/>
    </w:p>
    <w:p w:rsidR="0042249A" w:rsidRPr="006A3A33" w:rsidRDefault="0042249A" w:rsidP="0042249A">
      <w:pPr>
        <w:pStyle w:val="4"/>
      </w:pPr>
      <w:r>
        <w:rPr>
          <w:rFonts w:hint="eastAsia"/>
        </w:rPr>
        <w:t>用户信息</w:t>
      </w:r>
    </w:p>
    <w:commentRangeStart w:id="430"/>
    <w:p w:rsidR="00F416CC" w:rsidRDefault="00F416CC" w:rsidP="00F416CC">
      <w:pPr>
        <w:jc w:val="center"/>
        <w:rPr>
          <w:ins w:id="431" w:author="t450" w:date="2017-09-28T10:50:00Z"/>
        </w:rPr>
      </w:pPr>
      <w:r>
        <w:object w:dxaOrig="9235" w:dyaOrig="3976">
          <v:shape id="_x0000_i1031" type="#_x0000_t75" style="width:354.75pt;height:152.25pt" o:ole="">
            <v:imagedata r:id="rId50" o:title=""/>
          </v:shape>
          <o:OLEObject Type="Embed" ProgID="Visio.Drawing.11" ShapeID="_x0000_i1031" DrawAspect="Content" ObjectID="_1574003980" r:id="rId51"/>
        </w:object>
      </w:r>
      <w:commentRangeEnd w:id="430"/>
      <w:r w:rsidR="000D278B">
        <w:rPr>
          <w:rStyle w:val="aa"/>
        </w:rPr>
        <w:commentReference w:id="430"/>
      </w:r>
    </w:p>
    <w:p w:rsidR="00F416CC" w:rsidRPr="000D278B" w:rsidRDefault="00F416CC" w:rsidP="00F416CC">
      <w:pPr>
        <w:jc w:val="center"/>
        <w:rPr>
          <w:ins w:id="432" w:author="t450" w:date="2017-09-28T10:49:00Z"/>
        </w:rPr>
      </w:pPr>
      <w:ins w:id="433" w:author="t450" w:date="2017-09-28T10:49:00Z">
        <w:r>
          <w:rPr>
            <w:rFonts w:hint="eastAsia"/>
          </w:rPr>
          <w:t>图：用户实体关系图</w:t>
        </w:r>
      </w:ins>
    </w:p>
    <w:p w:rsidR="0042249A" w:rsidRPr="00553063" w:rsidDel="00F416CC" w:rsidRDefault="0042249A" w:rsidP="000D278B">
      <w:pPr>
        <w:jc w:val="center"/>
        <w:rPr>
          <w:del w:id="434" w:author="t450" w:date="2017-09-28T10:49:00Z"/>
        </w:rPr>
      </w:pPr>
    </w:p>
    <w:p w:rsidR="0042249A" w:rsidRDefault="0042249A" w:rsidP="000D278B">
      <w:pPr>
        <w:pStyle w:val="4"/>
      </w:pPr>
      <w:r>
        <w:rPr>
          <w:rFonts w:hint="eastAsia"/>
        </w:rPr>
        <w:t>企业申请业务信息</w:t>
      </w:r>
    </w:p>
    <w:p w:rsidR="00F416CC" w:rsidRDefault="00F416CC">
      <w:pPr>
        <w:rPr>
          <w:ins w:id="435" w:author="t450" w:date="2017-09-28T10:49:00Z"/>
        </w:rPr>
      </w:pPr>
      <w:ins w:id="436" w:author="t450" w:date="2017-09-28T10:49:00Z">
        <w:r>
          <w:object w:dxaOrig="9288" w:dyaOrig="4260">
            <v:shape id="_x0000_i1032" type="#_x0000_t75" style="width:384pt;height:175.5pt" o:ole="">
              <v:imagedata r:id="rId52" o:title=""/>
            </v:shape>
            <o:OLEObject Type="Embed" ProgID="Visio.Drawing.11" ShapeID="_x0000_i1032" DrawAspect="Content" ObjectID="_1574003981" r:id="rId53"/>
          </w:object>
        </w:r>
      </w:ins>
    </w:p>
    <w:p w:rsidR="0042249A" w:rsidRPr="0042249A" w:rsidRDefault="00F416CC">
      <w:pPr>
        <w:jc w:val="center"/>
        <w:pPrChange w:id="437" w:author="t450" w:date="2017-09-28T10:50:00Z">
          <w:pPr/>
        </w:pPrChange>
      </w:pPr>
      <w:ins w:id="438" w:author="t450" w:date="2017-09-28T10:50:00Z">
        <w:r>
          <w:rPr>
            <w:rFonts w:hint="eastAsia"/>
          </w:rPr>
          <w:t>图：业务信息实体关系图</w:t>
        </w:r>
      </w:ins>
      <w:commentRangeStart w:id="439"/>
      <w:del w:id="440" w:author="t450" w:date="2017-09-28T10:48:00Z">
        <w:r w:rsidR="004E778F" w:rsidDel="00F416CC">
          <w:object w:dxaOrig="9260" w:dyaOrig="2644">
            <v:shape id="_x0000_i1033" type="#_x0000_t75" style="width:415.5pt;height:118.5pt" o:ole="">
              <v:imagedata r:id="rId54" o:title=""/>
            </v:shape>
            <o:OLEObject Type="Embed" ProgID="Visio.Drawing.11" ShapeID="_x0000_i1033" DrawAspect="Content" ObjectID="_1574003982" r:id="rId55"/>
          </w:object>
        </w:r>
      </w:del>
      <w:commentRangeEnd w:id="439"/>
      <w:r w:rsidR="000D278B">
        <w:rPr>
          <w:rStyle w:val="aa"/>
        </w:rPr>
        <w:commentReference w:id="439"/>
      </w:r>
    </w:p>
    <w:p w:rsidR="0042249A" w:rsidRDefault="0042249A" w:rsidP="0042249A">
      <w:pPr>
        <w:pStyle w:val="4"/>
      </w:pPr>
      <w:r>
        <w:rPr>
          <w:rFonts w:hint="eastAsia"/>
        </w:rPr>
        <w:t>业务项基本信息</w:t>
      </w:r>
    </w:p>
    <w:p w:rsidR="00F416CC" w:rsidRPr="0042249A" w:rsidRDefault="00616751">
      <w:pPr>
        <w:jc w:val="center"/>
        <w:pPrChange w:id="441" w:author="t450" w:date="2017-09-28T10:51:00Z">
          <w:pPr/>
        </w:pPrChange>
      </w:pPr>
      <w:r>
        <w:object w:dxaOrig="13101" w:dyaOrig="4630">
          <v:shape id="_x0000_i1034" type="#_x0000_t75" style="width:446.25pt;height:169.5pt" o:ole="">
            <v:imagedata r:id="rId56" o:title=""/>
          </v:shape>
          <o:OLEObject Type="Embed" ProgID="Visio.Drawing.11" ShapeID="_x0000_i1034" DrawAspect="Content" ObjectID="_1574003983" r:id="rId57"/>
        </w:object>
      </w:r>
      <w:ins w:id="442" w:author="t450" w:date="2017-09-28T10:51:00Z">
        <w:r w:rsidR="00F416CC">
          <w:rPr>
            <w:rFonts w:hint="eastAsia"/>
          </w:rPr>
          <w:t>图：业务项实体关系图</w:t>
        </w:r>
      </w:ins>
    </w:p>
    <w:p w:rsidR="00AE5BF8" w:rsidRDefault="00AA46DE" w:rsidP="000D278B">
      <w:pPr>
        <w:pStyle w:val="3"/>
      </w:pPr>
      <w:bookmarkStart w:id="443" w:name="_Toc494290406"/>
      <w:r w:rsidRPr="000D278B">
        <w:rPr>
          <w:rFonts w:hint="eastAsia"/>
        </w:rPr>
        <w:t>数据表描述</w:t>
      </w:r>
      <w:bookmarkEnd w:id="443"/>
    </w:p>
    <w:p w:rsidR="009A3C8F" w:rsidRPr="00137600" w:rsidRDefault="009A3C8F" w:rsidP="000D278B">
      <w:pPr>
        <w:pStyle w:val="4"/>
      </w:pPr>
      <w:r>
        <w:rPr>
          <w:rFonts w:hint="eastAsia"/>
        </w:rPr>
        <w:t>用户信息</w:t>
      </w:r>
    </w:p>
    <w:p w:rsidR="00421069" w:rsidRDefault="005D7766" w:rsidP="000D278B">
      <w:pPr>
        <w:pStyle w:val="5"/>
      </w:pPr>
      <w:r>
        <w:rPr>
          <w:rFonts w:hint="eastAsia"/>
        </w:rPr>
        <w:t>用户</w:t>
      </w:r>
      <w:r w:rsidR="00421069" w:rsidRPr="006A3A33">
        <w:t>表</w:t>
      </w:r>
      <w:r w:rsidR="00421069">
        <w:rPr>
          <w:rFonts w:hint="eastAsia"/>
        </w:rPr>
        <w:t>（</w:t>
      </w:r>
      <w:r w:rsidR="00421069">
        <w:rPr>
          <w:rFonts w:hint="eastAsia"/>
        </w:rPr>
        <w:t>sys_user</w:t>
      </w:r>
      <w:r w:rsidR="00421069">
        <w:rPr>
          <w:rFonts w:hint="eastAsia"/>
        </w:rP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162"/>
        <w:gridCol w:w="1396"/>
        <w:gridCol w:w="732"/>
        <w:gridCol w:w="1982"/>
        <w:gridCol w:w="715"/>
        <w:gridCol w:w="681"/>
        <w:gridCol w:w="1692"/>
      </w:tblGrid>
      <w:tr w:rsidR="00421069" w:rsidTr="002E1B48">
        <w:trPr>
          <w:trHeight w:val="357"/>
          <w:jc w:val="center"/>
        </w:trPr>
        <w:tc>
          <w:tcPr>
            <w:tcW w:w="1162" w:type="dxa"/>
            <w:tcBorders>
              <w:tl2br w:val="nil"/>
              <w:tr2bl w:val="nil"/>
            </w:tcBorders>
          </w:tcPr>
          <w:p w:rsidR="00421069" w:rsidRDefault="00421069" w:rsidP="002E1B48">
            <w:pPr>
              <w:rPr>
                <w:rFonts w:ascii="宋体" w:hAnsi="宋体"/>
                <w:b/>
                <w:szCs w:val="21"/>
              </w:rPr>
            </w:pPr>
            <w:r>
              <w:rPr>
                <w:rFonts w:ascii="宋体" w:hAnsi="宋体" w:hint="eastAsia"/>
                <w:b/>
                <w:szCs w:val="21"/>
              </w:rPr>
              <w:t>SYS_USER</w:t>
            </w:r>
          </w:p>
        </w:tc>
        <w:tc>
          <w:tcPr>
            <w:tcW w:w="7198" w:type="dxa"/>
            <w:gridSpan w:val="6"/>
            <w:tcBorders>
              <w:tl2br w:val="nil"/>
              <w:tr2bl w:val="nil"/>
            </w:tcBorders>
            <w:tcMar>
              <w:top w:w="0" w:type="dxa"/>
              <w:left w:w="108" w:type="dxa"/>
              <w:bottom w:w="0" w:type="dxa"/>
              <w:right w:w="108" w:type="dxa"/>
            </w:tcMar>
          </w:tcPr>
          <w:p w:rsidR="00421069" w:rsidRDefault="00421069" w:rsidP="002E1B48">
            <w:pPr>
              <w:rPr>
                <w:rFonts w:ascii="宋体" w:hAnsi="宋体"/>
                <w:szCs w:val="21"/>
              </w:rPr>
            </w:pPr>
            <w:r>
              <w:rPr>
                <w:rFonts w:ascii="宋体" w:hAnsi="宋体" w:hint="eastAsia"/>
                <w:b/>
                <w:szCs w:val="21"/>
              </w:rPr>
              <w:t>人员表</w:t>
            </w:r>
          </w:p>
        </w:tc>
      </w:tr>
      <w:tr w:rsidR="00421069" w:rsidTr="002E1B48">
        <w:trPr>
          <w:trHeight w:val="670"/>
          <w:jc w:val="center"/>
        </w:trPr>
        <w:tc>
          <w:tcPr>
            <w:tcW w:w="1162" w:type="dxa"/>
            <w:tcBorders>
              <w:tl2br w:val="nil"/>
              <w:tr2bl w:val="nil"/>
            </w:tcBorders>
          </w:tcPr>
          <w:p w:rsidR="00421069" w:rsidRDefault="00421069" w:rsidP="002E1B48">
            <w:r>
              <w:rPr>
                <w:rFonts w:ascii="宋体" w:hAnsi="宋体" w:hint="eastAsia"/>
                <w:szCs w:val="21"/>
              </w:rPr>
              <w:lastRenderedPageBreak/>
              <w:t>字段代码</w:t>
            </w:r>
          </w:p>
        </w:tc>
        <w:tc>
          <w:tcPr>
            <w:tcW w:w="1396" w:type="dxa"/>
            <w:tcBorders>
              <w:tl2br w:val="nil"/>
              <w:tr2bl w:val="nil"/>
            </w:tcBorders>
            <w:tcMar>
              <w:top w:w="0" w:type="dxa"/>
              <w:left w:w="108" w:type="dxa"/>
              <w:bottom w:w="0" w:type="dxa"/>
              <w:right w:w="108" w:type="dxa"/>
            </w:tcMar>
          </w:tcPr>
          <w:p w:rsidR="00421069" w:rsidRDefault="00421069" w:rsidP="002E1B48">
            <w:pPr>
              <w:rPr>
                <w:rFonts w:cs="Calibri"/>
                <w:szCs w:val="21"/>
              </w:rPr>
            </w:pPr>
            <w:r>
              <w:rPr>
                <w:rFonts w:ascii="宋体" w:hAnsi="宋体" w:hint="eastAsia"/>
                <w:szCs w:val="21"/>
              </w:rPr>
              <w:t>字段名</w:t>
            </w:r>
          </w:p>
        </w:tc>
        <w:tc>
          <w:tcPr>
            <w:tcW w:w="732" w:type="dxa"/>
            <w:tcBorders>
              <w:tl2br w:val="nil"/>
              <w:tr2bl w:val="nil"/>
            </w:tcBorders>
            <w:tcMar>
              <w:top w:w="0" w:type="dxa"/>
              <w:left w:w="108" w:type="dxa"/>
              <w:bottom w:w="0" w:type="dxa"/>
              <w:right w:w="108" w:type="dxa"/>
            </w:tcMar>
          </w:tcPr>
          <w:p w:rsidR="00421069" w:rsidRDefault="00421069" w:rsidP="002E1B48">
            <w:pPr>
              <w:rPr>
                <w:rFonts w:cs="Calibri"/>
                <w:szCs w:val="21"/>
              </w:rPr>
            </w:pPr>
            <w:r>
              <w:rPr>
                <w:rFonts w:ascii="宋体" w:hAnsi="宋体" w:hint="eastAsia"/>
                <w:szCs w:val="21"/>
              </w:rPr>
              <w:t>主键</w:t>
            </w:r>
          </w:p>
        </w:tc>
        <w:tc>
          <w:tcPr>
            <w:tcW w:w="1982" w:type="dxa"/>
            <w:tcBorders>
              <w:tl2br w:val="nil"/>
              <w:tr2bl w:val="nil"/>
            </w:tcBorders>
            <w:tcMar>
              <w:top w:w="0" w:type="dxa"/>
              <w:left w:w="108" w:type="dxa"/>
              <w:bottom w:w="0" w:type="dxa"/>
              <w:right w:w="108" w:type="dxa"/>
            </w:tcMar>
          </w:tcPr>
          <w:p w:rsidR="00421069" w:rsidRDefault="00421069" w:rsidP="002E1B48">
            <w:r>
              <w:rPr>
                <w:rFonts w:ascii="宋体" w:hAnsi="宋体" w:hint="eastAsia"/>
                <w:szCs w:val="21"/>
              </w:rPr>
              <w:t>备注</w:t>
            </w:r>
          </w:p>
        </w:tc>
        <w:tc>
          <w:tcPr>
            <w:tcW w:w="715" w:type="dxa"/>
            <w:tcBorders>
              <w:tl2br w:val="nil"/>
              <w:tr2bl w:val="nil"/>
            </w:tcBorders>
          </w:tcPr>
          <w:p w:rsidR="00421069" w:rsidRDefault="00421069" w:rsidP="002E1B48">
            <w:pPr>
              <w:jc w:val="center"/>
              <w:rPr>
                <w:szCs w:val="21"/>
              </w:rPr>
            </w:pPr>
            <w:r>
              <w:rPr>
                <w:rFonts w:cs="Calibri" w:hint="eastAsia"/>
                <w:szCs w:val="21"/>
              </w:rPr>
              <w:t>可空</w:t>
            </w:r>
          </w:p>
        </w:tc>
        <w:tc>
          <w:tcPr>
            <w:tcW w:w="681" w:type="dxa"/>
            <w:tcBorders>
              <w:tl2br w:val="nil"/>
              <w:tr2bl w:val="nil"/>
            </w:tcBorders>
          </w:tcPr>
          <w:p w:rsidR="00421069" w:rsidRDefault="00421069" w:rsidP="002E1B48">
            <w:pPr>
              <w:rPr>
                <w:szCs w:val="21"/>
              </w:rPr>
            </w:pPr>
            <w:r>
              <w:rPr>
                <w:rFonts w:cs="Calibri" w:hint="eastAsia"/>
                <w:szCs w:val="21"/>
              </w:rPr>
              <w:t>默认值</w:t>
            </w:r>
          </w:p>
        </w:tc>
        <w:tc>
          <w:tcPr>
            <w:tcW w:w="1692" w:type="dxa"/>
            <w:tcBorders>
              <w:tl2br w:val="nil"/>
              <w:tr2bl w:val="nil"/>
            </w:tcBorders>
          </w:tcPr>
          <w:p w:rsidR="00421069" w:rsidRDefault="00421069" w:rsidP="002E1B48">
            <w:r>
              <w:rPr>
                <w:rFonts w:ascii="宋体" w:hAnsi="宋体" w:hint="eastAsia"/>
                <w:szCs w:val="21"/>
              </w:rPr>
              <w:t>类型</w:t>
            </w:r>
          </w:p>
        </w:tc>
      </w:tr>
      <w:tr w:rsidR="00421069" w:rsidTr="002E1B48">
        <w:trPr>
          <w:trHeight w:val="357"/>
          <w:jc w:val="center"/>
        </w:trPr>
        <w:tc>
          <w:tcPr>
            <w:tcW w:w="1162" w:type="dxa"/>
            <w:tcBorders>
              <w:tl2br w:val="nil"/>
              <w:tr2bl w:val="nil"/>
            </w:tcBorders>
          </w:tcPr>
          <w:p w:rsidR="00421069" w:rsidRDefault="00421069" w:rsidP="002E1B48">
            <w:pPr>
              <w:rPr>
                <w:rFonts w:ascii="宋体" w:hAnsi="宋体"/>
                <w:szCs w:val="21"/>
              </w:rPr>
            </w:pPr>
            <w:r>
              <w:rPr>
                <w:rFonts w:hint="eastAsia"/>
              </w:rPr>
              <w:t>id</w:t>
            </w:r>
          </w:p>
        </w:tc>
        <w:tc>
          <w:tcPr>
            <w:tcW w:w="1396"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r>
              <w:rPr>
                <w:rFonts w:hint="eastAsia"/>
              </w:rPr>
              <w:t>编号</w:t>
            </w:r>
          </w:p>
        </w:tc>
        <w:tc>
          <w:tcPr>
            <w:tcW w:w="732" w:type="dxa"/>
            <w:tcBorders>
              <w:tl2br w:val="nil"/>
              <w:tr2bl w:val="nil"/>
            </w:tcBorders>
            <w:tcMar>
              <w:top w:w="0" w:type="dxa"/>
              <w:left w:w="108" w:type="dxa"/>
              <w:bottom w:w="0" w:type="dxa"/>
              <w:right w:w="108" w:type="dxa"/>
            </w:tcMar>
          </w:tcPr>
          <w:p w:rsidR="00421069" w:rsidRDefault="00421069" w:rsidP="002E1B48">
            <w:pPr>
              <w:rPr>
                <w:rFonts w:cs="Calibri"/>
                <w:szCs w:val="21"/>
              </w:rPr>
            </w:pPr>
            <w:r>
              <w:rPr>
                <w:rFonts w:cs="Calibri" w:hint="eastAsia"/>
                <w:szCs w:val="21"/>
              </w:rPr>
              <w:t>Y</w:t>
            </w:r>
          </w:p>
        </w:tc>
        <w:tc>
          <w:tcPr>
            <w:tcW w:w="1982" w:type="dxa"/>
            <w:tcBorders>
              <w:tl2br w:val="nil"/>
              <w:tr2bl w:val="nil"/>
            </w:tcBorders>
            <w:tcMar>
              <w:top w:w="0" w:type="dxa"/>
              <w:left w:w="108" w:type="dxa"/>
              <w:bottom w:w="0" w:type="dxa"/>
              <w:right w:w="108" w:type="dxa"/>
            </w:tcMar>
          </w:tcPr>
          <w:p w:rsidR="00421069" w:rsidRDefault="00421069" w:rsidP="002E1B48">
            <w:pPr>
              <w:jc w:val="left"/>
              <w:rPr>
                <w:szCs w:val="21"/>
              </w:rPr>
            </w:pPr>
            <w:r>
              <w:rPr>
                <w:rFonts w:hint="eastAsia"/>
                <w:szCs w:val="21"/>
              </w:rPr>
              <w:t>自动递增</w:t>
            </w:r>
          </w:p>
        </w:tc>
        <w:tc>
          <w:tcPr>
            <w:tcW w:w="715" w:type="dxa"/>
            <w:tcBorders>
              <w:tl2br w:val="nil"/>
              <w:tr2bl w:val="nil"/>
            </w:tcBorders>
          </w:tcPr>
          <w:p w:rsidR="00421069" w:rsidRDefault="00421069" w:rsidP="002E1B48">
            <w:pPr>
              <w:jc w:val="center"/>
              <w:rPr>
                <w:szCs w:val="21"/>
              </w:rPr>
            </w:pPr>
            <w:r>
              <w:rPr>
                <w:rFonts w:hint="eastAsia"/>
                <w:szCs w:val="21"/>
              </w:rPr>
              <w:t>N</w:t>
            </w:r>
          </w:p>
        </w:tc>
        <w:tc>
          <w:tcPr>
            <w:tcW w:w="681" w:type="dxa"/>
            <w:tcBorders>
              <w:tl2br w:val="nil"/>
              <w:tr2bl w:val="nil"/>
            </w:tcBorders>
          </w:tcPr>
          <w:p w:rsidR="00421069" w:rsidRDefault="00421069" w:rsidP="002E1B48">
            <w:pPr>
              <w:jc w:val="left"/>
              <w:rPr>
                <w:szCs w:val="21"/>
              </w:rPr>
            </w:pPr>
          </w:p>
        </w:tc>
        <w:tc>
          <w:tcPr>
            <w:tcW w:w="1692" w:type="dxa"/>
            <w:tcBorders>
              <w:tl2br w:val="nil"/>
              <w:tr2bl w:val="nil"/>
            </w:tcBorders>
            <w:vAlign w:val="center"/>
          </w:tcPr>
          <w:p w:rsidR="00421069" w:rsidRDefault="00421069" w:rsidP="002E1B48">
            <w:pPr>
              <w:rPr>
                <w:rFonts w:ascii="宋体" w:hAnsi="宋体" w:cs="宋体"/>
                <w:szCs w:val="21"/>
              </w:rPr>
            </w:pPr>
            <w:r>
              <w:rPr>
                <w:rFonts w:hint="eastAsia"/>
              </w:rPr>
              <w:t>int</w:t>
            </w:r>
          </w:p>
        </w:tc>
      </w:tr>
      <w:tr w:rsidR="00421069" w:rsidTr="002E1B48">
        <w:trPr>
          <w:trHeight w:val="357"/>
          <w:jc w:val="center"/>
        </w:trPr>
        <w:tc>
          <w:tcPr>
            <w:tcW w:w="1162" w:type="dxa"/>
            <w:tcBorders>
              <w:tl2br w:val="nil"/>
              <w:tr2bl w:val="nil"/>
            </w:tcBorders>
          </w:tcPr>
          <w:p w:rsidR="00421069" w:rsidRDefault="00421069" w:rsidP="002E1B48">
            <w:pPr>
              <w:rPr>
                <w:rFonts w:ascii="宋体" w:hAnsi="宋体"/>
                <w:szCs w:val="21"/>
              </w:rPr>
            </w:pPr>
            <w:r>
              <w:rPr>
                <w:rFonts w:hint="eastAsia"/>
              </w:rPr>
              <w:t>login_name</w:t>
            </w:r>
          </w:p>
        </w:tc>
        <w:tc>
          <w:tcPr>
            <w:tcW w:w="1396"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r>
              <w:rPr>
                <w:rFonts w:hint="eastAsia"/>
              </w:rPr>
              <w:t>登录名</w:t>
            </w:r>
          </w:p>
        </w:tc>
        <w:tc>
          <w:tcPr>
            <w:tcW w:w="732"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982" w:type="dxa"/>
            <w:tcBorders>
              <w:tl2br w:val="nil"/>
              <w:tr2bl w:val="nil"/>
            </w:tcBorders>
            <w:tcMar>
              <w:top w:w="0" w:type="dxa"/>
              <w:left w:w="108" w:type="dxa"/>
              <w:bottom w:w="0" w:type="dxa"/>
              <w:right w:w="108" w:type="dxa"/>
            </w:tcMar>
          </w:tcPr>
          <w:p w:rsidR="00421069" w:rsidRDefault="00421069" w:rsidP="002E1B48">
            <w:pPr>
              <w:jc w:val="left"/>
              <w:rPr>
                <w:szCs w:val="21"/>
              </w:rPr>
            </w:pPr>
          </w:p>
        </w:tc>
        <w:tc>
          <w:tcPr>
            <w:tcW w:w="715" w:type="dxa"/>
            <w:tcBorders>
              <w:tl2br w:val="nil"/>
              <w:tr2bl w:val="nil"/>
            </w:tcBorders>
          </w:tcPr>
          <w:p w:rsidR="00421069" w:rsidRDefault="00421069" w:rsidP="002E1B48">
            <w:pPr>
              <w:jc w:val="center"/>
              <w:rPr>
                <w:szCs w:val="21"/>
              </w:rPr>
            </w:pPr>
            <w:r>
              <w:rPr>
                <w:rFonts w:hint="eastAsia"/>
                <w:szCs w:val="21"/>
              </w:rPr>
              <w:t>N</w:t>
            </w:r>
          </w:p>
        </w:tc>
        <w:tc>
          <w:tcPr>
            <w:tcW w:w="681" w:type="dxa"/>
            <w:tcBorders>
              <w:tl2br w:val="nil"/>
              <w:tr2bl w:val="nil"/>
            </w:tcBorders>
          </w:tcPr>
          <w:p w:rsidR="00421069" w:rsidRDefault="00421069" w:rsidP="002E1B48">
            <w:pPr>
              <w:jc w:val="left"/>
              <w:rPr>
                <w:szCs w:val="21"/>
              </w:rPr>
            </w:pPr>
          </w:p>
        </w:tc>
        <w:tc>
          <w:tcPr>
            <w:tcW w:w="1692" w:type="dxa"/>
            <w:tcBorders>
              <w:tl2br w:val="nil"/>
              <w:tr2bl w:val="nil"/>
            </w:tcBorders>
            <w:vAlign w:val="center"/>
          </w:tcPr>
          <w:p w:rsidR="00421069" w:rsidRDefault="00421069" w:rsidP="002E1B48">
            <w:pPr>
              <w:rPr>
                <w:rFonts w:ascii="宋体" w:hAnsi="宋体" w:cs="宋体"/>
                <w:szCs w:val="21"/>
              </w:rPr>
            </w:pPr>
            <w:r>
              <w:rPr>
                <w:rFonts w:hint="eastAsia"/>
              </w:rPr>
              <w:t>varchar(255)</w:t>
            </w:r>
          </w:p>
        </w:tc>
      </w:tr>
      <w:tr w:rsidR="00421069" w:rsidTr="002E1B48">
        <w:trPr>
          <w:trHeight w:val="357"/>
          <w:jc w:val="center"/>
        </w:trPr>
        <w:tc>
          <w:tcPr>
            <w:tcW w:w="1162" w:type="dxa"/>
            <w:tcBorders>
              <w:tl2br w:val="nil"/>
              <w:tr2bl w:val="nil"/>
            </w:tcBorders>
          </w:tcPr>
          <w:p w:rsidR="00421069" w:rsidRDefault="00421069" w:rsidP="002E1B48">
            <w:pPr>
              <w:rPr>
                <w:rFonts w:ascii="宋体" w:hAnsi="宋体"/>
                <w:szCs w:val="21"/>
              </w:rPr>
            </w:pPr>
            <w:r>
              <w:rPr>
                <w:rFonts w:hint="eastAsia"/>
              </w:rPr>
              <w:t>password</w:t>
            </w:r>
          </w:p>
        </w:tc>
        <w:tc>
          <w:tcPr>
            <w:tcW w:w="1396"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r>
              <w:rPr>
                <w:rFonts w:hint="eastAsia"/>
              </w:rPr>
              <w:t>密码</w:t>
            </w:r>
          </w:p>
        </w:tc>
        <w:tc>
          <w:tcPr>
            <w:tcW w:w="732"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982" w:type="dxa"/>
            <w:tcBorders>
              <w:tl2br w:val="nil"/>
              <w:tr2bl w:val="nil"/>
            </w:tcBorders>
            <w:tcMar>
              <w:top w:w="0" w:type="dxa"/>
              <w:left w:w="108" w:type="dxa"/>
              <w:bottom w:w="0" w:type="dxa"/>
              <w:right w:w="108" w:type="dxa"/>
            </w:tcMar>
          </w:tcPr>
          <w:p w:rsidR="00421069" w:rsidRDefault="00421069" w:rsidP="002E1B48">
            <w:pPr>
              <w:jc w:val="left"/>
              <w:rPr>
                <w:szCs w:val="21"/>
              </w:rPr>
            </w:pPr>
          </w:p>
        </w:tc>
        <w:tc>
          <w:tcPr>
            <w:tcW w:w="715" w:type="dxa"/>
            <w:tcBorders>
              <w:tl2br w:val="nil"/>
              <w:tr2bl w:val="nil"/>
            </w:tcBorders>
          </w:tcPr>
          <w:p w:rsidR="00421069" w:rsidRDefault="00421069" w:rsidP="002E1B48">
            <w:pPr>
              <w:jc w:val="center"/>
              <w:rPr>
                <w:szCs w:val="21"/>
              </w:rPr>
            </w:pPr>
            <w:r>
              <w:rPr>
                <w:rFonts w:hint="eastAsia"/>
                <w:szCs w:val="21"/>
              </w:rPr>
              <w:t>N</w:t>
            </w:r>
          </w:p>
        </w:tc>
        <w:tc>
          <w:tcPr>
            <w:tcW w:w="681" w:type="dxa"/>
            <w:tcBorders>
              <w:tl2br w:val="nil"/>
              <w:tr2bl w:val="nil"/>
            </w:tcBorders>
          </w:tcPr>
          <w:p w:rsidR="00421069" w:rsidRDefault="00421069" w:rsidP="002E1B48">
            <w:pPr>
              <w:jc w:val="left"/>
              <w:rPr>
                <w:szCs w:val="21"/>
              </w:rPr>
            </w:pPr>
          </w:p>
        </w:tc>
        <w:tc>
          <w:tcPr>
            <w:tcW w:w="1692" w:type="dxa"/>
            <w:tcBorders>
              <w:tl2br w:val="nil"/>
              <w:tr2bl w:val="nil"/>
            </w:tcBorders>
            <w:vAlign w:val="center"/>
          </w:tcPr>
          <w:p w:rsidR="00421069" w:rsidRDefault="00421069" w:rsidP="00EC4E11">
            <w:pPr>
              <w:rPr>
                <w:rFonts w:ascii="宋体" w:hAnsi="宋体" w:cs="宋体"/>
                <w:szCs w:val="21"/>
              </w:rPr>
            </w:pPr>
            <w:commentRangeStart w:id="444"/>
            <w:r w:rsidRPr="00EC4E11">
              <w:t>varchar(</w:t>
            </w:r>
            <w:r w:rsidR="00B50E3F" w:rsidRPr="000D278B">
              <w:t>8</w:t>
            </w:r>
            <w:r w:rsidRPr="00EC4E11">
              <w:t>)</w:t>
            </w:r>
            <w:commentRangeEnd w:id="444"/>
            <w:r w:rsidR="00ED3949" w:rsidRPr="00EC4E11">
              <w:rPr>
                <w:rStyle w:val="aa"/>
              </w:rPr>
              <w:commentReference w:id="444"/>
            </w:r>
          </w:p>
        </w:tc>
      </w:tr>
      <w:tr w:rsidR="00421069" w:rsidTr="002E1B48">
        <w:trPr>
          <w:trHeight w:val="670"/>
          <w:jc w:val="center"/>
        </w:trPr>
        <w:tc>
          <w:tcPr>
            <w:tcW w:w="1162" w:type="dxa"/>
            <w:tcBorders>
              <w:tl2br w:val="nil"/>
              <w:tr2bl w:val="nil"/>
            </w:tcBorders>
          </w:tcPr>
          <w:p w:rsidR="00421069" w:rsidRDefault="00421069" w:rsidP="002E1B48">
            <w:pPr>
              <w:rPr>
                <w:rFonts w:ascii="宋体" w:hAnsi="宋体"/>
                <w:szCs w:val="21"/>
              </w:rPr>
            </w:pPr>
            <w:r>
              <w:rPr>
                <w:rFonts w:hint="eastAsia"/>
              </w:rPr>
              <w:t>user_type</w:t>
            </w:r>
          </w:p>
        </w:tc>
        <w:tc>
          <w:tcPr>
            <w:tcW w:w="1396"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r>
              <w:rPr>
                <w:rFonts w:hint="eastAsia"/>
              </w:rPr>
              <w:t>用户类型</w:t>
            </w:r>
          </w:p>
        </w:tc>
        <w:tc>
          <w:tcPr>
            <w:tcW w:w="732"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982" w:type="dxa"/>
            <w:tcBorders>
              <w:tl2br w:val="nil"/>
              <w:tr2bl w:val="nil"/>
            </w:tcBorders>
            <w:tcMar>
              <w:top w:w="0" w:type="dxa"/>
              <w:left w:w="108" w:type="dxa"/>
              <w:bottom w:w="0" w:type="dxa"/>
              <w:right w:w="108" w:type="dxa"/>
            </w:tcMar>
          </w:tcPr>
          <w:p w:rsidR="00421069" w:rsidRDefault="00421069" w:rsidP="002E1B48">
            <w:pPr>
              <w:jc w:val="left"/>
              <w:rPr>
                <w:szCs w:val="21"/>
              </w:rPr>
            </w:pPr>
          </w:p>
        </w:tc>
        <w:tc>
          <w:tcPr>
            <w:tcW w:w="715" w:type="dxa"/>
            <w:tcBorders>
              <w:tl2br w:val="nil"/>
              <w:tr2bl w:val="nil"/>
            </w:tcBorders>
          </w:tcPr>
          <w:p w:rsidR="00421069" w:rsidRDefault="00421069" w:rsidP="002E1B48">
            <w:pPr>
              <w:jc w:val="center"/>
              <w:rPr>
                <w:szCs w:val="21"/>
              </w:rPr>
            </w:pPr>
            <w:r>
              <w:rPr>
                <w:rFonts w:hint="eastAsia"/>
                <w:szCs w:val="21"/>
              </w:rPr>
              <w:t>Y</w:t>
            </w:r>
          </w:p>
        </w:tc>
        <w:tc>
          <w:tcPr>
            <w:tcW w:w="681" w:type="dxa"/>
            <w:tcBorders>
              <w:tl2br w:val="nil"/>
              <w:tr2bl w:val="nil"/>
            </w:tcBorders>
          </w:tcPr>
          <w:p w:rsidR="00421069" w:rsidRDefault="00421069" w:rsidP="002E1B48">
            <w:pPr>
              <w:jc w:val="left"/>
              <w:rPr>
                <w:szCs w:val="21"/>
              </w:rPr>
            </w:pPr>
          </w:p>
        </w:tc>
        <w:tc>
          <w:tcPr>
            <w:tcW w:w="1692" w:type="dxa"/>
            <w:tcBorders>
              <w:tl2br w:val="nil"/>
              <w:tr2bl w:val="nil"/>
            </w:tcBorders>
            <w:vAlign w:val="center"/>
          </w:tcPr>
          <w:p w:rsidR="00421069" w:rsidRDefault="00421069" w:rsidP="002E1B48">
            <w:pPr>
              <w:rPr>
                <w:rFonts w:ascii="宋体" w:hAnsi="宋体" w:cs="宋体"/>
                <w:szCs w:val="21"/>
              </w:rPr>
            </w:pPr>
            <w:r>
              <w:rPr>
                <w:rFonts w:hint="eastAsia"/>
              </w:rPr>
              <w:t>char(1)</w:t>
            </w:r>
          </w:p>
        </w:tc>
      </w:tr>
      <w:tr w:rsidR="00421069" w:rsidTr="002E1B48">
        <w:trPr>
          <w:trHeight w:val="357"/>
          <w:jc w:val="center"/>
        </w:trPr>
        <w:tc>
          <w:tcPr>
            <w:tcW w:w="1162" w:type="dxa"/>
            <w:tcBorders>
              <w:tl2br w:val="nil"/>
              <w:tr2bl w:val="nil"/>
            </w:tcBorders>
          </w:tcPr>
          <w:p w:rsidR="00421069" w:rsidRDefault="00421069" w:rsidP="002E1B48">
            <w:r>
              <w:rPr>
                <w:rFonts w:hint="eastAsia"/>
              </w:rPr>
              <w:t>create_by</w:t>
            </w:r>
          </w:p>
        </w:tc>
        <w:tc>
          <w:tcPr>
            <w:tcW w:w="1396"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r>
              <w:rPr>
                <w:rFonts w:hint="eastAsia"/>
              </w:rPr>
              <w:t>创建者</w:t>
            </w:r>
          </w:p>
        </w:tc>
        <w:tc>
          <w:tcPr>
            <w:tcW w:w="732"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982" w:type="dxa"/>
            <w:tcBorders>
              <w:tl2br w:val="nil"/>
              <w:tr2bl w:val="nil"/>
            </w:tcBorders>
            <w:tcMar>
              <w:top w:w="0" w:type="dxa"/>
              <w:left w:w="108" w:type="dxa"/>
              <w:bottom w:w="0" w:type="dxa"/>
              <w:right w:w="108" w:type="dxa"/>
            </w:tcMar>
          </w:tcPr>
          <w:p w:rsidR="00421069" w:rsidRDefault="00421069" w:rsidP="002E1B48">
            <w:pPr>
              <w:jc w:val="left"/>
            </w:pPr>
          </w:p>
        </w:tc>
        <w:tc>
          <w:tcPr>
            <w:tcW w:w="715" w:type="dxa"/>
            <w:tcBorders>
              <w:tl2br w:val="nil"/>
              <w:tr2bl w:val="nil"/>
            </w:tcBorders>
          </w:tcPr>
          <w:p w:rsidR="00421069" w:rsidRDefault="00421069" w:rsidP="002E1B48">
            <w:pPr>
              <w:jc w:val="center"/>
              <w:rPr>
                <w:szCs w:val="21"/>
              </w:rPr>
            </w:pPr>
            <w:r>
              <w:rPr>
                <w:rFonts w:hint="eastAsia"/>
                <w:szCs w:val="21"/>
              </w:rPr>
              <w:t>Y</w:t>
            </w:r>
          </w:p>
        </w:tc>
        <w:tc>
          <w:tcPr>
            <w:tcW w:w="681" w:type="dxa"/>
            <w:tcBorders>
              <w:tl2br w:val="nil"/>
              <w:tr2bl w:val="nil"/>
            </w:tcBorders>
          </w:tcPr>
          <w:p w:rsidR="00421069" w:rsidRDefault="00421069" w:rsidP="002E1B48">
            <w:pPr>
              <w:jc w:val="left"/>
              <w:rPr>
                <w:szCs w:val="21"/>
              </w:rPr>
            </w:pPr>
          </w:p>
        </w:tc>
        <w:tc>
          <w:tcPr>
            <w:tcW w:w="1692" w:type="dxa"/>
            <w:tcBorders>
              <w:tl2br w:val="nil"/>
              <w:tr2bl w:val="nil"/>
            </w:tcBorders>
            <w:vAlign w:val="center"/>
          </w:tcPr>
          <w:p w:rsidR="00421069" w:rsidRDefault="00421069" w:rsidP="002E1B48">
            <w:pPr>
              <w:rPr>
                <w:rFonts w:ascii="宋体" w:hAnsi="宋体" w:cs="宋体"/>
                <w:szCs w:val="21"/>
              </w:rPr>
            </w:pPr>
            <w:r>
              <w:rPr>
                <w:rFonts w:hint="eastAsia"/>
              </w:rPr>
              <w:t>varchar(255)</w:t>
            </w:r>
          </w:p>
        </w:tc>
      </w:tr>
      <w:tr w:rsidR="00421069" w:rsidTr="002E1B48">
        <w:trPr>
          <w:trHeight w:val="357"/>
          <w:jc w:val="center"/>
        </w:trPr>
        <w:tc>
          <w:tcPr>
            <w:tcW w:w="1162" w:type="dxa"/>
            <w:tcBorders>
              <w:tl2br w:val="nil"/>
              <w:tr2bl w:val="nil"/>
            </w:tcBorders>
          </w:tcPr>
          <w:p w:rsidR="00421069" w:rsidRDefault="00421069" w:rsidP="002E1B48">
            <w:r>
              <w:rPr>
                <w:rFonts w:hint="eastAsia"/>
              </w:rPr>
              <w:t>create_date</w:t>
            </w:r>
          </w:p>
        </w:tc>
        <w:tc>
          <w:tcPr>
            <w:tcW w:w="1396" w:type="dxa"/>
            <w:tcBorders>
              <w:tl2br w:val="nil"/>
              <w:tr2bl w:val="nil"/>
            </w:tcBorders>
            <w:tcMar>
              <w:top w:w="0" w:type="dxa"/>
              <w:left w:w="108" w:type="dxa"/>
              <w:bottom w:w="0" w:type="dxa"/>
              <w:right w:w="108" w:type="dxa"/>
            </w:tcMar>
          </w:tcPr>
          <w:p w:rsidR="00421069" w:rsidRDefault="00421069" w:rsidP="002E1B48">
            <w:pPr>
              <w:jc w:val="left"/>
            </w:pPr>
            <w:r>
              <w:rPr>
                <w:rFonts w:hint="eastAsia"/>
              </w:rPr>
              <w:t>创建时间</w:t>
            </w:r>
          </w:p>
        </w:tc>
        <w:tc>
          <w:tcPr>
            <w:tcW w:w="732"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982" w:type="dxa"/>
            <w:tcBorders>
              <w:tl2br w:val="nil"/>
              <w:tr2bl w:val="nil"/>
            </w:tcBorders>
            <w:tcMar>
              <w:top w:w="0" w:type="dxa"/>
              <w:left w:w="108" w:type="dxa"/>
              <w:bottom w:w="0" w:type="dxa"/>
              <w:right w:w="108" w:type="dxa"/>
            </w:tcMar>
          </w:tcPr>
          <w:p w:rsidR="00421069" w:rsidRDefault="00421069" w:rsidP="002E1B48">
            <w:pPr>
              <w:jc w:val="left"/>
            </w:pPr>
          </w:p>
        </w:tc>
        <w:tc>
          <w:tcPr>
            <w:tcW w:w="715" w:type="dxa"/>
            <w:tcBorders>
              <w:tl2br w:val="nil"/>
              <w:tr2bl w:val="nil"/>
            </w:tcBorders>
          </w:tcPr>
          <w:p w:rsidR="00421069" w:rsidRDefault="00421069" w:rsidP="002E1B48">
            <w:pPr>
              <w:jc w:val="center"/>
              <w:rPr>
                <w:szCs w:val="21"/>
              </w:rPr>
            </w:pPr>
            <w:r>
              <w:rPr>
                <w:rFonts w:hint="eastAsia"/>
                <w:szCs w:val="21"/>
              </w:rPr>
              <w:t>Y</w:t>
            </w:r>
          </w:p>
        </w:tc>
        <w:tc>
          <w:tcPr>
            <w:tcW w:w="681" w:type="dxa"/>
            <w:tcBorders>
              <w:tl2br w:val="nil"/>
              <w:tr2bl w:val="nil"/>
            </w:tcBorders>
          </w:tcPr>
          <w:p w:rsidR="00421069" w:rsidRDefault="00421069" w:rsidP="002E1B48">
            <w:pPr>
              <w:jc w:val="left"/>
              <w:rPr>
                <w:szCs w:val="21"/>
              </w:rPr>
            </w:pPr>
          </w:p>
        </w:tc>
        <w:tc>
          <w:tcPr>
            <w:tcW w:w="1692" w:type="dxa"/>
            <w:tcBorders>
              <w:tl2br w:val="nil"/>
              <w:tr2bl w:val="nil"/>
            </w:tcBorders>
            <w:vAlign w:val="center"/>
          </w:tcPr>
          <w:p w:rsidR="00421069" w:rsidRDefault="00421069" w:rsidP="002E1B48">
            <w:r>
              <w:rPr>
                <w:rFonts w:hint="eastAsia"/>
              </w:rPr>
              <w:t>datetime</w:t>
            </w:r>
          </w:p>
        </w:tc>
      </w:tr>
      <w:tr w:rsidR="00421069" w:rsidTr="002E1B48">
        <w:trPr>
          <w:trHeight w:val="357"/>
          <w:jc w:val="center"/>
        </w:trPr>
        <w:tc>
          <w:tcPr>
            <w:tcW w:w="1162" w:type="dxa"/>
            <w:tcBorders>
              <w:tl2br w:val="nil"/>
              <w:tr2bl w:val="nil"/>
            </w:tcBorders>
          </w:tcPr>
          <w:p w:rsidR="00421069" w:rsidRDefault="00421069" w:rsidP="002E1B48">
            <w:r>
              <w:rPr>
                <w:rFonts w:hint="eastAsia"/>
              </w:rPr>
              <w:t>update_by</w:t>
            </w:r>
          </w:p>
        </w:tc>
        <w:tc>
          <w:tcPr>
            <w:tcW w:w="1396" w:type="dxa"/>
            <w:tcBorders>
              <w:tl2br w:val="nil"/>
              <w:tr2bl w:val="nil"/>
            </w:tcBorders>
            <w:tcMar>
              <w:top w:w="0" w:type="dxa"/>
              <w:left w:w="108" w:type="dxa"/>
              <w:bottom w:w="0" w:type="dxa"/>
              <w:right w:w="108" w:type="dxa"/>
            </w:tcMar>
          </w:tcPr>
          <w:p w:rsidR="00421069" w:rsidRDefault="00421069" w:rsidP="002E1B48">
            <w:pPr>
              <w:jc w:val="left"/>
            </w:pPr>
            <w:r>
              <w:rPr>
                <w:rFonts w:hint="eastAsia"/>
              </w:rPr>
              <w:t>更新人</w:t>
            </w:r>
          </w:p>
        </w:tc>
        <w:tc>
          <w:tcPr>
            <w:tcW w:w="732"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982" w:type="dxa"/>
            <w:tcBorders>
              <w:tl2br w:val="nil"/>
              <w:tr2bl w:val="nil"/>
            </w:tcBorders>
            <w:tcMar>
              <w:top w:w="0" w:type="dxa"/>
              <w:left w:w="108" w:type="dxa"/>
              <w:bottom w:w="0" w:type="dxa"/>
              <w:right w:w="108" w:type="dxa"/>
            </w:tcMar>
          </w:tcPr>
          <w:p w:rsidR="00421069" w:rsidRDefault="00421069" w:rsidP="002E1B48">
            <w:pPr>
              <w:jc w:val="left"/>
            </w:pPr>
          </w:p>
        </w:tc>
        <w:tc>
          <w:tcPr>
            <w:tcW w:w="715" w:type="dxa"/>
            <w:tcBorders>
              <w:tl2br w:val="nil"/>
              <w:tr2bl w:val="nil"/>
            </w:tcBorders>
          </w:tcPr>
          <w:p w:rsidR="00421069" w:rsidRDefault="00421069" w:rsidP="002E1B48">
            <w:pPr>
              <w:jc w:val="center"/>
              <w:rPr>
                <w:szCs w:val="21"/>
              </w:rPr>
            </w:pPr>
            <w:r>
              <w:rPr>
                <w:rFonts w:hint="eastAsia"/>
                <w:szCs w:val="21"/>
              </w:rPr>
              <w:t>Y</w:t>
            </w:r>
          </w:p>
        </w:tc>
        <w:tc>
          <w:tcPr>
            <w:tcW w:w="681" w:type="dxa"/>
            <w:tcBorders>
              <w:tl2br w:val="nil"/>
              <w:tr2bl w:val="nil"/>
            </w:tcBorders>
          </w:tcPr>
          <w:p w:rsidR="00421069" w:rsidRDefault="00421069" w:rsidP="002E1B48">
            <w:pPr>
              <w:jc w:val="left"/>
              <w:rPr>
                <w:szCs w:val="21"/>
              </w:rPr>
            </w:pPr>
          </w:p>
        </w:tc>
        <w:tc>
          <w:tcPr>
            <w:tcW w:w="1692" w:type="dxa"/>
            <w:tcBorders>
              <w:tl2br w:val="nil"/>
              <w:tr2bl w:val="nil"/>
            </w:tcBorders>
            <w:vAlign w:val="center"/>
          </w:tcPr>
          <w:p w:rsidR="00421069" w:rsidRDefault="00421069" w:rsidP="002E1B48">
            <w:r>
              <w:rPr>
                <w:rFonts w:hint="eastAsia"/>
              </w:rPr>
              <w:t>varchar(255)</w:t>
            </w:r>
          </w:p>
        </w:tc>
      </w:tr>
      <w:tr w:rsidR="00421069" w:rsidTr="002E1B48">
        <w:trPr>
          <w:trHeight w:val="357"/>
          <w:jc w:val="center"/>
        </w:trPr>
        <w:tc>
          <w:tcPr>
            <w:tcW w:w="1162" w:type="dxa"/>
            <w:tcBorders>
              <w:tl2br w:val="nil"/>
              <w:tr2bl w:val="nil"/>
            </w:tcBorders>
          </w:tcPr>
          <w:p w:rsidR="00421069" w:rsidRDefault="00421069" w:rsidP="002E1B48">
            <w:r>
              <w:rPr>
                <w:rFonts w:hint="eastAsia"/>
              </w:rPr>
              <w:t>update_date</w:t>
            </w:r>
          </w:p>
        </w:tc>
        <w:tc>
          <w:tcPr>
            <w:tcW w:w="1396" w:type="dxa"/>
            <w:tcBorders>
              <w:tl2br w:val="nil"/>
              <w:tr2bl w:val="nil"/>
            </w:tcBorders>
            <w:tcMar>
              <w:top w:w="0" w:type="dxa"/>
              <w:left w:w="108" w:type="dxa"/>
              <w:bottom w:w="0" w:type="dxa"/>
              <w:right w:w="108" w:type="dxa"/>
            </w:tcMar>
          </w:tcPr>
          <w:p w:rsidR="00421069" w:rsidRDefault="00421069" w:rsidP="002E1B48">
            <w:pPr>
              <w:jc w:val="left"/>
            </w:pPr>
            <w:r>
              <w:rPr>
                <w:rFonts w:hint="eastAsia"/>
              </w:rPr>
              <w:t>更新时间</w:t>
            </w:r>
          </w:p>
        </w:tc>
        <w:tc>
          <w:tcPr>
            <w:tcW w:w="732"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982" w:type="dxa"/>
            <w:tcBorders>
              <w:tl2br w:val="nil"/>
              <w:tr2bl w:val="nil"/>
            </w:tcBorders>
            <w:tcMar>
              <w:top w:w="0" w:type="dxa"/>
              <w:left w:w="108" w:type="dxa"/>
              <w:bottom w:w="0" w:type="dxa"/>
              <w:right w:w="108" w:type="dxa"/>
            </w:tcMar>
          </w:tcPr>
          <w:p w:rsidR="00421069" w:rsidRDefault="00421069" w:rsidP="002E1B48">
            <w:pPr>
              <w:jc w:val="left"/>
            </w:pPr>
          </w:p>
        </w:tc>
        <w:tc>
          <w:tcPr>
            <w:tcW w:w="715" w:type="dxa"/>
            <w:tcBorders>
              <w:tl2br w:val="nil"/>
              <w:tr2bl w:val="nil"/>
            </w:tcBorders>
          </w:tcPr>
          <w:p w:rsidR="00421069" w:rsidRDefault="00421069" w:rsidP="002E1B48">
            <w:pPr>
              <w:jc w:val="center"/>
              <w:rPr>
                <w:szCs w:val="21"/>
              </w:rPr>
            </w:pPr>
            <w:r>
              <w:rPr>
                <w:rFonts w:hint="eastAsia"/>
                <w:szCs w:val="21"/>
              </w:rPr>
              <w:t>Y</w:t>
            </w:r>
          </w:p>
        </w:tc>
        <w:tc>
          <w:tcPr>
            <w:tcW w:w="681" w:type="dxa"/>
            <w:tcBorders>
              <w:tl2br w:val="nil"/>
              <w:tr2bl w:val="nil"/>
            </w:tcBorders>
          </w:tcPr>
          <w:p w:rsidR="00421069" w:rsidRDefault="00421069" w:rsidP="002E1B48">
            <w:pPr>
              <w:jc w:val="left"/>
              <w:rPr>
                <w:szCs w:val="21"/>
              </w:rPr>
            </w:pPr>
          </w:p>
        </w:tc>
        <w:tc>
          <w:tcPr>
            <w:tcW w:w="1692" w:type="dxa"/>
            <w:tcBorders>
              <w:tl2br w:val="nil"/>
              <w:tr2bl w:val="nil"/>
            </w:tcBorders>
            <w:vAlign w:val="center"/>
          </w:tcPr>
          <w:p w:rsidR="00421069" w:rsidRDefault="00421069" w:rsidP="002E1B48">
            <w:r>
              <w:rPr>
                <w:rFonts w:hint="eastAsia"/>
              </w:rPr>
              <w:t>datetime</w:t>
            </w:r>
          </w:p>
        </w:tc>
      </w:tr>
      <w:tr w:rsidR="00421069" w:rsidTr="002E1B48">
        <w:trPr>
          <w:trHeight w:val="357"/>
          <w:jc w:val="center"/>
        </w:trPr>
        <w:tc>
          <w:tcPr>
            <w:tcW w:w="1162" w:type="dxa"/>
            <w:tcBorders>
              <w:tl2br w:val="nil"/>
              <w:tr2bl w:val="nil"/>
            </w:tcBorders>
          </w:tcPr>
          <w:p w:rsidR="00421069" w:rsidRDefault="00421069" w:rsidP="002E1B48">
            <w:r>
              <w:rPr>
                <w:rFonts w:hint="eastAsia"/>
              </w:rPr>
              <w:t>remarks</w:t>
            </w:r>
          </w:p>
        </w:tc>
        <w:tc>
          <w:tcPr>
            <w:tcW w:w="1396" w:type="dxa"/>
            <w:tcBorders>
              <w:tl2br w:val="nil"/>
              <w:tr2bl w:val="nil"/>
            </w:tcBorders>
            <w:tcMar>
              <w:top w:w="0" w:type="dxa"/>
              <w:left w:w="108" w:type="dxa"/>
              <w:bottom w:w="0" w:type="dxa"/>
              <w:right w:w="108" w:type="dxa"/>
            </w:tcMar>
          </w:tcPr>
          <w:p w:rsidR="00421069" w:rsidRDefault="00421069" w:rsidP="002E1B48">
            <w:pPr>
              <w:jc w:val="left"/>
            </w:pPr>
            <w:r>
              <w:rPr>
                <w:rFonts w:hint="eastAsia"/>
              </w:rPr>
              <w:t>备注信息</w:t>
            </w:r>
          </w:p>
        </w:tc>
        <w:tc>
          <w:tcPr>
            <w:tcW w:w="732"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982" w:type="dxa"/>
            <w:tcBorders>
              <w:tl2br w:val="nil"/>
              <w:tr2bl w:val="nil"/>
            </w:tcBorders>
            <w:tcMar>
              <w:top w:w="0" w:type="dxa"/>
              <w:left w:w="108" w:type="dxa"/>
              <w:bottom w:w="0" w:type="dxa"/>
              <w:right w:w="108" w:type="dxa"/>
            </w:tcMar>
          </w:tcPr>
          <w:p w:rsidR="00421069" w:rsidRDefault="00421069" w:rsidP="002E1B48">
            <w:pPr>
              <w:jc w:val="left"/>
            </w:pPr>
          </w:p>
        </w:tc>
        <w:tc>
          <w:tcPr>
            <w:tcW w:w="715" w:type="dxa"/>
            <w:tcBorders>
              <w:tl2br w:val="nil"/>
              <w:tr2bl w:val="nil"/>
            </w:tcBorders>
          </w:tcPr>
          <w:p w:rsidR="00421069" w:rsidRDefault="00421069" w:rsidP="002E1B48">
            <w:pPr>
              <w:jc w:val="center"/>
              <w:rPr>
                <w:szCs w:val="21"/>
              </w:rPr>
            </w:pPr>
            <w:r>
              <w:rPr>
                <w:rFonts w:hint="eastAsia"/>
                <w:szCs w:val="21"/>
              </w:rPr>
              <w:t>Y</w:t>
            </w:r>
          </w:p>
        </w:tc>
        <w:tc>
          <w:tcPr>
            <w:tcW w:w="681" w:type="dxa"/>
            <w:tcBorders>
              <w:tl2br w:val="nil"/>
              <w:tr2bl w:val="nil"/>
            </w:tcBorders>
          </w:tcPr>
          <w:p w:rsidR="00421069" w:rsidRDefault="00421069" w:rsidP="002E1B48">
            <w:pPr>
              <w:jc w:val="left"/>
              <w:rPr>
                <w:szCs w:val="21"/>
              </w:rPr>
            </w:pPr>
          </w:p>
        </w:tc>
        <w:tc>
          <w:tcPr>
            <w:tcW w:w="1692" w:type="dxa"/>
            <w:tcBorders>
              <w:tl2br w:val="nil"/>
              <w:tr2bl w:val="nil"/>
            </w:tcBorders>
            <w:vAlign w:val="center"/>
          </w:tcPr>
          <w:p w:rsidR="00421069" w:rsidRDefault="00421069" w:rsidP="002E1B48">
            <w:r>
              <w:rPr>
                <w:rFonts w:hint="eastAsia"/>
              </w:rPr>
              <w:t>varchar(255)</w:t>
            </w:r>
          </w:p>
        </w:tc>
      </w:tr>
      <w:tr w:rsidR="00421069" w:rsidTr="002E1B48">
        <w:trPr>
          <w:trHeight w:val="418"/>
          <w:jc w:val="center"/>
        </w:trPr>
        <w:tc>
          <w:tcPr>
            <w:tcW w:w="1162" w:type="dxa"/>
            <w:tcBorders>
              <w:tl2br w:val="nil"/>
              <w:tr2bl w:val="nil"/>
            </w:tcBorders>
          </w:tcPr>
          <w:p w:rsidR="00421069" w:rsidRDefault="00421069" w:rsidP="002E1B48">
            <w:r>
              <w:rPr>
                <w:rFonts w:hint="eastAsia"/>
              </w:rPr>
              <w:t>del_flag</w:t>
            </w:r>
          </w:p>
        </w:tc>
        <w:tc>
          <w:tcPr>
            <w:tcW w:w="1396" w:type="dxa"/>
            <w:tcBorders>
              <w:tl2br w:val="nil"/>
              <w:tr2bl w:val="nil"/>
            </w:tcBorders>
            <w:tcMar>
              <w:top w:w="0" w:type="dxa"/>
              <w:left w:w="108" w:type="dxa"/>
              <w:bottom w:w="0" w:type="dxa"/>
              <w:right w:w="108" w:type="dxa"/>
            </w:tcMar>
          </w:tcPr>
          <w:p w:rsidR="00421069" w:rsidRDefault="00421069" w:rsidP="002E1B48">
            <w:pPr>
              <w:jc w:val="left"/>
            </w:pPr>
            <w:r>
              <w:rPr>
                <w:rFonts w:hint="eastAsia"/>
              </w:rPr>
              <w:t>删除标记</w:t>
            </w:r>
          </w:p>
        </w:tc>
        <w:tc>
          <w:tcPr>
            <w:tcW w:w="732"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982" w:type="dxa"/>
            <w:tcBorders>
              <w:tl2br w:val="nil"/>
              <w:tr2bl w:val="nil"/>
            </w:tcBorders>
            <w:tcMar>
              <w:top w:w="0" w:type="dxa"/>
              <w:left w:w="108" w:type="dxa"/>
              <w:bottom w:w="0" w:type="dxa"/>
              <w:right w:w="108" w:type="dxa"/>
            </w:tcMar>
          </w:tcPr>
          <w:p w:rsidR="00421069" w:rsidRDefault="00421069" w:rsidP="002E1B48">
            <w:pPr>
              <w:jc w:val="left"/>
            </w:pPr>
          </w:p>
        </w:tc>
        <w:tc>
          <w:tcPr>
            <w:tcW w:w="715" w:type="dxa"/>
            <w:tcBorders>
              <w:tl2br w:val="nil"/>
              <w:tr2bl w:val="nil"/>
            </w:tcBorders>
          </w:tcPr>
          <w:p w:rsidR="00421069" w:rsidRDefault="00421069" w:rsidP="002E1B48">
            <w:pPr>
              <w:jc w:val="center"/>
              <w:rPr>
                <w:szCs w:val="21"/>
              </w:rPr>
            </w:pPr>
            <w:r>
              <w:rPr>
                <w:rFonts w:hint="eastAsia"/>
                <w:szCs w:val="21"/>
              </w:rPr>
              <w:t>Y</w:t>
            </w:r>
          </w:p>
        </w:tc>
        <w:tc>
          <w:tcPr>
            <w:tcW w:w="681" w:type="dxa"/>
            <w:tcBorders>
              <w:tl2br w:val="nil"/>
              <w:tr2bl w:val="nil"/>
            </w:tcBorders>
          </w:tcPr>
          <w:p w:rsidR="00421069" w:rsidRDefault="00421069" w:rsidP="002E1B48">
            <w:pPr>
              <w:jc w:val="left"/>
              <w:rPr>
                <w:szCs w:val="21"/>
              </w:rPr>
            </w:pPr>
          </w:p>
        </w:tc>
        <w:tc>
          <w:tcPr>
            <w:tcW w:w="1692" w:type="dxa"/>
            <w:tcBorders>
              <w:tl2br w:val="nil"/>
              <w:tr2bl w:val="nil"/>
            </w:tcBorders>
            <w:vAlign w:val="center"/>
          </w:tcPr>
          <w:p w:rsidR="00421069" w:rsidRDefault="00421069" w:rsidP="002E1B48">
            <w:r>
              <w:rPr>
                <w:rFonts w:hint="eastAsia"/>
              </w:rPr>
              <w:t>char(1)</w:t>
            </w:r>
          </w:p>
        </w:tc>
      </w:tr>
      <w:tr w:rsidR="00BE5ADC" w:rsidTr="002E1B48">
        <w:trPr>
          <w:trHeight w:val="418"/>
          <w:jc w:val="center"/>
          <w:ins w:id="445" w:author="xlli" w:date="2017-11-16T14:56:00Z"/>
        </w:trPr>
        <w:tc>
          <w:tcPr>
            <w:tcW w:w="1162" w:type="dxa"/>
            <w:tcBorders>
              <w:tl2br w:val="nil"/>
              <w:tr2bl w:val="nil"/>
            </w:tcBorders>
          </w:tcPr>
          <w:p w:rsidR="00BE5ADC" w:rsidRDefault="00BE5ADC" w:rsidP="002E1B48">
            <w:pPr>
              <w:rPr>
                <w:ins w:id="446" w:author="xlli" w:date="2017-11-16T14:56:00Z"/>
              </w:rPr>
            </w:pPr>
            <w:ins w:id="447" w:author="xlli" w:date="2017-11-16T14:57:00Z">
              <w:r w:rsidRPr="00BE5ADC">
                <w:t>salt</w:t>
              </w:r>
            </w:ins>
          </w:p>
        </w:tc>
        <w:tc>
          <w:tcPr>
            <w:tcW w:w="1396" w:type="dxa"/>
            <w:tcBorders>
              <w:tl2br w:val="nil"/>
              <w:tr2bl w:val="nil"/>
            </w:tcBorders>
            <w:tcMar>
              <w:top w:w="0" w:type="dxa"/>
              <w:left w:w="108" w:type="dxa"/>
              <w:bottom w:w="0" w:type="dxa"/>
              <w:right w:w="108" w:type="dxa"/>
            </w:tcMar>
          </w:tcPr>
          <w:p w:rsidR="00BE5ADC" w:rsidRDefault="00BE5ADC" w:rsidP="002E1B48">
            <w:pPr>
              <w:jc w:val="left"/>
              <w:rPr>
                <w:ins w:id="448" w:author="xlli" w:date="2017-11-16T14:56:00Z"/>
              </w:rPr>
            </w:pPr>
            <w:proofErr w:type="gramStart"/>
            <w:ins w:id="449" w:author="xlli" w:date="2017-11-16T14:57:00Z">
              <w:r>
                <w:rPr>
                  <w:rFonts w:hint="eastAsia"/>
                </w:rPr>
                <w:t>加密盐值</w:t>
              </w:r>
            </w:ins>
            <w:proofErr w:type="gramEnd"/>
          </w:p>
        </w:tc>
        <w:tc>
          <w:tcPr>
            <w:tcW w:w="732" w:type="dxa"/>
            <w:tcBorders>
              <w:tl2br w:val="nil"/>
              <w:tr2bl w:val="nil"/>
            </w:tcBorders>
            <w:tcMar>
              <w:top w:w="0" w:type="dxa"/>
              <w:left w:w="108" w:type="dxa"/>
              <w:bottom w:w="0" w:type="dxa"/>
              <w:right w:w="108" w:type="dxa"/>
            </w:tcMar>
          </w:tcPr>
          <w:p w:rsidR="00BE5ADC" w:rsidRDefault="00BE5ADC" w:rsidP="002E1B48">
            <w:pPr>
              <w:rPr>
                <w:ins w:id="450" w:author="xlli" w:date="2017-11-16T14:56:00Z"/>
                <w:rFonts w:cs="Calibri"/>
                <w:szCs w:val="21"/>
              </w:rPr>
            </w:pPr>
          </w:p>
        </w:tc>
        <w:tc>
          <w:tcPr>
            <w:tcW w:w="1982" w:type="dxa"/>
            <w:tcBorders>
              <w:tl2br w:val="nil"/>
              <w:tr2bl w:val="nil"/>
            </w:tcBorders>
            <w:tcMar>
              <w:top w:w="0" w:type="dxa"/>
              <w:left w:w="108" w:type="dxa"/>
              <w:bottom w:w="0" w:type="dxa"/>
              <w:right w:w="108" w:type="dxa"/>
            </w:tcMar>
          </w:tcPr>
          <w:p w:rsidR="00BE5ADC" w:rsidRDefault="00BE5ADC" w:rsidP="002E1B48">
            <w:pPr>
              <w:jc w:val="left"/>
              <w:rPr>
                <w:ins w:id="451" w:author="xlli" w:date="2017-11-16T14:56:00Z"/>
              </w:rPr>
            </w:pPr>
          </w:p>
        </w:tc>
        <w:tc>
          <w:tcPr>
            <w:tcW w:w="715" w:type="dxa"/>
            <w:tcBorders>
              <w:tl2br w:val="nil"/>
              <w:tr2bl w:val="nil"/>
            </w:tcBorders>
          </w:tcPr>
          <w:p w:rsidR="00BE5ADC" w:rsidRDefault="00BE5ADC" w:rsidP="002E1B48">
            <w:pPr>
              <w:jc w:val="center"/>
              <w:rPr>
                <w:ins w:id="452" w:author="xlli" w:date="2017-11-16T14:56:00Z"/>
                <w:szCs w:val="21"/>
              </w:rPr>
            </w:pPr>
            <w:ins w:id="453" w:author="xlli" w:date="2017-11-16T14:57:00Z">
              <w:r>
                <w:rPr>
                  <w:rFonts w:hint="eastAsia"/>
                  <w:szCs w:val="21"/>
                </w:rPr>
                <w:t>Y</w:t>
              </w:r>
            </w:ins>
          </w:p>
        </w:tc>
        <w:tc>
          <w:tcPr>
            <w:tcW w:w="681" w:type="dxa"/>
            <w:tcBorders>
              <w:tl2br w:val="nil"/>
              <w:tr2bl w:val="nil"/>
            </w:tcBorders>
          </w:tcPr>
          <w:p w:rsidR="00BE5ADC" w:rsidRDefault="00BE5ADC" w:rsidP="002E1B48">
            <w:pPr>
              <w:jc w:val="left"/>
              <w:rPr>
                <w:ins w:id="454" w:author="xlli" w:date="2017-11-16T14:56:00Z"/>
                <w:szCs w:val="21"/>
              </w:rPr>
            </w:pPr>
          </w:p>
        </w:tc>
        <w:tc>
          <w:tcPr>
            <w:tcW w:w="1692" w:type="dxa"/>
            <w:tcBorders>
              <w:tl2br w:val="nil"/>
              <w:tr2bl w:val="nil"/>
            </w:tcBorders>
            <w:vAlign w:val="center"/>
          </w:tcPr>
          <w:p w:rsidR="00BE5ADC" w:rsidRDefault="00C1121D" w:rsidP="002E1B48">
            <w:pPr>
              <w:rPr>
                <w:ins w:id="455" w:author="xlli" w:date="2017-11-16T14:56:00Z"/>
              </w:rPr>
            </w:pPr>
            <w:ins w:id="456" w:author="xlli" w:date="2017-11-16T14:57:00Z">
              <w:r>
                <w:rPr>
                  <w:rFonts w:hint="eastAsia"/>
                </w:rPr>
                <w:t>varchar(255)</w:t>
              </w:r>
            </w:ins>
          </w:p>
        </w:tc>
      </w:tr>
    </w:tbl>
    <w:p w:rsidR="000D1BF1" w:rsidRDefault="005D7766" w:rsidP="000D278B">
      <w:pPr>
        <w:pStyle w:val="5"/>
      </w:pPr>
      <w:bookmarkStart w:id="457" w:name="_Toc29286"/>
      <w:bookmarkStart w:id="458" w:name="_Toc333"/>
      <w:bookmarkStart w:id="459" w:name="_Toc492200341"/>
      <w:r>
        <w:rPr>
          <w:rFonts w:hint="eastAsia"/>
        </w:rPr>
        <w:t>银行用户（</w:t>
      </w:r>
      <w:r>
        <w:rPr>
          <w:rFonts w:hint="eastAsia"/>
        </w:rPr>
        <w:t>bank_user</w:t>
      </w:r>
      <w:r>
        <w:rPr>
          <w:rFonts w:hint="eastAsia"/>
        </w:rP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162"/>
        <w:gridCol w:w="1396"/>
        <w:gridCol w:w="732"/>
        <w:gridCol w:w="1982"/>
        <w:gridCol w:w="715"/>
        <w:gridCol w:w="681"/>
        <w:gridCol w:w="1692"/>
      </w:tblGrid>
      <w:tr w:rsidR="000D1BF1" w:rsidTr="00F02D83">
        <w:trPr>
          <w:trHeight w:val="357"/>
          <w:jc w:val="center"/>
        </w:trPr>
        <w:tc>
          <w:tcPr>
            <w:tcW w:w="1162" w:type="dxa"/>
            <w:tcBorders>
              <w:tl2br w:val="nil"/>
              <w:tr2bl w:val="nil"/>
            </w:tcBorders>
          </w:tcPr>
          <w:p w:rsidR="000D1BF1" w:rsidRDefault="005C636E" w:rsidP="00F02D83">
            <w:pPr>
              <w:rPr>
                <w:rFonts w:ascii="宋体" w:hAnsi="宋体"/>
                <w:b/>
                <w:szCs w:val="21"/>
              </w:rPr>
            </w:pPr>
            <w:r>
              <w:rPr>
                <w:rFonts w:ascii="宋体" w:hAnsi="宋体" w:hint="eastAsia"/>
                <w:b/>
                <w:szCs w:val="21"/>
              </w:rPr>
              <w:t>BANK</w:t>
            </w:r>
            <w:r w:rsidR="000D1BF1">
              <w:rPr>
                <w:rFonts w:ascii="宋体" w:hAnsi="宋体" w:hint="eastAsia"/>
                <w:b/>
                <w:szCs w:val="21"/>
              </w:rPr>
              <w:t>_USER</w:t>
            </w:r>
          </w:p>
        </w:tc>
        <w:tc>
          <w:tcPr>
            <w:tcW w:w="7198" w:type="dxa"/>
            <w:gridSpan w:val="6"/>
            <w:tcBorders>
              <w:tl2br w:val="nil"/>
              <w:tr2bl w:val="nil"/>
            </w:tcBorders>
            <w:tcMar>
              <w:top w:w="0" w:type="dxa"/>
              <w:left w:w="108" w:type="dxa"/>
              <w:bottom w:w="0" w:type="dxa"/>
              <w:right w:w="108" w:type="dxa"/>
            </w:tcMar>
          </w:tcPr>
          <w:p w:rsidR="000D1BF1" w:rsidRDefault="005C636E">
            <w:pPr>
              <w:rPr>
                <w:rFonts w:ascii="宋体" w:hAnsi="宋体"/>
                <w:szCs w:val="21"/>
              </w:rPr>
            </w:pPr>
            <w:r>
              <w:rPr>
                <w:rFonts w:ascii="宋体" w:hAnsi="宋体" w:hint="eastAsia"/>
                <w:b/>
                <w:szCs w:val="21"/>
              </w:rPr>
              <w:t>银行</w:t>
            </w:r>
            <w:r w:rsidR="000D1BF1">
              <w:rPr>
                <w:rFonts w:ascii="宋体" w:hAnsi="宋体" w:hint="eastAsia"/>
                <w:b/>
                <w:szCs w:val="21"/>
              </w:rPr>
              <w:t>人员表</w:t>
            </w:r>
          </w:p>
        </w:tc>
      </w:tr>
      <w:tr w:rsidR="000D1BF1" w:rsidTr="00F02D83">
        <w:trPr>
          <w:trHeight w:val="670"/>
          <w:jc w:val="center"/>
        </w:trPr>
        <w:tc>
          <w:tcPr>
            <w:tcW w:w="1162" w:type="dxa"/>
            <w:tcBorders>
              <w:tl2br w:val="nil"/>
              <w:tr2bl w:val="nil"/>
            </w:tcBorders>
          </w:tcPr>
          <w:p w:rsidR="000D1BF1" w:rsidRDefault="000D1BF1" w:rsidP="00F02D83">
            <w:r>
              <w:rPr>
                <w:rFonts w:ascii="宋体" w:hAnsi="宋体" w:hint="eastAsia"/>
                <w:szCs w:val="21"/>
              </w:rPr>
              <w:t>字段代码</w:t>
            </w:r>
          </w:p>
        </w:tc>
        <w:tc>
          <w:tcPr>
            <w:tcW w:w="1396" w:type="dxa"/>
            <w:tcBorders>
              <w:tl2br w:val="nil"/>
              <w:tr2bl w:val="nil"/>
            </w:tcBorders>
            <w:tcMar>
              <w:top w:w="0" w:type="dxa"/>
              <w:left w:w="108" w:type="dxa"/>
              <w:bottom w:w="0" w:type="dxa"/>
              <w:right w:w="108" w:type="dxa"/>
            </w:tcMar>
          </w:tcPr>
          <w:p w:rsidR="000D1BF1" w:rsidRDefault="000D1BF1" w:rsidP="00F02D83">
            <w:pPr>
              <w:rPr>
                <w:rFonts w:cs="Calibri"/>
                <w:szCs w:val="21"/>
              </w:rPr>
            </w:pPr>
            <w:r>
              <w:rPr>
                <w:rFonts w:ascii="宋体" w:hAnsi="宋体" w:hint="eastAsia"/>
                <w:szCs w:val="21"/>
              </w:rPr>
              <w:t>字段名</w:t>
            </w:r>
          </w:p>
        </w:tc>
        <w:tc>
          <w:tcPr>
            <w:tcW w:w="732" w:type="dxa"/>
            <w:tcBorders>
              <w:tl2br w:val="nil"/>
              <w:tr2bl w:val="nil"/>
            </w:tcBorders>
            <w:tcMar>
              <w:top w:w="0" w:type="dxa"/>
              <w:left w:w="108" w:type="dxa"/>
              <w:bottom w:w="0" w:type="dxa"/>
              <w:right w:w="108" w:type="dxa"/>
            </w:tcMar>
          </w:tcPr>
          <w:p w:rsidR="000D1BF1" w:rsidRDefault="000D1BF1" w:rsidP="00F02D83">
            <w:pPr>
              <w:rPr>
                <w:rFonts w:cs="Calibri"/>
                <w:szCs w:val="21"/>
              </w:rPr>
            </w:pPr>
            <w:r>
              <w:rPr>
                <w:rFonts w:ascii="宋体" w:hAnsi="宋体" w:hint="eastAsia"/>
                <w:szCs w:val="21"/>
              </w:rPr>
              <w:t>主键</w:t>
            </w:r>
          </w:p>
        </w:tc>
        <w:tc>
          <w:tcPr>
            <w:tcW w:w="1982" w:type="dxa"/>
            <w:tcBorders>
              <w:tl2br w:val="nil"/>
              <w:tr2bl w:val="nil"/>
            </w:tcBorders>
            <w:tcMar>
              <w:top w:w="0" w:type="dxa"/>
              <w:left w:w="108" w:type="dxa"/>
              <w:bottom w:w="0" w:type="dxa"/>
              <w:right w:w="108" w:type="dxa"/>
            </w:tcMar>
          </w:tcPr>
          <w:p w:rsidR="000D1BF1" w:rsidRDefault="000D1BF1" w:rsidP="00F02D83">
            <w:r>
              <w:rPr>
                <w:rFonts w:ascii="宋体" w:hAnsi="宋体" w:hint="eastAsia"/>
                <w:szCs w:val="21"/>
              </w:rPr>
              <w:t>备注</w:t>
            </w:r>
          </w:p>
        </w:tc>
        <w:tc>
          <w:tcPr>
            <w:tcW w:w="715" w:type="dxa"/>
            <w:tcBorders>
              <w:tl2br w:val="nil"/>
              <w:tr2bl w:val="nil"/>
            </w:tcBorders>
          </w:tcPr>
          <w:p w:rsidR="000D1BF1" w:rsidRDefault="000D1BF1" w:rsidP="00F02D83">
            <w:pPr>
              <w:jc w:val="center"/>
              <w:rPr>
                <w:szCs w:val="21"/>
              </w:rPr>
            </w:pPr>
            <w:r>
              <w:rPr>
                <w:rFonts w:cs="Calibri" w:hint="eastAsia"/>
                <w:szCs w:val="21"/>
              </w:rPr>
              <w:t>可空</w:t>
            </w:r>
          </w:p>
        </w:tc>
        <w:tc>
          <w:tcPr>
            <w:tcW w:w="681" w:type="dxa"/>
            <w:tcBorders>
              <w:tl2br w:val="nil"/>
              <w:tr2bl w:val="nil"/>
            </w:tcBorders>
          </w:tcPr>
          <w:p w:rsidR="000D1BF1" w:rsidRDefault="000D1BF1" w:rsidP="00F02D83">
            <w:pPr>
              <w:rPr>
                <w:szCs w:val="21"/>
              </w:rPr>
            </w:pPr>
            <w:r>
              <w:rPr>
                <w:rFonts w:cs="Calibri" w:hint="eastAsia"/>
                <w:szCs w:val="21"/>
              </w:rPr>
              <w:t>默认值</w:t>
            </w:r>
          </w:p>
        </w:tc>
        <w:tc>
          <w:tcPr>
            <w:tcW w:w="1692" w:type="dxa"/>
            <w:tcBorders>
              <w:tl2br w:val="nil"/>
              <w:tr2bl w:val="nil"/>
            </w:tcBorders>
          </w:tcPr>
          <w:p w:rsidR="000D1BF1" w:rsidRDefault="000D1BF1" w:rsidP="00F02D83">
            <w:r>
              <w:rPr>
                <w:rFonts w:ascii="宋体" w:hAnsi="宋体" w:hint="eastAsia"/>
                <w:szCs w:val="21"/>
              </w:rPr>
              <w:t>类型</w:t>
            </w:r>
          </w:p>
        </w:tc>
      </w:tr>
      <w:tr w:rsidR="000D1BF1" w:rsidTr="00F02D83">
        <w:trPr>
          <w:trHeight w:val="357"/>
          <w:jc w:val="center"/>
        </w:trPr>
        <w:tc>
          <w:tcPr>
            <w:tcW w:w="1162" w:type="dxa"/>
            <w:tcBorders>
              <w:tl2br w:val="nil"/>
              <w:tr2bl w:val="nil"/>
            </w:tcBorders>
          </w:tcPr>
          <w:p w:rsidR="000D1BF1" w:rsidRDefault="000D1BF1" w:rsidP="00F02D83">
            <w:pPr>
              <w:rPr>
                <w:rFonts w:ascii="宋体" w:hAnsi="宋体"/>
                <w:szCs w:val="21"/>
              </w:rPr>
            </w:pPr>
            <w:r>
              <w:rPr>
                <w:rFonts w:hint="eastAsia"/>
              </w:rPr>
              <w:t>id</w:t>
            </w:r>
          </w:p>
        </w:tc>
        <w:tc>
          <w:tcPr>
            <w:tcW w:w="1396" w:type="dxa"/>
            <w:tcBorders>
              <w:tl2br w:val="nil"/>
              <w:tr2bl w:val="nil"/>
            </w:tcBorders>
            <w:tcMar>
              <w:top w:w="0" w:type="dxa"/>
              <w:left w:w="108" w:type="dxa"/>
              <w:bottom w:w="0" w:type="dxa"/>
              <w:right w:w="108" w:type="dxa"/>
            </w:tcMar>
          </w:tcPr>
          <w:p w:rsidR="000D1BF1" w:rsidRDefault="000D1BF1" w:rsidP="00F02D83">
            <w:pPr>
              <w:jc w:val="left"/>
              <w:rPr>
                <w:rFonts w:cs="Calibri"/>
                <w:szCs w:val="21"/>
              </w:rPr>
            </w:pPr>
            <w:r>
              <w:rPr>
                <w:rFonts w:hint="eastAsia"/>
              </w:rPr>
              <w:t>编号</w:t>
            </w:r>
          </w:p>
        </w:tc>
        <w:tc>
          <w:tcPr>
            <w:tcW w:w="732" w:type="dxa"/>
            <w:tcBorders>
              <w:tl2br w:val="nil"/>
              <w:tr2bl w:val="nil"/>
            </w:tcBorders>
            <w:tcMar>
              <w:top w:w="0" w:type="dxa"/>
              <w:left w:w="108" w:type="dxa"/>
              <w:bottom w:w="0" w:type="dxa"/>
              <w:right w:w="108" w:type="dxa"/>
            </w:tcMar>
          </w:tcPr>
          <w:p w:rsidR="000D1BF1" w:rsidRDefault="000D1BF1" w:rsidP="00F02D83">
            <w:pPr>
              <w:rPr>
                <w:rFonts w:cs="Calibri"/>
                <w:szCs w:val="21"/>
              </w:rPr>
            </w:pPr>
            <w:r>
              <w:rPr>
                <w:rFonts w:cs="Calibri" w:hint="eastAsia"/>
                <w:szCs w:val="21"/>
              </w:rPr>
              <w:t>Y</w:t>
            </w:r>
          </w:p>
        </w:tc>
        <w:tc>
          <w:tcPr>
            <w:tcW w:w="1982" w:type="dxa"/>
            <w:tcBorders>
              <w:tl2br w:val="nil"/>
              <w:tr2bl w:val="nil"/>
            </w:tcBorders>
            <w:tcMar>
              <w:top w:w="0" w:type="dxa"/>
              <w:left w:w="108" w:type="dxa"/>
              <w:bottom w:w="0" w:type="dxa"/>
              <w:right w:w="108" w:type="dxa"/>
            </w:tcMar>
          </w:tcPr>
          <w:p w:rsidR="000D1BF1" w:rsidRDefault="000D1BF1" w:rsidP="00F02D83">
            <w:pPr>
              <w:jc w:val="left"/>
              <w:rPr>
                <w:szCs w:val="21"/>
              </w:rPr>
            </w:pPr>
            <w:r>
              <w:rPr>
                <w:rFonts w:hint="eastAsia"/>
                <w:szCs w:val="21"/>
              </w:rPr>
              <w:t>自动递增</w:t>
            </w:r>
          </w:p>
        </w:tc>
        <w:tc>
          <w:tcPr>
            <w:tcW w:w="715" w:type="dxa"/>
            <w:tcBorders>
              <w:tl2br w:val="nil"/>
              <w:tr2bl w:val="nil"/>
            </w:tcBorders>
          </w:tcPr>
          <w:p w:rsidR="000D1BF1" w:rsidRDefault="000D1BF1" w:rsidP="00F02D83">
            <w:pPr>
              <w:jc w:val="center"/>
              <w:rPr>
                <w:szCs w:val="21"/>
              </w:rPr>
            </w:pPr>
            <w:r>
              <w:rPr>
                <w:rFonts w:hint="eastAsia"/>
                <w:szCs w:val="21"/>
              </w:rPr>
              <w:t>N</w:t>
            </w:r>
          </w:p>
        </w:tc>
        <w:tc>
          <w:tcPr>
            <w:tcW w:w="681" w:type="dxa"/>
            <w:tcBorders>
              <w:tl2br w:val="nil"/>
              <w:tr2bl w:val="nil"/>
            </w:tcBorders>
          </w:tcPr>
          <w:p w:rsidR="000D1BF1" w:rsidRDefault="000D1BF1" w:rsidP="00F02D83">
            <w:pPr>
              <w:jc w:val="left"/>
              <w:rPr>
                <w:szCs w:val="21"/>
              </w:rPr>
            </w:pPr>
          </w:p>
        </w:tc>
        <w:tc>
          <w:tcPr>
            <w:tcW w:w="1692" w:type="dxa"/>
            <w:tcBorders>
              <w:tl2br w:val="nil"/>
              <w:tr2bl w:val="nil"/>
            </w:tcBorders>
            <w:vAlign w:val="center"/>
          </w:tcPr>
          <w:p w:rsidR="000D1BF1" w:rsidRDefault="000D1BF1" w:rsidP="00F02D83">
            <w:pPr>
              <w:rPr>
                <w:rFonts w:ascii="宋体" w:hAnsi="宋体" w:cs="宋体"/>
                <w:szCs w:val="21"/>
              </w:rPr>
            </w:pPr>
            <w:r>
              <w:rPr>
                <w:rFonts w:hint="eastAsia"/>
              </w:rPr>
              <w:t>int</w:t>
            </w:r>
          </w:p>
        </w:tc>
      </w:tr>
      <w:tr w:rsidR="000D1BF1" w:rsidTr="00F02D83">
        <w:trPr>
          <w:trHeight w:val="670"/>
          <w:jc w:val="center"/>
        </w:trPr>
        <w:tc>
          <w:tcPr>
            <w:tcW w:w="1162" w:type="dxa"/>
            <w:tcBorders>
              <w:tl2br w:val="nil"/>
              <w:tr2bl w:val="nil"/>
            </w:tcBorders>
          </w:tcPr>
          <w:p w:rsidR="000D1BF1" w:rsidRDefault="005D7766" w:rsidP="00F02D83">
            <w:pPr>
              <w:rPr>
                <w:rFonts w:ascii="宋体" w:hAnsi="宋体"/>
                <w:szCs w:val="21"/>
              </w:rPr>
            </w:pPr>
            <w:r>
              <w:rPr>
                <w:rFonts w:hint="eastAsia"/>
              </w:rPr>
              <w:t>user</w:t>
            </w:r>
            <w:r w:rsidR="000D1BF1">
              <w:rPr>
                <w:rFonts w:hint="eastAsia"/>
              </w:rPr>
              <w:t>_id</w:t>
            </w:r>
          </w:p>
        </w:tc>
        <w:tc>
          <w:tcPr>
            <w:tcW w:w="1396" w:type="dxa"/>
            <w:tcBorders>
              <w:tl2br w:val="nil"/>
              <w:tr2bl w:val="nil"/>
            </w:tcBorders>
            <w:tcMar>
              <w:top w:w="0" w:type="dxa"/>
              <w:left w:w="108" w:type="dxa"/>
              <w:bottom w:w="0" w:type="dxa"/>
              <w:right w:w="108" w:type="dxa"/>
            </w:tcMar>
          </w:tcPr>
          <w:p w:rsidR="000D1BF1" w:rsidRDefault="005D7766" w:rsidP="00F02D83">
            <w:pPr>
              <w:jc w:val="left"/>
              <w:rPr>
                <w:rFonts w:cs="Calibri"/>
                <w:szCs w:val="21"/>
              </w:rPr>
            </w:pPr>
            <w:r>
              <w:rPr>
                <w:rFonts w:cs="Calibri" w:hint="eastAsia"/>
                <w:szCs w:val="21"/>
              </w:rPr>
              <w:t>用户</w:t>
            </w:r>
            <w:r>
              <w:rPr>
                <w:rFonts w:cs="Calibri" w:hint="eastAsia"/>
                <w:szCs w:val="21"/>
              </w:rPr>
              <w:t>ID</w:t>
            </w:r>
          </w:p>
        </w:tc>
        <w:tc>
          <w:tcPr>
            <w:tcW w:w="732" w:type="dxa"/>
            <w:tcBorders>
              <w:tl2br w:val="nil"/>
              <w:tr2bl w:val="nil"/>
            </w:tcBorders>
            <w:tcMar>
              <w:top w:w="0" w:type="dxa"/>
              <w:left w:w="108" w:type="dxa"/>
              <w:bottom w:w="0" w:type="dxa"/>
              <w:right w:w="108" w:type="dxa"/>
            </w:tcMar>
          </w:tcPr>
          <w:p w:rsidR="000D1BF1" w:rsidRDefault="000D1BF1" w:rsidP="00F02D83">
            <w:pPr>
              <w:rPr>
                <w:rFonts w:cs="Calibri"/>
                <w:szCs w:val="21"/>
              </w:rPr>
            </w:pPr>
          </w:p>
        </w:tc>
        <w:tc>
          <w:tcPr>
            <w:tcW w:w="1982" w:type="dxa"/>
            <w:tcBorders>
              <w:tl2br w:val="nil"/>
              <w:tr2bl w:val="nil"/>
            </w:tcBorders>
            <w:tcMar>
              <w:top w:w="0" w:type="dxa"/>
              <w:left w:w="108" w:type="dxa"/>
              <w:bottom w:w="0" w:type="dxa"/>
              <w:right w:w="108" w:type="dxa"/>
            </w:tcMar>
          </w:tcPr>
          <w:p w:rsidR="000D1BF1" w:rsidRDefault="005D7766" w:rsidP="00F02D83">
            <w:pPr>
              <w:jc w:val="left"/>
              <w:rPr>
                <w:szCs w:val="21"/>
              </w:rPr>
            </w:pPr>
            <w:proofErr w:type="gramStart"/>
            <w:r>
              <w:rPr>
                <w:rFonts w:hint="eastAsia"/>
              </w:rPr>
              <w:t>用户表主键</w:t>
            </w:r>
            <w:proofErr w:type="gramEnd"/>
          </w:p>
        </w:tc>
        <w:tc>
          <w:tcPr>
            <w:tcW w:w="715" w:type="dxa"/>
            <w:tcBorders>
              <w:tl2br w:val="nil"/>
              <w:tr2bl w:val="nil"/>
            </w:tcBorders>
          </w:tcPr>
          <w:p w:rsidR="000D1BF1" w:rsidRDefault="000D1BF1" w:rsidP="00F02D83">
            <w:pPr>
              <w:jc w:val="center"/>
              <w:rPr>
                <w:szCs w:val="21"/>
              </w:rPr>
            </w:pPr>
            <w:r>
              <w:rPr>
                <w:rFonts w:hint="eastAsia"/>
                <w:szCs w:val="21"/>
              </w:rPr>
              <w:t>N</w:t>
            </w:r>
          </w:p>
        </w:tc>
        <w:tc>
          <w:tcPr>
            <w:tcW w:w="681" w:type="dxa"/>
            <w:tcBorders>
              <w:tl2br w:val="nil"/>
              <w:tr2bl w:val="nil"/>
            </w:tcBorders>
          </w:tcPr>
          <w:p w:rsidR="000D1BF1" w:rsidRDefault="000D1BF1" w:rsidP="00F02D83">
            <w:pPr>
              <w:jc w:val="left"/>
              <w:rPr>
                <w:szCs w:val="21"/>
              </w:rPr>
            </w:pPr>
          </w:p>
        </w:tc>
        <w:tc>
          <w:tcPr>
            <w:tcW w:w="1692" w:type="dxa"/>
            <w:tcBorders>
              <w:tl2br w:val="nil"/>
              <w:tr2bl w:val="nil"/>
            </w:tcBorders>
            <w:vAlign w:val="center"/>
          </w:tcPr>
          <w:p w:rsidR="000D1BF1" w:rsidRDefault="000D1BF1" w:rsidP="00F02D83">
            <w:pPr>
              <w:rPr>
                <w:rFonts w:ascii="宋体" w:hAnsi="宋体" w:cs="宋体"/>
                <w:szCs w:val="21"/>
              </w:rPr>
            </w:pPr>
            <w:r>
              <w:rPr>
                <w:rFonts w:hint="eastAsia"/>
              </w:rPr>
              <w:t>int</w:t>
            </w:r>
          </w:p>
        </w:tc>
      </w:tr>
      <w:tr w:rsidR="00FE313E" w:rsidTr="00F02D83">
        <w:trPr>
          <w:trHeight w:val="670"/>
          <w:jc w:val="center"/>
        </w:trPr>
        <w:tc>
          <w:tcPr>
            <w:tcW w:w="1162" w:type="dxa"/>
            <w:tcBorders>
              <w:tl2br w:val="nil"/>
              <w:tr2bl w:val="nil"/>
            </w:tcBorders>
          </w:tcPr>
          <w:p w:rsidR="00FE313E" w:rsidRPr="000D278B" w:rsidRDefault="00FE313E" w:rsidP="00F02D83">
            <w:pPr>
              <w:rPr>
                <w:rFonts w:ascii="宋体" w:hAnsi="宋体"/>
                <w:color w:val="FF0000"/>
                <w:szCs w:val="21"/>
              </w:rPr>
            </w:pPr>
            <w:ins w:id="460" w:author="t450" w:date="2017-09-29T14:32:00Z">
              <w:r>
                <w:rPr>
                  <w:rFonts w:hint="eastAsia"/>
                </w:rPr>
                <w:t>org_id</w:t>
              </w:r>
            </w:ins>
            <w:del w:id="461" w:author="t450" w:date="2017-09-29T14:32:00Z">
              <w:r w:rsidRPr="000D278B" w:rsidDel="003F0ED2">
                <w:rPr>
                  <w:color w:val="FF0000"/>
                </w:rPr>
                <w:delText>dept_id</w:delText>
              </w:r>
            </w:del>
          </w:p>
        </w:tc>
        <w:tc>
          <w:tcPr>
            <w:tcW w:w="1396" w:type="dxa"/>
            <w:tcBorders>
              <w:tl2br w:val="nil"/>
              <w:tr2bl w:val="nil"/>
            </w:tcBorders>
            <w:tcMar>
              <w:top w:w="0" w:type="dxa"/>
              <w:left w:w="108" w:type="dxa"/>
              <w:bottom w:w="0" w:type="dxa"/>
              <w:right w:w="108" w:type="dxa"/>
            </w:tcMar>
          </w:tcPr>
          <w:p w:rsidR="00FE313E" w:rsidRPr="000D278B" w:rsidRDefault="00FE313E" w:rsidP="00F02D83">
            <w:pPr>
              <w:jc w:val="left"/>
              <w:rPr>
                <w:rFonts w:cs="Calibri"/>
                <w:color w:val="FF0000"/>
                <w:szCs w:val="21"/>
              </w:rPr>
            </w:pPr>
            <w:ins w:id="462" w:author="t450" w:date="2017-09-29T14:32:00Z">
              <w:r>
                <w:rPr>
                  <w:rFonts w:hint="eastAsia"/>
                </w:rPr>
                <w:t>归属公司</w:t>
              </w:r>
            </w:ins>
            <w:del w:id="463" w:author="t450" w:date="2017-09-29T14:32:00Z">
              <w:r w:rsidDel="003F0ED2">
                <w:rPr>
                  <w:rFonts w:hint="eastAsia"/>
                  <w:color w:val="FF0000"/>
                </w:rPr>
                <w:delText>科室</w:delText>
              </w:r>
            </w:del>
          </w:p>
        </w:tc>
        <w:tc>
          <w:tcPr>
            <w:tcW w:w="732" w:type="dxa"/>
            <w:tcBorders>
              <w:tl2br w:val="nil"/>
              <w:tr2bl w:val="nil"/>
            </w:tcBorders>
            <w:tcMar>
              <w:top w:w="0" w:type="dxa"/>
              <w:left w:w="108" w:type="dxa"/>
              <w:bottom w:w="0" w:type="dxa"/>
              <w:right w:w="108" w:type="dxa"/>
            </w:tcMar>
          </w:tcPr>
          <w:p w:rsidR="00FE313E" w:rsidRPr="000D278B" w:rsidRDefault="00FE313E" w:rsidP="00F02D83">
            <w:pPr>
              <w:rPr>
                <w:rFonts w:cs="Calibri"/>
                <w:color w:val="FF0000"/>
                <w:szCs w:val="21"/>
              </w:rPr>
            </w:pPr>
          </w:p>
        </w:tc>
        <w:tc>
          <w:tcPr>
            <w:tcW w:w="1982" w:type="dxa"/>
            <w:tcBorders>
              <w:tl2br w:val="nil"/>
              <w:tr2bl w:val="nil"/>
            </w:tcBorders>
            <w:tcMar>
              <w:top w:w="0" w:type="dxa"/>
              <w:left w:w="108" w:type="dxa"/>
              <w:bottom w:w="0" w:type="dxa"/>
              <w:right w:w="108" w:type="dxa"/>
            </w:tcMar>
          </w:tcPr>
          <w:p w:rsidR="00FE313E" w:rsidRPr="000D278B" w:rsidRDefault="00FE313E" w:rsidP="00F02D83">
            <w:pPr>
              <w:jc w:val="left"/>
              <w:rPr>
                <w:color w:val="FF0000"/>
                <w:szCs w:val="21"/>
              </w:rPr>
            </w:pPr>
            <w:ins w:id="464" w:author="t450" w:date="2017-09-29T14:32:00Z">
              <w:r>
                <w:rPr>
                  <w:rFonts w:hint="eastAsia"/>
                </w:rPr>
                <w:t>sys_org</w:t>
              </w:r>
              <w:r>
                <w:rPr>
                  <w:rFonts w:hint="eastAsia"/>
                </w:rPr>
                <w:t>表</w:t>
              </w:r>
              <w:r>
                <w:rPr>
                  <w:rFonts w:hint="eastAsia"/>
                </w:rPr>
                <w:t>type</w:t>
              </w:r>
              <w:r>
                <w:rPr>
                  <w:rFonts w:hint="eastAsia"/>
                </w:rPr>
                <w:t>为单位或公司</w:t>
              </w:r>
            </w:ins>
          </w:p>
        </w:tc>
        <w:tc>
          <w:tcPr>
            <w:tcW w:w="715" w:type="dxa"/>
            <w:tcBorders>
              <w:tl2br w:val="nil"/>
              <w:tr2bl w:val="nil"/>
            </w:tcBorders>
          </w:tcPr>
          <w:p w:rsidR="00FE313E" w:rsidRPr="000D278B" w:rsidRDefault="00FE313E" w:rsidP="00F02D83">
            <w:pPr>
              <w:jc w:val="center"/>
              <w:rPr>
                <w:color w:val="FF0000"/>
                <w:szCs w:val="21"/>
              </w:rPr>
            </w:pPr>
            <w:ins w:id="465" w:author="t450" w:date="2017-09-29T14:32:00Z">
              <w:r>
                <w:rPr>
                  <w:rFonts w:hint="eastAsia"/>
                  <w:szCs w:val="21"/>
                </w:rPr>
                <w:t>N</w:t>
              </w:r>
            </w:ins>
            <w:del w:id="466" w:author="t450" w:date="2017-09-29T14:32:00Z">
              <w:r w:rsidRPr="000D278B" w:rsidDel="003F0ED2">
                <w:rPr>
                  <w:color w:val="FF0000"/>
                  <w:szCs w:val="21"/>
                </w:rPr>
                <w:delText>N</w:delText>
              </w:r>
            </w:del>
          </w:p>
        </w:tc>
        <w:tc>
          <w:tcPr>
            <w:tcW w:w="681" w:type="dxa"/>
            <w:tcBorders>
              <w:tl2br w:val="nil"/>
              <w:tr2bl w:val="nil"/>
            </w:tcBorders>
          </w:tcPr>
          <w:p w:rsidR="00FE313E" w:rsidRPr="000D278B" w:rsidRDefault="00FE313E" w:rsidP="00F02D83">
            <w:pPr>
              <w:jc w:val="left"/>
              <w:rPr>
                <w:color w:val="FF0000"/>
                <w:szCs w:val="21"/>
              </w:rPr>
            </w:pPr>
          </w:p>
        </w:tc>
        <w:tc>
          <w:tcPr>
            <w:tcW w:w="1692" w:type="dxa"/>
            <w:tcBorders>
              <w:tl2br w:val="nil"/>
              <w:tr2bl w:val="nil"/>
            </w:tcBorders>
            <w:vAlign w:val="center"/>
          </w:tcPr>
          <w:p w:rsidR="00FE313E" w:rsidRPr="000D278B" w:rsidRDefault="00FE313E" w:rsidP="00F02D83">
            <w:pPr>
              <w:rPr>
                <w:rFonts w:ascii="宋体" w:hAnsi="宋体" w:cs="宋体"/>
                <w:color w:val="FF0000"/>
                <w:szCs w:val="21"/>
              </w:rPr>
            </w:pPr>
            <w:ins w:id="467" w:author="t450" w:date="2017-09-29T14:32:00Z">
              <w:r>
                <w:rPr>
                  <w:rFonts w:hint="eastAsia"/>
                </w:rPr>
                <w:t>int</w:t>
              </w:r>
            </w:ins>
            <w:del w:id="468" w:author="t450" w:date="2017-09-29T14:32:00Z">
              <w:r w:rsidDel="003F0ED2">
                <w:rPr>
                  <w:rFonts w:hint="eastAsia"/>
                  <w:color w:val="FF0000"/>
                </w:rPr>
                <w:delText>varchar(255)</w:delText>
              </w:r>
            </w:del>
          </w:p>
        </w:tc>
      </w:tr>
      <w:tr w:rsidR="00FE313E" w:rsidTr="00F02D83">
        <w:trPr>
          <w:trHeight w:val="670"/>
          <w:jc w:val="center"/>
          <w:ins w:id="469" w:author="t450" w:date="2017-09-29T14:32:00Z"/>
        </w:trPr>
        <w:tc>
          <w:tcPr>
            <w:tcW w:w="1162" w:type="dxa"/>
            <w:tcBorders>
              <w:tl2br w:val="nil"/>
              <w:tr2bl w:val="nil"/>
            </w:tcBorders>
          </w:tcPr>
          <w:p w:rsidR="00FE313E" w:rsidRPr="000D278B" w:rsidRDefault="00FE313E" w:rsidP="00F02D83">
            <w:pPr>
              <w:rPr>
                <w:ins w:id="470" w:author="t450" w:date="2017-09-29T14:32:00Z"/>
                <w:color w:val="FF0000"/>
              </w:rPr>
            </w:pPr>
            <w:ins w:id="471" w:author="t450" w:date="2017-09-29T14:32:00Z">
              <w:r>
                <w:rPr>
                  <w:rFonts w:hint="eastAsia"/>
                </w:rPr>
                <w:t>dept_id</w:t>
              </w:r>
            </w:ins>
          </w:p>
        </w:tc>
        <w:tc>
          <w:tcPr>
            <w:tcW w:w="1396" w:type="dxa"/>
            <w:tcBorders>
              <w:tl2br w:val="nil"/>
              <w:tr2bl w:val="nil"/>
            </w:tcBorders>
            <w:tcMar>
              <w:top w:w="0" w:type="dxa"/>
              <w:left w:w="108" w:type="dxa"/>
              <w:bottom w:w="0" w:type="dxa"/>
              <w:right w:w="108" w:type="dxa"/>
            </w:tcMar>
          </w:tcPr>
          <w:p w:rsidR="00FE313E" w:rsidRDefault="00FE313E" w:rsidP="00F02D83">
            <w:pPr>
              <w:jc w:val="left"/>
              <w:rPr>
                <w:ins w:id="472" w:author="t450" w:date="2017-09-29T14:32:00Z"/>
                <w:color w:val="FF0000"/>
              </w:rPr>
            </w:pPr>
            <w:ins w:id="473" w:author="t450" w:date="2017-09-29T14:32:00Z">
              <w:r>
                <w:rPr>
                  <w:rFonts w:hint="eastAsia"/>
                </w:rPr>
                <w:t>归属部门</w:t>
              </w:r>
            </w:ins>
          </w:p>
        </w:tc>
        <w:tc>
          <w:tcPr>
            <w:tcW w:w="732" w:type="dxa"/>
            <w:tcBorders>
              <w:tl2br w:val="nil"/>
              <w:tr2bl w:val="nil"/>
            </w:tcBorders>
            <w:tcMar>
              <w:top w:w="0" w:type="dxa"/>
              <w:left w:w="108" w:type="dxa"/>
              <w:bottom w:w="0" w:type="dxa"/>
              <w:right w:w="108" w:type="dxa"/>
            </w:tcMar>
          </w:tcPr>
          <w:p w:rsidR="00FE313E" w:rsidRPr="000D278B" w:rsidRDefault="00FE313E" w:rsidP="00F02D83">
            <w:pPr>
              <w:rPr>
                <w:ins w:id="474" w:author="t450" w:date="2017-09-29T14:32:00Z"/>
                <w:rFonts w:cs="Calibri"/>
                <w:color w:val="FF0000"/>
                <w:szCs w:val="21"/>
              </w:rPr>
            </w:pPr>
          </w:p>
        </w:tc>
        <w:tc>
          <w:tcPr>
            <w:tcW w:w="1982" w:type="dxa"/>
            <w:tcBorders>
              <w:tl2br w:val="nil"/>
              <w:tr2bl w:val="nil"/>
            </w:tcBorders>
            <w:tcMar>
              <w:top w:w="0" w:type="dxa"/>
              <w:left w:w="108" w:type="dxa"/>
              <w:bottom w:w="0" w:type="dxa"/>
              <w:right w:w="108" w:type="dxa"/>
            </w:tcMar>
          </w:tcPr>
          <w:p w:rsidR="00FE313E" w:rsidRPr="000D278B" w:rsidRDefault="00FE313E" w:rsidP="00F02D83">
            <w:pPr>
              <w:jc w:val="left"/>
              <w:rPr>
                <w:ins w:id="475" w:author="t450" w:date="2017-09-29T14:32:00Z"/>
                <w:color w:val="FF0000"/>
                <w:szCs w:val="21"/>
              </w:rPr>
            </w:pPr>
            <w:ins w:id="476" w:author="t450" w:date="2017-09-29T14:32:00Z">
              <w:r>
                <w:rPr>
                  <w:rFonts w:hint="eastAsia"/>
                </w:rPr>
                <w:t>sys_org</w:t>
              </w:r>
              <w:r>
                <w:rPr>
                  <w:rFonts w:hint="eastAsia"/>
                </w:rPr>
                <w:t>表</w:t>
              </w:r>
              <w:r>
                <w:rPr>
                  <w:rFonts w:hint="eastAsia"/>
                </w:rPr>
                <w:t>type</w:t>
              </w:r>
              <w:r>
                <w:rPr>
                  <w:rFonts w:hint="eastAsia"/>
                </w:rPr>
                <w:t>为部门或其它组织</w:t>
              </w:r>
            </w:ins>
          </w:p>
        </w:tc>
        <w:tc>
          <w:tcPr>
            <w:tcW w:w="715" w:type="dxa"/>
            <w:tcBorders>
              <w:tl2br w:val="nil"/>
              <w:tr2bl w:val="nil"/>
            </w:tcBorders>
          </w:tcPr>
          <w:p w:rsidR="00FE313E" w:rsidRPr="000D278B" w:rsidRDefault="00FE313E" w:rsidP="00F02D83">
            <w:pPr>
              <w:jc w:val="center"/>
              <w:rPr>
                <w:ins w:id="477" w:author="t450" w:date="2017-09-29T14:32:00Z"/>
                <w:color w:val="FF0000"/>
                <w:szCs w:val="21"/>
              </w:rPr>
            </w:pPr>
            <w:ins w:id="478" w:author="t450" w:date="2017-09-29T14:32:00Z">
              <w:r>
                <w:rPr>
                  <w:rFonts w:hint="eastAsia"/>
                  <w:szCs w:val="21"/>
                </w:rPr>
                <w:t>N</w:t>
              </w:r>
            </w:ins>
          </w:p>
        </w:tc>
        <w:tc>
          <w:tcPr>
            <w:tcW w:w="681" w:type="dxa"/>
            <w:tcBorders>
              <w:tl2br w:val="nil"/>
              <w:tr2bl w:val="nil"/>
            </w:tcBorders>
          </w:tcPr>
          <w:p w:rsidR="00FE313E" w:rsidRPr="000D278B" w:rsidRDefault="00FE313E" w:rsidP="00F02D83">
            <w:pPr>
              <w:jc w:val="left"/>
              <w:rPr>
                <w:ins w:id="479" w:author="t450" w:date="2017-09-29T14:32:00Z"/>
                <w:color w:val="FF0000"/>
                <w:szCs w:val="21"/>
              </w:rPr>
            </w:pPr>
          </w:p>
        </w:tc>
        <w:tc>
          <w:tcPr>
            <w:tcW w:w="1692" w:type="dxa"/>
            <w:tcBorders>
              <w:tl2br w:val="nil"/>
              <w:tr2bl w:val="nil"/>
            </w:tcBorders>
            <w:vAlign w:val="center"/>
          </w:tcPr>
          <w:p w:rsidR="00FE313E" w:rsidRDefault="00FE313E" w:rsidP="00F02D83">
            <w:pPr>
              <w:rPr>
                <w:ins w:id="480" w:author="t450" w:date="2017-09-29T14:32:00Z"/>
                <w:color w:val="FF0000"/>
              </w:rPr>
            </w:pPr>
            <w:ins w:id="481" w:author="t450" w:date="2017-09-29T14:32:00Z">
              <w:r>
                <w:rPr>
                  <w:rFonts w:hint="eastAsia"/>
                </w:rPr>
                <w:t>int</w:t>
              </w:r>
            </w:ins>
          </w:p>
        </w:tc>
      </w:tr>
      <w:tr w:rsidR="000D1BF1" w:rsidTr="00F02D83">
        <w:trPr>
          <w:trHeight w:val="357"/>
          <w:jc w:val="center"/>
        </w:trPr>
        <w:tc>
          <w:tcPr>
            <w:tcW w:w="1162" w:type="dxa"/>
            <w:tcBorders>
              <w:tl2br w:val="nil"/>
              <w:tr2bl w:val="nil"/>
            </w:tcBorders>
          </w:tcPr>
          <w:p w:rsidR="000D1BF1" w:rsidRPr="000D278B" w:rsidRDefault="000D1BF1" w:rsidP="00F02D83">
            <w:pPr>
              <w:rPr>
                <w:color w:val="FF0000"/>
              </w:rPr>
            </w:pPr>
            <w:r w:rsidRPr="000D278B">
              <w:rPr>
                <w:color w:val="FF0000"/>
              </w:rPr>
              <w:t>name</w:t>
            </w:r>
          </w:p>
        </w:tc>
        <w:tc>
          <w:tcPr>
            <w:tcW w:w="1396" w:type="dxa"/>
            <w:tcBorders>
              <w:tl2br w:val="nil"/>
              <w:tr2bl w:val="nil"/>
            </w:tcBorders>
            <w:tcMar>
              <w:top w:w="0" w:type="dxa"/>
              <w:left w:w="108" w:type="dxa"/>
              <w:bottom w:w="0" w:type="dxa"/>
              <w:right w:w="108" w:type="dxa"/>
            </w:tcMar>
          </w:tcPr>
          <w:p w:rsidR="000D1BF1" w:rsidRPr="000D278B" w:rsidRDefault="000D1BF1" w:rsidP="00F02D83">
            <w:pPr>
              <w:jc w:val="left"/>
              <w:rPr>
                <w:rFonts w:cs="Calibri"/>
                <w:color w:val="FF0000"/>
                <w:szCs w:val="21"/>
              </w:rPr>
            </w:pPr>
            <w:r w:rsidRPr="000D278B">
              <w:rPr>
                <w:rFonts w:hint="eastAsia"/>
                <w:color w:val="FF0000"/>
              </w:rPr>
              <w:t>姓名</w:t>
            </w:r>
          </w:p>
        </w:tc>
        <w:tc>
          <w:tcPr>
            <w:tcW w:w="732" w:type="dxa"/>
            <w:tcBorders>
              <w:tl2br w:val="nil"/>
              <w:tr2bl w:val="nil"/>
            </w:tcBorders>
            <w:tcMar>
              <w:top w:w="0" w:type="dxa"/>
              <w:left w:w="108" w:type="dxa"/>
              <w:bottom w:w="0" w:type="dxa"/>
              <w:right w:w="108" w:type="dxa"/>
            </w:tcMar>
          </w:tcPr>
          <w:p w:rsidR="000D1BF1" w:rsidRPr="000D278B" w:rsidRDefault="000D1BF1" w:rsidP="00F02D83">
            <w:pPr>
              <w:rPr>
                <w:rFonts w:cs="Calibri"/>
                <w:color w:val="FF0000"/>
                <w:szCs w:val="21"/>
              </w:rPr>
            </w:pPr>
          </w:p>
        </w:tc>
        <w:tc>
          <w:tcPr>
            <w:tcW w:w="1982" w:type="dxa"/>
            <w:tcBorders>
              <w:tl2br w:val="nil"/>
              <w:tr2bl w:val="nil"/>
            </w:tcBorders>
            <w:tcMar>
              <w:top w:w="0" w:type="dxa"/>
              <w:left w:w="108" w:type="dxa"/>
              <w:bottom w:w="0" w:type="dxa"/>
              <w:right w:w="108" w:type="dxa"/>
            </w:tcMar>
          </w:tcPr>
          <w:p w:rsidR="000D1BF1" w:rsidRPr="000D278B" w:rsidRDefault="000D1BF1" w:rsidP="00F02D83">
            <w:pPr>
              <w:jc w:val="left"/>
              <w:rPr>
                <w:color w:val="FF0000"/>
              </w:rPr>
            </w:pPr>
          </w:p>
        </w:tc>
        <w:tc>
          <w:tcPr>
            <w:tcW w:w="715" w:type="dxa"/>
            <w:tcBorders>
              <w:tl2br w:val="nil"/>
              <w:tr2bl w:val="nil"/>
            </w:tcBorders>
          </w:tcPr>
          <w:p w:rsidR="000D1BF1" w:rsidRPr="000D278B" w:rsidRDefault="000D1BF1" w:rsidP="00F02D83">
            <w:pPr>
              <w:jc w:val="center"/>
              <w:rPr>
                <w:color w:val="FF0000"/>
                <w:szCs w:val="21"/>
              </w:rPr>
            </w:pPr>
            <w:r w:rsidRPr="000D278B">
              <w:rPr>
                <w:color w:val="FF0000"/>
                <w:szCs w:val="21"/>
              </w:rPr>
              <w:t>N</w:t>
            </w:r>
          </w:p>
        </w:tc>
        <w:tc>
          <w:tcPr>
            <w:tcW w:w="681" w:type="dxa"/>
            <w:tcBorders>
              <w:tl2br w:val="nil"/>
              <w:tr2bl w:val="nil"/>
            </w:tcBorders>
          </w:tcPr>
          <w:p w:rsidR="000D1BF1" w:rsidRPr="000D278B" w:rsidRDefault="000D1BF1" w:rsidP="00F02D83">
            <w:pPr>
              <w:jc w:val="left"/>
              <w:rPr>
                <w:color w:val="FF0000"/>
                <w:szCs w:val="21"/>
              </w:rPr>
            </w:pPr>
          </w:p>
        </w:tc>
        <w:tc>
          <w:tcPr>
            <w:tcW w:w="1692" w:type="dxa"/>
            <w:tcBorders>
              <w:tl2br w:val="nil"/>
              <w:tr2bl w:val="nil"/>
            </w:tcBorders>
            <w:vAlign w:val="center"/>
          </w:tcPr>
          <w:p w:rsidR="000D1BF1" w:rsidRPr="000D278B" w:rsidRDefault="000D1BF1" w:rsidP="00F02D83">
            <w:pPr>
              <w:rPr>
                <w:color w:val="FF0000"/>
              </w:rPr>
            </w:pPr>
            <w:r w:rsidRPr="000D278B">
              <w:rPr>
                <w:color w:val="FF0000"/>
              </w:rPr>
              <w:t>varchar(255)</w:t>
            </w:r>
          </w:p>
        </w:tc>
      </w:tr>
      <w:tr w:rsidR="000D1BF1" w:rsidTr="00F02D83">
        <w:trPr>
          <w:trHeight w:val="357"/>
          <w:jc w:val="center"/>
        </w:trPr>
        <w:tc>
          <w:tcPr>
            <w:tcW w:w="1162" w:type="dxa"/>
            <w:tcBorders>
              <w:tl2br w:val="nil"/>
              <w:tr2bl w:val="nil"/>
            </w:tcBorders>
          </w:tcPr>
          <w:p w:rsidR="000D1BF1" w:rsidRPr="000D278B" w:rsidRDefault="000D1BF1" w:rsidP="00F02D83">
            <w:pPr>
              <w:rPr>
                <w:color w:val="FF0000"/>
              </w:rPr>
            </w:pPr>
            <w:r w:rsidRPr="000D278B">
              <w:rPr>
                <w:color w:val="FF0000"/>
              </w:rPr>
              <w:t>email</w:t>
            </w:r>
          </w:p>
        </w:tc>
        <w:tc>
          <w:tcPr>
            <w:tcW w:w="1396" w:type="dxa"/>
            <w:tcBorders>
              <w:tl2br w:val="nil"/>
              <w:tr2bl w:val="nil"/>
            </w:tcBorders>
            <w:tcMar>
              <w:top w:w="0" w:type="dxa"/>
              <w:left w:w="108" w:type="dxa"/>
              <w:bottom w:w="0" w:type="dxa"/>
              <w:right w:w="108" w:type="dxa"/>
            </w:tcMar>
          </w:tcPr>
          <w:p w:rsidR="000D1BF1" w:rsidRPr="000D278B" w:rsidRDefault="000D1BF1" w:rsidP="00F02D83">
            <w:pPr>
              <w:jc w:val="left"/>
              <w:rPr>
                <w:rFonts w:cs="Calibri"/>
                <w:color w:val="FF0000"/>
                <w:szCs w:val="21"/>
              </w:rPr>
            </w:pPr>
            <w:r w:rsidRPr="000D278B">
              <w:rPr>
                <w:rFonts w:hint="eastAsia"/>
                <w:color w:val="FF0000"/>
              </w:rPr>
              <w:t>邮箱</w:t>
            </w:r>
          </w:p>
        </w:tc>
        <w:tc>
          <w:tcPr>
            <w:tcW w:w="732" w:type="dxa"/>
            <w:tcBorders>
              <w:tl2br w:val="nil"/>
              <w:tr2bl w:val="nil"/>
            </w:tcBorders>
            <w:tcMar>
              <w:top w:w="0" w:type="dxa"/>
              <w:left w:w="108" w:type="dxa"/>
              <w:bottom w:w="0" w:type="dxa"/>
              <w:right w:w="108" w:type="dxa"/>
            </w:tcMar>
          </w:tcPr>
          <w:p w:rsidR="000D1BF1" w:rsidRPr="000D278B" w:rsidRDefault="000D1BF1" w:rsidP="00F02D83">
            <w:pPr>
              <w:rPr>
                <w:rFonts w:cs="Calibri"/>
                <w:color w:val="FF0000"/>
                <w:szCs w:val="21"/>
              </w:rPr>
            </w:pPr>
          </w:p>
        </w:tc>
        <w:tc>
          <w:tcPr>
            <w:tcW w:w="1982" w:type="dxa"/>
            <w:tcBorders>
              <w:tl2br w:val="nil"/>
              <w:tr2bl w:val="nil"/>
            </w:tcBorders>
            <w:tcMar>
              <w:top w:w="0" w:type="dxa"/>
              <w:left w:w="108" w:type="dxa"/>
              <w:bottom w:w="0" w:type="dxa"/>
              <w:right w:w="108" w:type="dxa"/>
            </w:tcMar>
          </w:tcPr>
          <w:p w:rsidR="000D1BF1" w:rsidRPr="000D278B" w:rsidRDefault="000D1BF1" w:rsidP="00F02D83">
            <w:pPr>
              <w:jc w:val="left"/>
              <w:rPr>
                <w:color w:val="FF0000"/>
              </w:rPr>
            </w:pPr>
          </w:p>
        </w:tc>
        <w:tc>
          <w:tcPr>
            <w:tcW w:w="715" w:type="dxa"/>
            <w:tcBorders>
              <w:tl2br w:val="nil"/>
              <w:tr2bl w:val="nil"/>
            </w:tcBorders>
          </w:tcPr>
          <w:p w:rsidR="000D1BF1" w:rsidRPr="000D278B" w:rsidRDefault="000D1BF1" w:rsidP="00F02D83">
            <w:pPr>
              <w:jc w:val="center"/>
              <w:rPr>
                <w:color w:val="FF0000"/>
                <w:szCs w:val="21"/>
              </w:rPr>
            </w:pPr>
            <w:r w:rsidRPr="000D278B">
              <w:rPr>
                <w:color w:val="FF0000"/>
                <w:szCs w:val="21"/>
              </w:rPr>
              <w:t>Y</w:t>
            </w:r>
          </w:p>
        </w:tc>
        <w:tc>
          <w:tcPr>
            <w:tcW w:w="681" w:type="dxa"/>
            <w:tcBorders>
              <w:tl2br w:val="nil"/>
              <w:tr2bl w:val="nil"/>
            </w:tcBorders>
          </w:tcPr>
          <w:p w:rsidR="000D1BF1" w:rsidRPr="000D278B" w:rsidRDefault="000D1BF1" w:rsidP="00F02D83">
            <w:pPr>
              <w:jc w:val="left"/>
              <w:rPr>
                <w:color w:val="FF0000"/>
                <w:szCs w:val="21"/>
              </w:rPr>
            </w:pPr>
          </w:p>
        </w:tc>
        <w:tc>
          <w:tcPr>
            <w:tcW w:w="1692" w:type="dxa"/>
            <w:tcBorders>
              <w:tl2br w:val="nil"/>
              <w:tr2bl w:val="nil"/>
            </w:tcBorders>
            <w:vAlign w:val="center"/>
          </w:tcPr>
          <w:p w:rsidR="000D1BF1" w:rsidRPr="000D278B" w:rsidRDefault="000D1BF1" w:rsidP="00F02D83">
            <w:pPr>
              <w:rPr>
                <w:color w:val="FF0000"/>
              </w:rPr>
            </w:pPr>
            <w:r w:rsidRPr="000D278B">
              <w:rPr>
                <w:color w:val="FF0000"/>
              </w:rPr>
              <w:t>varchar(255)</w:t>
            </w:r>
          </w:p>
        </w:tc>
      </w:tr>
      <w:tr w:rsidR="00B70FE2" w:rsidRPr="00B70FE2" w:rsidTr="00F02D83">
        <w:trPr>
          <w:trHeight w:val="357"/>
          <w:jc w:val="center"/>
        </w:trPr>
        <w:tc>
          <w:tcPr>
            <w:tcW w:w="1162" w:type="dxa"/>
            <w:tcBorders>
              <w:tl2br w:val="nil"/>
              <w:tr2bl w:val="nil"/>
            </w:tcBorders>
          </w:tcPr>
          <w:p w:rsidR="000D1BF1" w:rsidRPr="000D278B" w:rsidRDefault="000D1BF1" w:rsidP="00F02D83">
            <w:pPr>
              <w:rPr>
                <w:color w:val="000000" w:themeColor="text1"/>
              </w:rPr>
            </w:pPr>
            <w:r w:rsidRPr="000D278B">
              <w:rPr>
                <w:color w:val="000000" w:themeColor="text1"/>
              </w:rPr>
              <w:t>phone</w:t>
            </w:r>
          </w:p>
        </w:tc>
        <w:tc>
          <w:tcPr>
            <w:tcW w:w="1396" w:type="dxa"/>
            <w:tcBorders>
              <w:tl2br w:val="nil"/>
              <w:tr2bl w:val="nil"/>
            </w:tcBorders>
            <w:tcMar>
              <w:top w:w="0" w:type="dxa"/>
              <w:left w:w="108" w:type="dxa"/>
              <w:bottom w:w="0" w:type="dxa"/>
              <w:right w:w="108" w:type="dxa"/>
            </w:tcMar>
          </w:tcPr>
          <w:p w:rsidR="000D1BF1" w:rsidRPr="000D278B" w:rsidRDefault="000D1BF1" w:rsidP="00F02D83">
            <w:pPr>
              <w:jc w:val="left"/>
              <w:rPr>
                <w:rFonts w:cs="Calibri"/>
                <w:color w:val="000000" w:themeColor="text1"/>
                <w:szCs w:val="21"/>
              </w:rPr>
            </w:pPr>
            <w:r w:rsidRPr="000D278B">
              <w:rPr>
                <w:rFonts w:hint="eastAsia"/>
                <w:color w:val="000000" w:themeColor="text1"/>
              </w:rPr>
              <w:t>电话</w:t>
            </w:r>
          </w:p>
        </w:tc>
        <w:tc>
          <w:tcPr>
            <w:tcW w:w="732" w:type="dxa"/>
            <w:tcBorders>
              <w:tl2br w:val="nil"/>
              <w:tr2bl w:val="nil"/>
            </w:tcBorders>
            <w:tcMar>
              <w:top w:w="0" w:type="dxa"/>
              <w:left w:w="108" w:type="dxa"/>
              <w:bottom w:w="0" w:type="dxa"/>
              <w:right w:w="108" w:type="dxa"/>
            </w:tcMar>
          </w:tcPr>
          <w:p w:rsidR="000D1BF1" w:rsidRPr="000D278B" w:rsidRDefault="000D1BF1" w:rsidP="00F02D83">
            <w:pPr>
              <w:rPr>
                <w:rFonts w:cs="Calibri"/>
                <w:color w:val="000000" w:themeColor="text1"/>
                <w:szCs w:val="21"/>
              </w:rPr>
            </w:pPr>
          </w:p>
        </w:tc>
        <w:tc>
          <w:tcPr>
            <w:tcW w:w="1982" w:type="dxa"/>
            <w:tcBorders>
              <w:tl2br w:val="nil"/>
              <w:tr2bl w:val="nil"/>
            </w:tcBorders>
            <w:tcMar>
              <w:top w:w="0" w:type="dxa"/>
              <w:left w:w="108" w:type="dxa"/>
              <w:bottom w:w="0" w:type="dxa"/>
              <w:right w:w="108" w:type="dxa"/>
            </w:tcMar>
          </w:tcPr>
          <w:p w:rsidR="000D1BF1" w:rsidRPr="000D278B" w:rsidRDefault="000D1BF1" w:rsidP="00F02D83">
            <w:pPr>
              <w:jc w:val="left"/>
              <w:rPr>
                <w:color w:val="000000" w:themeColor="text1"/>
              </w:rPr>
            </w:pPr>
          </w:p>
        </w:tc>
        <w:tc>
          <w:tcPr>
            <w:tcW w:w="715" w:type="dxa"/>
            <w:tcBorders>
              <w:tl2br w:val="nil"/>
              <w:tr2bl w:val="nil"/>
            </w:tcBorders>
          </w:tcPr>
          <w:p w:rsidR="000D1BF1" w:rsidRPr="000D278B" w:rsidRDefault="000D1BF1" w:rsidP="00F02D83">
            <w:pPr>
              <w:jc w:val="center"/>
              <w:rPr>
                <w:color w:val="000000" w:themeColor="text1"/>
                <w:szCs w:val="21"/>
              </w:rPr>
            </w:pPr>
            <w:r w:rsidRPr="000D278B">
              <w:rPr>
                <w:color w:val="000000" w:themeColor="text1"/>
                <w:szCs w:val="21"/>
              </w:rPr>
              <w:t>Y</w:t>
            </w:r>
          </w:p>
        </w:tc>
        <w:tc>
          <w:tcPr>
            <w:tcW w:w="681" w:type="dxa"/>
            <w:tcBorders>
              <w:tl2br w:val="nil"/>
              <w:tr2bl w:val="nil"/>
            </w:tcBorders>
          </w:tcPr>
          <w:p w:rsidR="000D1BF1" w:rsidRPr="000D278B" w:rsidRDefault="000D1BF1" w:rsidP="00F02D83">
            <w:pPr>
              <w:jc w:val="left"/>
              <w:rPr>
                <w:color w:val="000000" w:themeColor="text1"/>
                <w:szCs w:val="21"/>
              </w:rPr>
            </w:pPr>
          </w:p>
        </w:tc>
        <w:tc>
          <w:tcPr>
            <w:tcW w:w="1692" w:type="dxa"/>
            <w:tcBorders>
              <w:tl2br w:val="nil"/>
              <w:tr2bl w:val="nil"/>
            </w:tcBorders>
            <w:vAlign w:val="center"/>
          </w:tcPr>
          <w:p w:rsidR="000D1BF1" w:rsidRPr="000D278B" w:rsidRDefault="000D1BF1">
            <w:pPr>
              <w:rPr>
                <w:color w:val="000000" w:themeColor="text1"/>
              </w:rPr>
            </w:pPr>
            <w:r w:rsidRPr="000D278B">
              <w:rPr>
                <w:color w:val="000000" w:themeColor="text1"/>
              </w:rPr>
              <w:t>varchar(</w:t>
            </w:r>
            <w:r w:rsidR="00B70FE2" w:rsidRPr="000D278B">
              <w:rPr>
                <w:color w:val="000000" w:themeColor="text1"/>
              </w:rPr>
              <w:t>12</w:t>
            </w:r>
            <w:r w:rsidRPr="000D278B">
              <w:rPr>
                <w:color w:val="000000" w:themeColor="text1"/>
              </w:rPr>
              <w:t>)</w:t>
            </w:r>
          </w:p>
        </w:tc>
      </w:tr>
      <w:tr w:rsidR="00B70FE2" w:rsidRPr="00B70FE2" w:rsidTr="00F02D83">
        <w:trPr>
          <w:trHeight w:val="357"/>
          <w:jc w:val="center"/>
        </w:trPr>
        <w:tc>
          <w:tcPr>
            <w:tcW w:w="1162" w:type="dxa"/>
            <w:tcBorders>
              <w:tl2br w:val="nil"/>
              <w:tr2bl w:val="nil"/>
            </w:tcBorders>
          </w:tcPr>
          <w:p w:rsidR="000D1BF1" w:rsidRPr="000D278B" w:rsidRDefault="000D1BF1" w:rsidP="00F02D83">
            <w:pPr>
              <w:rPr>
                <w:rFonts w:ascii="宋体" w:hAnsi="宋体"/>
                <w:color w:val="000000" w:themeColor="text1"/>
                <w:szCs w:val="21"/>
              </w:rPr>
            </w:pPr>
            <w:r w:rsidRPr="000D278B">
              <w:rPr>
                <w:color w:val="000000" w:themeColor="text1"/>
              </w:rPr>
              <w:lastRenderedPageBreak/>
              <w:t>mobile</w:t>
            </w:r>
          </w:p>
        </w:tc>
        <w:tc>
          <w:tcPr>
            <w:tcW w:w="1396" w:type="dxa"/>
            <w:tcBorders>
              <w:tl2br w:val="nil"/>
              <w:tr2bl w:val="nil"/>
            </w:tcBorders>
            <w:tcMar>
              <w:top w:w="0" w:type="dxa"/>
              <w:left w:w="108" w:type="dxa"/>
              <w:bottom w:w="0" w:type="dxa"/>
              <w:right w:w="108" w:type="dxa"/>
            </w:tcMar>
          </w:tcPr>
          <w:p w:rsidR="000D1BF1" w:rsidRPr="000D278B" w:rsidRDefault="000D1BF1" w:rsidP="00F02D83">
            <w:pPr>
              <w:jc w:val="left"/>
              <w:rPr>
                <w:rFonts w:cs="Calibri"/>
                <w:color w:val="000000" w:themeColor="text1"/>
                <w:szCs w:val="21"/>
              </w:rPr>
            </w:pPr>
            <w:r w:rsidRPr="000D278B">
              <w:rPr>
                <w:rFonts w:hint="eastAsia"/>
                <w:color w:val="000000" w:themeColor="text1"/>
              </w:rPr>
              <w:t>手机</w:t>
            </w:r>
          </w:p>
        </w:tc>
        <w:tc>
          <w:tcPr>
            <w:tcW w:w="732" w:type="dxa"/>
            <w:tcBorders>
              <w:tl2br w:val="nil"/>
              <w:tr2bl w:val="nil"/>
            </w:tcBorders>
            <w:tcMar>
              <w:top w:w="0" w:type="dxa"/>
              <w:left w:w="108" w:type="dxa"/>
              <w:bottom w:w="0" w:type="dxa"/>
              <w:right w:w="108" w:type="dxa"/>
            </w:tcMar>
          </w:tcPr>
          <w:p w:rsidR="000D1BF1" w:rsidRPr="000D278B" w:rsidRDefault="000D1BF1" w:rsidP="00F02D83">
            <w:pPr>
              <w:rPr>
                <w:rFonts w:cs="Calibri"/>
                <w:color w:val="000000" w:themeColor="text1"/>
                <w:szCs w:val="21"/>
              </w:rPr>
            </w:pPr>
          </w:p>
        </w:tc>
        <w:tc>
          <w:tcPr>
            <w:tcW w:w="1982" w:type="dxa"/>
            <w:tcBorders>
              <w:tl2br w:val="nil"/>
              <w:tr2bl w:val="nil"/>
            </w:tcBorders>
            <w:tcMar>
              <w:top w:w="0" w:type="dxa"/>
              <w:left w:w="108" w:type="dxa"/>
              <w:bottom w:w="0" w:type="dxa"/>
              <w:right w:w="108" w:type="dxa"/>
            </w:tcMar>
          </w:tcPr>
          <w:p w:rsidR="000D1BF1" w:rsidRPr="000D278B" w:rsidRDefault="000D1BF1" w:rsidP="00F02D83">
            <w:pPr>
              <w:jc w:val="left"/>
              <w:rPr>
                <w:color w:val="000000" w:themeColor="text1"/>
                <w:szCs w:val="21"/>
              </w:rPr>
            </w:pPr>
          </w:p>
        </w:tc>
        <w:tc>
          <w:tcPr>
            <w:tcW w:w="715" w:type="dxa"/>
            <w:tcBorders>
              <w:tl2br w:val="nil"/>
              <w:tr2bl w:val="nil"/>
            </w:tcBorders>
          </w:tcPr>
          <w:p w:rsidR="000D1BF1" w:rsidRPr="000D278B" w:rsidRDefault="000D1BF1" w:rsidP="00F02D83">
            <w:pPr>
              <w:jc w:val="center"/>
              <w:rPr>
                <w:color w:val="000000" w:themeColor="text1"/>
                <w:szCs w:val="21"/>
              </w:rPr>
            </w:pPr>
            <w:r w:rsidRPr="000D278B">
              <w:rPr>
                <w:color w:val="000000" w:themeColor="text1"/>
                <w:szCs w:val="21"/>
              </w:rPr>
              <w:t>Y</w:t>
            </w:r>
          </w:p>
        </w:tc>
        <w:tc>
          <w:tcPr>
            <w:tcW w:w="681" w:type="dxa"/>
            <w:tcBorders>
              <w:tl2br w:val="nil"/>
              <w:tr2bl w:val="nil"/>
            </w:tcBorders>
          </w:tcPr>
          <w:p w:rsidR="000D1BF1" w:rsidRPr="000D278B" w:rsidRDefault="000D1BF1" w:rsidP="00F02D83">
            <w:pPr>
              <w:jc w:val="left"/>
              <w:rPr>
                <w:color w:val="000000" w:themeColor="text1"/>
                <w:szCs w:val="21"/>
              </w:rPr>
            </w:pPr>
          </w:p>
        </w:tc>
        <w:tc>
          <w:tcPr>
            <w:tcW w:w="1692" w:type="dxa"/>
            <w:tcBorders>
              <w:tl2br w:val="nil"/>
              <w:tr2bl w:val="nil"/>
            </w:tcBorders>
            <w:vAlign w:val="center"/>
          </w:tcPr>
          <w:p w:rsidR="000D1BF1" w:rsidRPr="000D278B" w:rsidRDefault="000D1BF1">
            <w:pPr>
              <w:rPr>
                <w:rFonts w:ascii="宋体" w:hAnsi="宋体" w:cs="宋体"/>
                <w:color w:val="000000" w:themeColor="text1"/>
                <w:szCs w:val="21"/>
              </w:rPr>
            </w:pPr>
            <w:r w:rsidRPr="000D278B">
              <w:rPr>
                <w:color w:val="000000" w:themeColor="text1"/>
              </w:rPr>
              <w:t>varchar(</w:t>
            </w:r>
            <w:r w:rsidR="00B70FE2" w:rsidRPr="000D278B">
              <w:rPr>
                <w:color w:val="000000" w:themeColor="text1"/>
              </w:rPr>
              <w:t>11</w:t>
            </w:r>
            <w:r w:rsidRPr="000D278B">
              <w:rPr>
                <w:color w:val="000000" w:themeColor="text1"/>
              </w:rPr>
              <w:t>)</w:t>
            </w:r>
          </w:p>
        </w:tc>
      </w:tr>
    </w:tbl>
    <w:p w:rsidR="005D7766" w:rsidRDefault="005D7766" w:rsidP="000D278B">
      <w:pPr>
        <w:pStyle w:val="5"/>
      </w:pPr>
      <w:r>
        <w:rPr>
          <w:rFonts w:hint="eastAsia"/>
        </w:rPr>
        <w:t>企业用户表（</w:t>
      </w:r>
      <w:r>
        <w:rPr>
          <w:rFonts w:hint="eastAsia"/>
        </w:rPr>
        <w:t>company_user</w:t>
      </w:r>
      <w:r>
        <w:rPr>
          <w:rFonts w:hint="eastAsia"/>
        </w:rPr>
        <w:t>）</w:t>
      </w:r>
    </w:p>
    <w:tbl>
      <w:tblPr>
        <w:tblW w:w="834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Change w:id="482" w:author="t450" w:date="2017-09-29T14:33:00Z">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PrChange>
      </w:tblPr>
      <w:tblGrid>
        <w:gridCol w:w="1447"/>
        <w:gridCol w:w="1513"/>
        <w:gridCol w:w="689"/>
        <w:gridCol w:w="1661"/>
        <w:gridCol w:w="664"/>
        <w:gridCol w:w="770"/>
        <w:gridCol w:w="1599"/>
        <w:tblGridChange w:id="483">
          <w:tblGrid>
            <w:gridCol w:w="1412"/>
            <w:gridCol w:w="1476"/>
            <w:gridCol w:w="672"/>
            <w:gridCol w:w="1621"/>
            <w:gridCol w:w="648"/>
            <w:gridCol w:w="751"/>
            <w:gridCol w:w="1560"/>
          </w:tblGrid>
        </w:tblGridChange>
      </w:tblGrid>
      <w:tr w:rsidR="005D7766" w:rsidTr="00BA2AE3">
        <w:trPr>
          <w:trHeight w:val="339"/>
          <w:jc w:val="center"/>
          <w:trPrChange w:id="484" w:author="t450" w:date="2017-09-29T14:33:00Z">
            <w:trPr>
              <w:trHeight w:val="356"/>
              <w:jc w:val="center"/>
            </w:trPr>
          </w:trPrChange>
        </w:trPr>
        <w:tc>
          <w:tcPr>
            <w:tcW w:w="1447" w:type="dxa"/>
            <w:tcBorders>
              <w:tl2br w:val="nil"/>
              <w:tr2bl w:val="nil"/>
            </w:tcBorders>
            <w:tcPrChange w:id="485" w:author="t450" w:date="2017-09-29T14:33:00Z">
              <w:tcPr>
                <w:tcW w:w="1412" w:type="dxa"/>
                <w:tcBorders>
                  <w:tl2br w:val="nil"/>
                  <w:tr2bl w:val="nil"/>
                </w:tcBorders>
              </w:tcPr>
            </w:tcPrChange>
          </w:tcPr>
          <w:p w:rsidR="005D7766" w:rsidRDefault="005D7766">
            <w:pPr>
              <w:rPr>
                <w:rFonts w:ascii="宋体" w:hAnsi="宋体"/>
                <w:b/>
                <w:szCs w:val="21"/>
              </w:rPr>
            </w:pPr>
            <w:r>
              <w:rPr>
                <w:rFonts w:ascii="宋体" w:hAnsi="宋体" w:hint="eastAsia"/>
                <w:b/>
                <w:szCs w:val="21"/>
              </w:rPr>
              <w:t>COMPANY_</w:t>
            </w:r>
            <w:r w:rsidR="005C636E">
              <w:rPr>
                <w:rFonts w:ascii="宋体" w:hAnsi="宋体" w:hint="eastAsia"/>
                <w:b/>
                <w:szCs w:val="21"/>
              </w:rPr>
              <w:t>USER</w:t>
            </w:r>
          </w:p>
        </w:tc>
        <w:tc>
          <w:tcPr>
            <w:tcW w:w="6896" w:type="dxa"/>
            <w:gridSpan w:val="6"/>
            <w:tcBorders>
              <w:tl2br w:val="nil"/>
              <w:tr2bl w:val="nil"/>
            </w:tcBorders>
            <w:tcMar>
              <w:top w:w="0" w:type="dxa"/>
              <w:left w:w="108" w:type="dxa"/>
              <w:bottom w:w="0" w:type="dxa"/>
              <w:right w:w="108" w:type="dxa"/>
            </w:tcMar>
            <w:tcPrChange w:id="486" w:author="t450" w:date="2017-09-29T14:33:00Z">
              <w:tcPr>
                <w:tcW w:w="6728" w:type="dxa"/>
                <w:gridSpan w:val="6"/>
                <w:tcBorders>
                  <w:tl2br w:val="nil"/>
                  <w:tr2bl w:val="nil"/>
                </w:tcBorders>
                <w:tcMar>
                  <w:top w:w="0" w:type="dxa"/>
                  <w:left w:w="108" w:type="dxa"/>
                  <w:bottom w:w="0" w:type="dxa"/>
                  <w:right w:w="108" w:type="dxa"/>
                </w:tcMar>
              </w:tcPr>
            </w:tcPrChange>
          </w:tcPr>
          <w:p w:rsidR="005D7766" w:rsidRDefault="005D7766">
            <w:pPr>
              <w:rPr>
                <w:rFonts w:ascii="宋体" w:hAnsi="宋体"/>
                <w:szCs w:val="21"/>
              </w:rPr>
            </w:pPr>
            <w:r>
              <w:rPr>
                <w:rFonts w:ascii="宋体" w:hAnsi="宋体" w:hint="eastAsia"/>
                <w:b/>
                <w:szCs w:val="21"/>
              </w:rPr>
              <w:t>企业</w:t>
            </w:r>
            <w:r w:rsidR="005C636E">
              <w:rPr>
                <w:rFonts w:ascii="宋体" w:hAnsi="宋体" w:hint="eastAsia"/>
                <w:b/>
                <w:szCs w:val="21"/>
              </w:rPr>
              <w:t>用户</w:t>
            </w:r>
            <w:r>
              <w:rPr>
                <w:rFonts w:ascii="宋体" w:hAnsi="宋体" w:hint="eastAsia"/>
                <w:b/>
                <w:szCs w:val="21"/>
              </w:rPr>
              <w:t>表</w:t>
            </w:r>
          </w:p>
        </w:tc>
      </w:tr>
      <w:tr w:rsidR="005D7766" w:rsidTr="00BA2AE3">
        <w:trPr>
          <w:trHeight w:val="343"/>
          <w:jc w:val="center"/>
          <w:trPrChange w:id="487" w:author="t450" w:date="2017-09-29T14:33:00Z">
            <w:trPr>
              <w:trHeight w:val="360"/>
              <w:jc w:val="center"/>
            </w:trPr>
          </w:trPrChange>
        </w:trPr>
        <w:tc>
          <w:tcPr>
            <w:tcW w:w="1447" w:type="dxa"/>
            <w:tcBorders>
              <w:tl2br w:val="nil"/>
              <w:tr2bl w:val="nil"/>
            </w:tcBorders>
            <w:tcPrChange w:id="488" w:author="t450" w:date="2017-09-29T14:33:00Z">
              <w:tcPr>
                <w:tcW w:w="1412" w:type="dxa"/>
                <w:tcBorders>
                  <w:tl2br w:val="nil"/>
                  <w:tr2bl w:val="nil"/>
                </w:tcBorders>
              </w:tcPr>
            </w:tcPrChange>
          </w:tcPr>
          <w:p w:rsidR="005D7766" w:rsidRDefault="005D7766" w:rsidP="009A3C8F">
            <w:r>
              <w:rPr>
                <w:rFonts w:ascii="宋体" w:hAnsi="宋体" w:hint="eastAsia"/>
                <w:szCs w:val="21"/>
              </w:rPr>
              <w:t>字段代码</w:t>
            </w:r>
          </w:p>
        </w:tc>
        <w:tc>
          <w:tcPr>
            <w:tcW w:w="1513" w:type="dxa"/>
            <w:tcBorders>
              <w:tl2br w:val="nil"/>
              <w:tr2bl w:val="nil"/>
            </w:tcBorders>
            <w:tcMar>
              <w:top w:w="0" w:type="dxa"/>
              <w:left w:w="108" w:type="dxa"/>
              <w:bottom w:w="0" w:type="dxa"/>
              <w:right w:w="108" w:type="dxa"/>
            </w:tcMar>
            <w:tcPrChange w:id="489" w:author="t450" w:date="2017-09-29T14:33:00Z">
              <w:tcPr>
                <w:tcW w:w="1476" w:type="dxa"/>
                <w:tcBorders>
                  <w:tl2br w:val="nil"/>
                  <w:tr2bl w:val="nil"/>
                </w:tcBorders>
                <w:tcMar>
                  <w:top w:w="0" w:type="dxa"/>
                  <w:left w:w="108" w:type="dxa"/>
                  <w:bottom w:w="0" w:type="dxa"/>
                  <w:right w:w="108" w:type="dxa"/>
                </w:tcMar>
              </w:tcPr>
            </w:tcPrChange>
          </w:tcPr>
          <w:p w:rsidR="005D7766" w:rsidRDefault="005D7766" w:rsidP="009A3C8F">
            <w:pPr>
              <w:rPr>
                <w:rFonts w:cs="Calibri"/>
                <w:szCs w:val="21"/>
              </w:rPr>
            </w:pPr>
            <w:r>
              <w:rPr>
                <w:rFonts w:ascii="宋体" w:hAnsi="宋体" w:hint="eastAsia"/>
                <w:szCs w:val="21"/>
              </w:rPr>
              <w:t>字段名</w:t>
            </w:r>
          </w:p>
        </w:tc>
        <w:tc>
          <w:tcPr>
            <w:tcW w:w="689" w:type="dxa"/>
            <w:tcBorders>
              <w:tl2br w:val="nil"/>
              <w:tr2bl w:val="nil"/>
            </w:tcBorders>
            <w:tcMar>
              <w:top w:w="0" w:type="dxa"/>
              <w:left w:w="108" w:type="dxa"/>
              <w:bottom w:w="0" w:type="dxa"/>
              <w:right w:w="108" w:type="dxa"/>
            </w:tcMar>
            <w:tcPrChange w:id="490" w:author="t450" w:date="2017-09-29T14:33:00Z">
              <w:tcPr>
                <w:tcW w:w="672" w:type="dxa"/>
                <w:tcBorders>
                  <w:tl2br w:val="nil"/>
                  <w:tr2bl w:val="nil"/>
                </w:tcBorders>
                <w:tcMar>
                  <w:top w:w="0" w:type="dxa"/>
                  <w:left w:w="108" w:type="dxa"/>
                  <w:bottom w:w="0" w:type="dxa"/>
                  <w:right w:w="108" w:type="dxa"/>
                </w:tcMar>
              </w:tcPr>
            </w:tcPrChange>
          </w:tcPr>
          <w:p w:rsidR="005D7766" w:rsidRDefault="005D7766" w:rsidP="009A3C8F">
            <w:pPr>
              <w:rPr>
                <w:rFonts w:cs="Calibri"/>
                <w:szCs w:val="21"/>
              </w:rPr>
            </w:pPr>
            <w:r>
              <w:rPr>
                <w:rFonts w:ascii="宋体" w:hAnsi="宋体" w:hint="eastAsia"/>
                <w:szCs w:val="21"/>
              </w:rPr>
              <w:t>主键</w:t>
            </w:r>
          </w:p>
        </w:tc>
        <w:tc>
          <w:tcPr>
            <w:tcW w:w="1661" w:type="dxa"/>
            <w:tcBorders>
              <w:tl2br w:val="nil"/>
              <w:tr2bl w:val="nil"/>
            </w:tcBorders>
            <w:tcMar>
              <w:top w:w="0" w:type="dxa"/>
              <w:left w:w="108" w:type="dxa"/>
              <w:bottom w:w="0" w:type="dxa"/>
              <w:right w:w="108" w:type="dxa"/>
            </w:tcMar>
            <w:tcPrChange w:id="491" w:author="t450" w:date="2017-09-29T14:33:00Z">
              <w:tcPr>
                <w:tcW w:w="1621" w:type="dxa"/>
                <w:tcBorders>
                  <w:tl2br w:val="nil"/>
                  <w:tr2bl w:val="nil"/>
                </w:tcBorders>
                <w:tcMar>
                  <w:top w:w="0" w:type="dxa"/>
                  <w:left w:w="108" w:type="dxa"/>
                  <w:bottom w:w="0" w:type="dxa"/>
                  <w:right w:w="108" w:type="dxa"/>
                </w:tcMar>
              </w:tcPr>
            </w:tcPrChange>
          </w:tcPr>
          <w:p w:rsidR="005D7766" w:rsidRDefault="005D7766" w:rsidP="009A3C8F">
            <w:r>
              <w:rPr>
                <w:rFonts w:ascii="宋体" w:hAnsi="宋体" w:hint="eastAsia"/>
                <w:szCs w:val="21"/>
              </w:rPr>
              <w:t>备注</w:t>
            </w:r>
          </w:p>
        </w:tc>
        <w:tc>
          <w:tcPr>
            <w:tcW w:w="664" w:type="dxa"/>
            <w:tcBorders>
              <w:tl2br w:val="nil"/>
              <w:tr2bl w:val="nil"/>
            </w:tcBorders>
            <w:tcPrChange w:id="492" w:author="t450" w:date="2017-09-29T14:33:00Z">
              <w:tcPr>
                <w:tcW w:w="648" w:type="dxa"/>
                <w:tcBorders>
                  <w:tl2br w:val="nil"/>
                  <w:tr2bl w:val="nil"/>
                </w:tcBorders>
              </w:tcPr>
            </w:tcPrChange>
          </w:tcPr>
          <w:p w:rsidR="005D7766" w:rsidRDefault="005D7766" w:rsidP="009A3C8F">
            <w:pPr>
              <w:rPr>
                <w:szCs w:val="21"/>
              </w:rPr>
            </w:pPr>
            <w:r>
              <w:rPr>
                <w:rFonts w:cs="Calibri" w:hint="eastAsia"/>
                <w:szCs w:val="21"/>
              </w:rPr>
              <w:t>可空</w:t>
            </w:r>
          </w:p>
        </w:tc>
        <w:tc>
          <w:tcPr>
            <w:tcW w:w="770" w:type="dxa"/>
            <w:tcBorders>
              <w:tl2br w:val="nil"/>
              <w:tr2bl w:val="nil"/>
            </w:tcBorders>
            <w:tcPrChange w:id="493" w:author="t450" w:date="2017-09-29T14:33:00Z">
              <w:tcPr>
                <w:tcW w:w="751" w:type="dxa"/>
                <w:tcBorders>
                  <w:tl2br w:val="nil"/>
                  <w:tr2bl w:val="nil"/>
                </w:tcBorders>
              </w:tcPr>
            </w:tcPrChange>
          </w:tcPr>
          <w:p w:rsidR="005D7766" w:rsidRDefault="005D7766" w:rsidP="009A3C8F">
            <w:pPr>
              <w:rPr>
                <w:szCs w:val="21"/>
              </w:rPr>
            </w:pPr>
            <w:r>
              <w:rPr>
                <w:rFonts w:cs="Calibri" w:hint="eastAsia"/>
                <w:szCs w:val="21"/>
              </w:rPr>
              <w:t>默认值</w:t>
            </w:r>
          </w:p>
        </w:tc>
        <w:tc>
          <w:tcPr>
            <w:tcW w:w="1599" w:type="dxa"/>
            <w:tcBorders>
              <w:tl2br w:val="nil"/>
              <w:tr2bl w:val="nil"/>
            </w:tcBorders>
            <w:tcPrChange w:id="494" w:author="t450" w:date="2017-09-29T14:33:00Z">
              <w:tcPr>
                <w:tcW w:w="1560" w:type="dxa"/>
                <w:tcBorders>
                  <w:tl2br w:val="nil"/>
                  <w:tr2bl w:val="nil"/>
                </w:tcBorders>
              </w:tcPr>
            </w:tcPrChange>
          </w:tcPr>
          <w:p w:rsidR="005D7766" w:rsidRDefault="005D7766" w:rsidP="009A3C8F">
            <w:r>
              <w:rPr>
                <w:rFonts w:ascii="宋体" w:hAnsi="宋体" w:hint="eastAsia"/>
                <w:szCs w:val="21"/>
              </w:rPr>
              <w:t>类型</w:t>
            </w:r>
          </w:p>
        </w:tc>
      </w:tr>
      <w:tr w:rsidR="005D7766" w:rsidTr="00BA2AE3">
        <w:trPr>
          <w:trHeight w:val="339"/>
          <w:jc w:val="center"/>
          <w:trPrChange w:id="495" w:author="t450" w:date="2017-09-29T14:33:00Z">
            <w:trPr>
              <w:trHeight w:val="356"/>
              <w:jc w:val="center"/>
            </w:trPr>
          </w:trPrChange>
        </w:trPr>
        <w:tc>
          <w:tcPr>
            <w:tcW w:w="1447" w:type="dxa"/>
            <w:tcBorders>
              <w:tl2br w:val="nil"/>
              <w:tr2bl w:val="nil"/>
            </w:tcBorders>
            <w:tcPrChange w:id="496" w:author="t450" w:date="2017-09-29T14:33:00Z">
              <w:tcPr>
                <w:tcW w:w="1412" w:type="dxa"/>
                <w:tcBorders>
                  <w:tl2br w:val="nil"/>
                  <w:tr2bl w:val="nil"/>
                </w:tcBorders>
              </w:tcPr>
            </w:tcPrChange>
          </w:tcPr>
          <w:p w:rsidR="005D7766" w:rsidRDefault="005D7766" w:rsidP="009A3C8F">
            <w:pPr>
              <w:rPr>
                <w:rFonts w:ascii="宋体" w:hAnsi="宋体"/>
                <w:szCs w:val="21"/>
              </w:rPr>
            </w:pPr>
            <w:r>
              <w:rPr>
                <w:rFonts w:hint="eastAsia"/>
              </w:rPr>
              <w:t>id</w:t>
            </w:r>
          </w:p>
        </w:tc>
        <w:tc>
          <w:tcPr>
            <w:tcW w:w="1513" w:type="dxa"/>
            <w:tcBorders>
              <w:tl2br w:val="nil"/>
              <w:tr2bl w:val="nil"/>
            </w:tcBorders>
            <w:tcMar>
              <w:top w:w="0" w:type="dxa"/>
              <w:left w:w="108" w:type="dxa"/>
              <w:bottom w:w="0" w:type="dxa"/>
              <w:right w:w="108" w:type="dxa"/>
            </w:tcMar>
            <w:tcPrChange w:id="497" w:author="t450" w:date="2017-09-29T14:33:00Z">
              <w:tcPr>
                <w:tcW w:w="1476" w:type="dxa"/>
                <w:tcBorders>
                  <w:tl2br w:val="nil"/>
                  <w:tr2bl w:val="nil"/>
                </w:tcBorders>
                <w:tcMar>
                  <w:top w:w="0" w:type="dxa"/>
                  <w:left w:w="108" w:type="dxa"/>
                  <w:bottom w:w="0" w:type="dxa"/>
                  <w:right w:w="108" w:type="dxa"/>
                </w:tcMar>
              </w:tcPr>
            </w:tcPrChange>
          </w:tcPr>
          <w:p w:rsidR="005D7766" w:rsidRDefault="005D7766" w:rsidP="009A3C8F">
            <w:pPr>
              <w:jc w:val="left"/>
              <w:rPr>
                <w:rFonts w:cs="Calibri"/>
                <w:szCs w:val="21"/>
              </w:rPr>
            </w:pPr>
            <w:r>
              <w:rPr>
                <w:rFonts w:hint="eastAsia"/>
              </w:rPr>
              <w:t>编号</w:t>
            </w:r>
          </w:p>
        </w:tc>
        <w:tc>
          <w:tcPr>
            <w:tcW w:w="689" w:type="dxa"/>
            <w:tcBorders>
              <w:tl2br w:val="nil"/>
              <w:tr2bl w:val="nil"/>
            </w:tcBorders>
            <w:tcMar>
              <w:top w:w="0" w:type="dxa"/>
              <w:left w:w="108" w:type="dxa"/>
              <w:bottom w:w="0" w:type="dxa"/>
              <w:right w:w="108" w:type="dxa"/>
            </w:tcMar>
            <w:tcPrChange w:id="498" w:author="t450" w:date="2017-09-29T14:33:00Z">
              <w:tcPr>
                <w:tcW w:w="672" w:type="dxa"/>
                <w:tcBorders>
                  <w:tl2br w:val="nil"/>
                  <w:tr2bl w:val="nil"/>
                </w:tcBorders>
                <w:tcMar>
                  <w:top w:w="0" w:type="dxa"/>
                  <w:left w:w="108" w:type="dxa"/>
                  <w:bottom w:w="0" w:type="dxa"/>
                  <w:right w:w="108" w:type="dxa"/>
                </w:tcMar>
              </w:tcPr>
            </w:tcPrChange>
          </w:tcPr>
          <w:p w:rsidR="005D7766" w:rsidRDefault="005D7766" w:rsidP="009A3C8F">
            <w:pPr>
              <w:rPr>
                <w:rFonts w:cs="Calibri"/>
                <w:szCs w:val="21"/>
              </w:rPr>
            </w:pPr>
            <w:r>
              <w:rPr>
                <w:rFonts w:cs="Calibri" w:hint="eastAsia"/>
                <w:szCs w:val="21"/>
              </w:rPr>
              <w:t>Y</w:t>
            </w:r>
          </w:p>
        </w:tc>
        <w:tc>
          <w:tcPr>
            <w:tcW w:w="1661" w:type="dxa"/>
            <w:tcBorders>
              <w:tl2br w:val="nil"/>
              <w:tr2bl w:val="nil"/>
            </w:tcBorders>
            <w:tcMar>
              <w:top w:w="0" w:type="dxa"/>
              <w:left w:w="108" w:type="dxa"/>
              <w:bottom w:w="0" w:type="dxa"/>
              <w:right w:w="108" w:type="dxa"/>
            </w:tcMar>
            <w:tcPrChange w:id="499" w:author="t450" w:date="2017-09-29T14:33:00Z">
              <w:tcPr>
                <w:tcW w:w="1621" w:type="dxa"/>
                <w:tcBorders>
                  <w:tl2br w:val="nil"/>
                  <w:tr2bl w:val="nil"/>
                </w:tcBorders>
                <w:tcMar>
                  <w:top w:w="0" w:type="dxa"/>
                  <w:left w:w="108" w:type="dxa"/>
                  <w:bottom w:w="0" w:type="dxa"/>
                  <w:right w:w="108" w:type="dxa"/>
                </w:tcMar>
              </w:tcPr>
            </w:tcPrChange>
          </w:tcPr>
          <w:p w:rsidR="005D7766" w:rsidRDefault="005D7766" w:rsidP="009A3C8F">
            <w:pPr>
              <w:jc w:val="left"/>
              <w:rPr>
                <w:szCs w:val="21"/>
              </w:rPr>
            </w:pPr>
          </w:p>
        </w:tc>
        <w:tc>
          <w:tcPr>
            <w:tcW w:w="664" w:type="dxa"/>
            <w:tcBorders>
              <w:tl2br w:val="nil"/>
              <w:tr2bl w:val="nil"/>
            </w:tcBorders>
            <w:tcPrChange w:id="500" w:author="t450" w:date="2017-09-29T14:33:00Z">
              <w:tcPr>
                <w:tcW w:w="648" w:type="dxa"/>
                <w:tcBorders>
                  <w:tl2br w:val="nil"/>
                  <w:tr2bl w:val="nil"/>
                </w:tcBorders>
              </w:tcPr>
            </w:tcPrChange>
          </w:tcPr>
          <w:p w:rsidR="005D7766" w:rsidRDefault="005D7766" w:rsidP="009A3C8F">
            <w:pPr>
              <w:jc w:val="center"/>
              <w:rPr>
                <w:szCs w:val="21"/>
              </w:rPr>
            </w:pPr>
            <w:r>
              <w:rPr>
                <w:rFonts w:hint="eastAsia"/>
                <w:szCs w:val="21"/>
              </w:rPr>
              <w:t>N</w:t>
            </w:r>
          </w:p>
        </w:tc>
        <w:tc>
          <w:tcPr>
            <w:tcW w:w="770" w:type="dxa"/>
            <w:tcBorders>
              <w:tl2br w:val="nil"/>
              <w:tr2bl w:val="nil"/>
            </w:tcBorders>
            <w:tcPrChange w:id="501" w:author="t450" w:date="2017-09-29T14:33:00Z">
              <w:tcPr>
                <w:tcW w:w="751" w:type="dxa"/>
                <w:tcBorders>
                  <w:tl2br w:val="nil"/>
                  <w:tr2bl w:val="nil"/>
                </w:tcBorders>
              </w:tcPr>
            </w:tcPrChange>
          </w:tcPr>
          <w:p w:rsidR="005D7766" w:rsidRDefault="005D7766" w:rsidP="009A3C8F">
            <w:pPr>
              <w:jc w:val="left"/>
              <w:rPr>
                <w:szCs w:val="21"/>
              </w:rPr>
            </w:pPr>
          </w:p>
        </w:tc>
        <w:tc>
          <w:tcPr>
            <w:tcW w:w="1599" w:type="dxa"/>
            <w:tcBorders>
              <w:tl2br w:val="nil"/>
              <w:tr2bl w:val="nil"/>
            </w:tcBorders>
            <w:vAlign w:val="center"/>
            <w:tcPrChange w:id="502" w:author="t450" w:date="2017-09-29T14:33:00Z">
              <w:tcPr>
                <w:tcW w:w="1560" w:type="dxa"/>
                <w:tcBorders>
                  <w:tl2br w:val="nil"/>
                  <w:tr2bl w:val="nil"/>
                </w:tcBorders>
                <w:vAlign w:val="center"/>
              </w:tcPr>
            </w:tcPrChange>
          </w:tcPr>
          <w:p w:rsidR="005D7766" w:rsidRDefault="005D7766" w:rsidP="009A3C8F">
            <w:pPr>
              <w:rPr>
                <w:rFonts w:ascii="宋体" w:hAnsi="宋体" w:cs="宋体"/>
                <w:szCs w:val="21"/>
              </w:rPr>
            </w:pPr>
            <w:r>
              <w:rPr>
                <w:rFonts w:hint="eastAsia"/>
              </w:rPr>
              <w:t>int</w:t>
            </w:r>
          </w:p>
        </w:tc>
      </w:tr>
      <w:tr w:rsidR="005C636E" w:rsidTr="00BA2AE3">
        <w:trPr>
          <w:trHeight w:val="331"/>
          <w:jc w:val="center"/>
          <w:trPrChange w:id="503" w:author="t450" w:date="2017-09-29T14:33:00Z">
            <w:trPr>
              <w:trHeight w:val="348"/>
              <w:jc w:val="center"/>
            </w:trPr>
          </w:trPrChange>
        </w:trPr>
        <w:tc>
          <w:tcPr>
            <w:tcW w:w="1447" w:type="dxa"/>
            <w:tcBorders>
              <w:tl2br w:val="nil"/>
              <w:tr2bl w:val="nil"/>
            </w:tcBorders>
            <w:tcPrChange w:id="504" w:author="t450" w:date="2017-09-29T14:33:00Z">
              <w:tcPr>
                <w:tcW w:w="1412" w:type="dxa"/>
                <w:tcBorders>
                  <w:tl2br w:val="nil"/>
                  <w:tr2bl w:val="nil"/>
                </w:tcBorders>
              </w:tcPr>
            </w:tcPrChange>
          </w:tcPr>
          <w:p w:rsidR="005C636E" w:rsidRDefault="005C636E">
            <w:pPr>
              <w:rPr>
                <w:rFonts w:ascii="宋体" w:hAnsi="宋体"/>
                <w:szCs w:val="21"/>
              </w:rPr>
            </w:pPr>
            <w:r>
              <w:rPr>
                <w:rFonts w:hint="eastAsia"/>
              </w:rPr>
              <w:t>user_id</w:t>
            </w:r>
          </w:p>
        </w:tc>
        <w:tc>
          <w:tcPr>
            <w:tcW w:w="1513" w:type="dxa"/>
            <w:tcBorders>
              <w:tl2br w:val="nil"/>
              <w:tr2bl w:val="nil"/>
            </w:tcBorders>
            <w:tcMar>
              <w:top w:w="0" w:type="dxa"/>
              <w:left w:w="108" w:type="dxa"/>
              <w:bottom w:w="0" w:type="dxa"/>
              <w:right w:w="108" w:type="dxa"/>
            </w:tcMar>
            <w:tcPrChange w:id="505" w:author="t450" w:date="2017-09-29T14:33:00Z">
              <w:tcPr>
                <w:tcW w:w="1476" w:type="dxa"/>
                <w:tcBorders>
                  <w:tl2br w:val="nil"/>
                  <w:tr2bl w:val="nil"/>
                </w:tcBorders>
                <w:tcMar>
                  <w:top w:w="0" w:type="dxa"/>
                  <w:left w:w="108" w:type="dxa"/>
                  <w:bottom w:w="0" w:type="dxa"/>
                  <w:right w:w="108" w:type="dxa"/>
                </w:tcMar>
              </w:tcPr>
            </w:tcPrChange>
          </w:tcPr>
          <w:p w:rsidR="005C636E" w:rsidRDefault="005C636E" w:rsidP="009A3C8F">
            <w:pPr>
              <w:jc w:val="left"/>
              <w:rPr>
                <w:rFonts w:cs="Calibri"/>
                <w:szCs w:val="21"/>
              </w:rPr>
            </w:pPr>
            <w:r>
              <w:rPr>
                <w:rFonts w:hint="eastAsia"/>
              </w:rPr>
              <w:t>用户编号</w:t>
            </w:r>
          </w:p>
        </w:tc>
        <w:tc>
          <w:tcPr>
            <w:tcW w:w="689" w:type="dxa"/>
            <w:tcBorders>
              <w:tl2br w:val="nil"/>
              <w:tr2bl w:val="nil"/>
            </w:tcBorders>
            <w:tcMar>
              <w:top w:w="0" w:type="dxa"/>
              <w:left w:w="108" w:type="dxa"/>
              <w:bottom w:w="0" w:type="dxa"/>
              <w:right w:w="108" w:type="dxa"/>
            </w:tcMar>
            <w:tcPrChange w:id="506" w:author="t450" w:date="2017-09-29T14:33:00Z">
              <w:tcPr>
                <w:tcW w:w="672" w:type="dxa"/>
                <w:tcBorders>
                  <w:tl2br w:val="nil"/>
                  <w:tr2bl w:val="nil"/>
                </w:tcBorders>
                <w:tcMar>
                  <w:top w:w="0" w:type="dxa"/>
                  <w:left w:w="108" w:type="dxa"/>
                  <w:bottom w:w="0" w:type="dxa"/>
                  <w:right w:w="108" w:type="dxa"/>
                </w:tcMar>
              </w:tcPr>
            </w:tcPrChange>
          </w:tcPr>
          <w:p w:rsidR="005C636E" w:rsidRDefault="005C636E" w:rsidP="009A3C8F">
            <w:pPr>
              <w:rPr>
                <w:rFonts w:cs="Calibri"/>
                <w:szCs w:val="21"/>
              </w:rPr>
            </w:pPr>
          </w:p>
        </w:tc>
        <w:tc>
          <w:tcPr>
            <w:tcW w:w="1661" w:type="dxa"/>
            <w:tcBorders>
              <w:tl2br w:val="nil"/>
              <w:tr2bl w:val="nil"/>
            </w:tcBorders>
            <w:tcMar>
              <w:top w:w="0" w:type="dxa"/>
              <w:left w:w="108" w:type="dxa"/>
              <w:bottom w:w="0" w:type="dxa"/>
              <w:right w:w="108" w:type="dxa"/>
            </w:tcMar>
            <w:tcPrChange w:id="507" w:author="t450" w:date="2017-09-29T14:33:00Z">
              <w:tcPr>
                <w:tcW w:w="1621" w:type="dxa"/>
                <w:tcBorders>
                  <w:tl2br w:val="nil"/>
                  <w:tr2bl w:val="nil"/>
                </w:tcBorders>
                <w:tcMar>
                  <w:top w:w="0" w:type="dxa"/>
                  <w:left w:w="108" w:type="dxa"/>
                  <w:bottom w:w="0" w:type="dxa"/>
                  <w:right w:w="108" w:type="dxa"/>
                </w:tcMar>
              </w:tcPr>
            </w:tcPrChange>
          </w:tcPr>
          <w:p w:rsidR="005C636E" w:rsidRDefault="005C636E" w:rsidP="009A3C8F">
            <w:pPr>
              <w:jc w:val="left"/>
              <w:rPr>
                <w:szCs w:val="21"/>
              </w:rPr>
            </w:pPr>
            <w:proofErr w:type="gramStart"/>
            <w:r>
              <w:rPr>
                <w:rFonts w:hint="eastAsia"/>
              </w:rPr>
              <w:t>用户表主键</w:t>
            </w:r>
            <w:proofErr w:type="gramEnd"/>
          </w:p>
        </w:tc>
        <w:tc>
          <w:tcPr>
            <w:tcW w:w="664" w:type="dxa"/>
            <w:tcBorders>
              <w:tl2br w:val="nil"/>
              <w:tr2bl w:val="nil"/>
            </w:tcBorders>
            <w:tcPrChange w:id="508" w:author="t450" w:date="2017-09-29T14:33:00Z">
              <w:tcPr>
                <w:tcW w:w="648" w:type="dxa"/>
                <w:tcBorders>
                  <w:tl2br w:val="nil"/>
                  <w:tr2bl w:val="nil"/>
                </w:tcBorders>
              </w:tcPr>
            </w:tcPrChange>
          </w:tcPr>
          <w:p w:rsidR="005C636E" w:rsidRDefault="005C636E" w:rsidP="009A3C8F">
            <w:pPr>
              <w:jc w:val="center"/>
              <w:rPr>
                <w:szCs w:val="21"/>
              </w:rPr>
            </w:pPr>
            <w:r>
              <w:rPr>
                <w:rFonts w:hint="eastAsia"/>
                <w:szCs w:val="21"/>
              </w:rPr>
              <w:t>N</w:t>
            </w:r>
          </w:p>
        </w:tc>
        <w:tc>
          <w:tcPr>
            <w:tcW w:w="770" w:type="dxa"/>
            <w:tcBorders>
              <w:tl2br w:val="nil"/>
              <w:tr2bl w:val="nil"/>
            </w:tcBorders>
            <w:tcPrChange w:id="509" w:author="t450" w:date="2017-09-29T14:33:00Z">
              <w:tcPr>
                <w:tcW w:w="751" w:type="dxa"/>
                <w:tcBorders>
                  <w:tl2br w:val="nil"/>
                  <w:tr2bl w:val="nil"/>
                </w:tcBorders>
              </w:tcPr>
            </w:tcPrChange>
          </w:tcPr>
          <w:p w:rsidR="005C636E" w:rsidRDefault="005C636E" w:rsidP="009A3C8F">
            <w:pPr>
              <w:jc w:val="left"/>
              <w:rPr>
                <w:szCs w:val="21"/>
              </w:rPr>
            </w:pPr>
          </w:p>
        </w:tc>
        <w:tc>
          <w:tcPr>
            <w:tcW w:w="1599" w:type="dxa"/>
            <w:tcBorders>
              <w:tl2br w:val="nil"/>
              <w:tr2bl w:val="nil"/>
            </w:tcBorders>
            <w:vAlign w:val="center"/>
            <w:tcPrChange w:id="510" w:author="t450" w:date="2017-09-29T14:33:00Z">
              <w:tcPr>
                <w:tcW w:w="1560" w:type="dxa"/>
                <w:tcBorders>
                  <w:tl2br w:val="nil"/>
                  <w:tr2bl w:val="nil"/>
                </w:tcBorders>
                <w:vAlign w:val="center"/>
              </w:tcPr>
            </w:tcPrChange>
          </w:tcPr>
          <w:p w:rsidR="005C636E" w:rsidRDefault="00D46F59" w:rsidP="009A3C8F">
            <w:pPr>
              <w:rPr>
                <w:rFonts w:ascii="宋体" w:hAnsi="宋体" w:cs="宋体"/>
                <w:szCs w:val="21"/>
              </w:rPr>
            </w:pPr>
            <w:r>
              <w:rPr>
                <w:rFonts w:hint="eastAsia"/>
              </w:rPr>
              <w:t>int</w:t>
            </w:r>
          </w:p>
        </w:tc>
      </w:tr>
      <w:tr w:rsidR="005C636E" w:rsidTr="00BA2AE3">
        <w:trPr>
          <w:trHeight w:val="339"/>
          <w:jc w:val="center"/>
          <w:trPrChange w:id="511" w:author="t450" w:date="2017-09-29T14:33:00Z">
            <w:trPr>
              <w:trHeight w:val="356"/>
              <w:jc w:val="center"/>
            </w:trPr>
          </w:trPrChange>
        </w:trPr>
        <w:tc>
          <w:tcPr>
            <w:tcW w:w="1447" w:type="dxa"/>
            <w:tcBorders>
              <w:tl2br w:val="nil"/>
              <w:tr2bl w:val="nil"/>
            </w:tcBorders>
            <w:tcPrChange w:id="512" w:author="t450" w:date="2017-09-29T14:33:00Z">
              <w:tcPr>
                <w:tcW w:w="1412" w:type="dxa"/>
                <w:tcBorders>
                  <w:tl2br w:val="nil"/>
                  <w:tr2bl w:val="nil"/>
                </w:tcBorders>
              </w:tcPr>
            </w:tcPrChange>
          </w:tcPr>
          <w:p w:rsidR="005C636E" w:rsidRDefault="005C636E" w:rsidP="009A3C8F">
            <w:pPr>
              <w:rPr>
                <w:rFonts w:ascii="宋体" w:hAnsi="宋体"/>
                <w:szCs w:val="21"/>
              </w:rPr>
            </w:pPr>
            <w:r>
              <w:rPr>
                <w:rFonts w:hint="eastAsia"/>
              </w:rPr>
              <w:t>c</w:t>
            </w:r>
            <w:r w:rsidRPr="006A3A33">
              <w:rPr>
                <w:rFonts w:hint="eastAsia"/>
                <w:szCs w:val="22"/>
              </w:rPr>
              <w:t>ompany_name</w:t>
            </w:r>
          </w:p>
        </w:tc>
        <w:tc>
          <w:tcPr>
            <w:tcW w:w="1513" w:type="dxa"/>
            <w:tcBorders>
              <w:tl2br w:val="nil"/>
              <w:tr2bl w:val="nil"/>
            </w:tcBorders>
            <w:tcMar>
              <w:top w:w="0" w:type="dxa"/>
              <w:left w:w="108" w:type="dxa"/>
              <w:bottom w:w="0" w:type="dxa"/>
              <w:right w:w="108" w:type="dxa"/>
            </w:tcMar>
            <w:tcPrChange w:id="513" w:author="t450" w:date="2017-09-29T14:33:00Z">
              <w:tcPr>
                <w:tcW w:w="1476" w:type="dxa"/>
                <w:tcBorders>
                  <w:tl2br w:val="nil"/>
                  <w:tr2bl w:val="nil"/>
                </w:tcBorders>
                <w:tcMar>
                  <w:top w:w="0" w:type="dxa"/>
                  <w:left w:w="108" w:type="dxa"/>
                  <w:bottom w:w="0" w:type="dxa"/>
                  <w:right w:w="108" w:type="dxa"/>
                </w:tcMar>
              </w:tcPr>
            </w:tcPrChange>
          </w:tcPr>
          <w:p w:rsidR="005C636E" w:rsidRDefault="005C636E" w:rsidP="009A3C8F">
            <w:pPr>
              <w:jc w:val="left"/>
              <w:rPr>
                <w:rFonts w:cs="Calibri"/>
                <w:szCs w:val="21"/>
              </w:rPr>
            </w:pPr>
            <w:r>
              <w:rPr>
                <w:rFonts w:hint="eastAsia"/>
              </w:rPr>
              <w:t>企业名称</w:t>
            </w:r>
          </w:p>
        </w:tc>
        <w:tc>
          <w:tcPr>
            <w:tcW w:w="689" w:type="dxa"/>
            <w:tcBorders>
              <w:tl2br w:val="nil"/>
              <w:tr2bl w:val="nil"/>
            </w:tcBorders>
            <w:tcMar>
              <w:top w:w="0" w:type="dxa"/>
              <w:left w:w="108" w:type="dxa"/>
              <w:bottom w:w="0" w:type="dxa"/>
              <w:right w:w="108" w:type="dxa"/>
            </w:tcMar>
            <w:tcPrChange w:id="514" w:author="t450" w:date="2017-09-29T14:33:00Z">
              <w:tcPr>
                <w:tcW w:w="672" w:type="dxa"/>
                <w:tcBorders>
                  <w:tl2br w:val="nil"/>
                  <w:tr2bl w:val="nil"/>
                </w:tcBorders>
                <w:tcMar>
                  <w:top w:w="0" w:type="dxa"/>
                  <w:left w:w="108" w:type="dxa"/>
                  <w:bottom w:w="0" w:type="dxa"/>
                  <w:right w:w="108" w:type="dxa"/>
                </w:tcMar>
              </w:tcPr>
            </w:tcPrChange>
          </w:tcPr>
          <w:p w:rsidR="005C636E" w:rsidRDefault="005C636E" w:rsidP="009A3C8F">
            <w:pPr>
              <w:rPr>
                <w:rFonts w:cs="Calibri"/>
                <w:szCs w:val="21"/>
              </w:rPr>
            </w:pPr>
          </w:p>
        </w:tc>
        <w:tc>
          <w:tcPr>
            <w:tcW w:w="1661" w:type="dxa"/>
            <w:tcBorders>
              <w:tl2br w:val="nil"/>
              <w:tr2bl w:val="nil"/>
            </w:tcBorders>
            <w:tcMar>
              <w:top w:w="0" w:type="dxa"/>
              <w:left w:w="108" w:type="dxa"/>
              <w:bottom w:w="0" w:type="dxa"/>
              <w:right w:w="108" w:type="dxa"/>
            </w:tcMar>
            <w:tcPrChange w:id="515" w:author="t450" w:date="2017-09-29T14:33:00Z">
              <w:tcPr>
                <w:tcW w:w="1621" w:type="dxa"/>
                <w:tcBorders>
                  <w:tl2br w:val="nil"/>
                  <w:tr2bl w:val="nil"/>
                </w:tcBorders>
                <w:tcMar>
                  <w:top w:w="0" w:type="dxa"/>
                  <w:left w:w="108" w:type="dxa"/>
                  <w:bottom w:w="0" w:type="dxa"/>
                  <w:right w:w="108" w:type="dxa"/>
                </w:tcMar>
              </w:tcPr>
            </w:tcPrChange>
          </w:tcPr>
          <w:p w:rsidR="005C636E" w:rsidRDefault="005C636E" w:rsidP="009A3C8F">
            <w:pPr>
              <w:jc w:val="left"/>
              <w:rPr>
                <w:szCs w:val="21"/>
              </w:rPr>
            </w:pPr>
          </w:p>
        </w:tc>
        <w:tc>
          <w:tcPr>
            <w:tcW w:w="664" w:type="dxa"/>
            <w:tcBorders>
              <w:tl2br w:val="nil"/>
              <w:tr2bl w:val="nil"/>
            </w:tcBorders>
            <w:tcPrChange w:id="516" w:author="t450" w:date="2017-09-29T14:33:00Z">
              <w:tcPr>
                <w:tcW w:w="648" w:type="dxa"/>
                <w:tcBorders>
                  <w:tl2br w:val="nil"/>
                  <w:tr2bl w:val="nil"/>
                </w:tcBorders>
              </w:tcPr>
            </w:tcPrChange>
          </w:tcPr>
          <w:p w:rsidR="005C636E" w:rsidRDefault="005C636E" w:rsidP="009A3C8F">
            <w:pPr>
              <w:jc w:val="center"/>
              <w:rPr>
                <w:szCs w:val="21"/>
              </w:rPr>
            </w:pPr>
            <w:r>
              <w:rPr>
                <w:rFonts w:hint="eastAsia"/>
                <w:szCs w:val="21"/>
              </w:rPr>
              <w:t>N</w:t>
            </w:r>
          </w:p>
        </w:tc>
        <w:tc>
          <w:tcPr>
            <w:tcW w:w="770" w:type="dxa"/>
            <w:tcBorders>
              <w:tl2br w:val="nil"/>
              <w:tr2bl w:val="nil"/>
            </w:tcBorders>
            <w:tcPrChange w:id="517" w:author="t450" w:date="2017-09-29T14:33:00Z">
              <w:tcPr>
                <w:tcW w:w="751" w:type="dxa"/>
                <w:tcBorders>
                  <w:tl2br w:val="nil"/>
                  <w:tr2bl w:val="nil"/>
                </w:tcBorders>
              </w:tcPr>
            </w:tcPrChange>
          </w:tcPr>
          <w:p w:rsidR="005C636E" w:rsidRDefault="005C636E" w:rsidP="009A3C8F">
            <w:pPr>
              <w:jc w:val="left"/>
              <w:rPr>
                <w:szCs w:val="21"/>
              </w:rPr>
            </w:pPr>
          </w:p>
        </w:tc>
        <w:tc>
          <w:tcPr>
            <w:tcW w:w="1599" w:type="dxa"/>
            <w:tcBorders>
              <w:tl2br w:val="nil"/>
              <w:tr2bl w:val="nil"/>
            </w:tcBorders>
            <w:vAlign w:val="center"/>
            <w:tcPrChange w:id="518" w:author="t450" w:date="2017-09-29T14:33:00Z">
              <w:tcPr>
                <w:tcW w:w="1560" w:type="dxa"/>
                <w:tcBorders>
                  <w:tl2br w:val="nil"/>
                  <w:tr2bl w:val="nil"/>
                </w:tcBorders>
                <w:vAlign w:val="center"/>
              </w:tcPr>
            </w:tcPrChange>
          </w:tcPr>
          <w:p w:rsidR="005C636E" w:rsidRDefault="005C636E" w:rsidP="009A3C8F">
            <w:pPr>
              <w:rPr>
                <w:rFonts w:ascii="宋体" w:hAnsi="宋体" w:cs="宋体"/>
                <w:szCs w:val="21"/>
              </w:rPr>
            </w:pPr>
            <w:r>
              <w:rPr>
                <w:rFonts w:hint="eastAsia"/>
              </w:rPr>
              <w:t>varchar(255)</w:t>
            </w:r>
          </w:p>
        </w:tc>
      </w:tr>
      <w:tr w:rsidR="005C636E" w:rsidTr="00BA2AE3">
        <w:trPr>
          <w:trHeight w:val="339"/>
          <w:jc w:val="center"/>
          <w:trPrChange w:id="519" w:author="t450" w:date="2017-09-29T14:33:00Z">
            <w:trPr>
              <w:trHeight w:val="356"/>
              <w:jc w:val="center"/>
            </w:trPr>
          </w:trPrChange>
        </w:trPr>
        <w:tc>
          <w:tcPr>
            <w:tcW w:w="1447" w:type="dxa"/>
            <w:tcBorders>
              <w:tl2br w:val="nil"/>
              <w:tr2bl w:val="nil"/>
            </w:tcBorders>
            <w:tcPrChange w:id="520" w:author="t450" w:date="2017-09-29T14:33:00Z">
              <w:tcPr>
                <w:tcW w:w="1412" w:type="dxa"/>
                <w:tcBorders>
                  <w:tl2br w:val="nil"/>
                  <w:tr2bl w:val="nil"/>
                </w:tcBorders>
              </w:tcPr>
            </w:tcPrChange>
          </w:tcPr>
          <w:p w:rsidR="005C636E" w:rsidRDefault="005C636E" w:rsidP="009A3C8F">
            <w:pPr>
              <w:rPr>
                <w:rFonts w:ascii="宋体" w:hAnsi="宋体"/>
                <w:szCs w:val="21"/>
              </w:rPr>
            </w:pPr>
            <w:r>
              <w:rPr>
                <w:rFonts w:hint="eastAsia"/>
              </w:rPr>
              <w:t>o</w:t>
            </w:r>
            <w:r w:rsidRPr="006A3A33">
              <w:rPr>
                <w:rFonts w:hint="eastAsia"/>
                <w:szCs w:val="22"/>
              </w:rPr>
              <w:t>rg_barcode</w:t>
            </w:r>
          </w:p>
        </w:tc>
        <w:tc>
          <w:tcPr>
            <w:tcW w:w="1513" w:type="dxa"/>
            <w:tcBorders>
              <w:tl2br w:val="nil"/>
              <w:tr2bl w:val="nil"/>
            </w:tcBorders>
            <w:tcMar>
              <w:top w:w="0" w:type="dxa"/>
              <w:left w:w="108" w:type="dxa"/>
              <w:bottom w:w="0" w:type="dxa"/>
              <w:right w:w="108" w:type="dxa"/>
            </w:tcMar>
            <w:tcPrChange w:id="521" w:author="t450" w:date="2017-09-29T14:33:00Z">
              <w:tcPr>
                <w:tcW w:w="1476" w:type="dxa"/>
                <w:tcBorders>
                  <w:tl2br w:val="nil"/>
                  <w:tr2bl w:val="nil"/>
                </w:tcBorders>
                <w:tcMar>
                  <w:top w:w="0" w:type="dxa"/>
                  <w:left w:w="108" w:type="dxa"/>
                  <w:bottom w:w="0" w:type="dxa"/>
                  <w:right w:w="108" w:type="dxa"/>
                </w:tcMar>
              </w:tcPr>
            </w:tcPrChange>
          </w:tcPr>
          <w:p w:rsidR="005C636E" w:rsidRDefault="005C636E" w:rsidP="009A3C8F">
            <w:pPr>
              <w:jc w:val="left"/>
              <w:rPr>
                <w:rFonts w:cs="Calibri"/>
                <w:szCs w:val="21"/>
              </w:rPr>
            </w:pPr>
            <w:r>
              <w:rPr>
                <w:rFonts w:hint="eastAsia"/>
              </w:rPr>
              <w:t>组织机构代码</w:t>
            </w:r>
          </w:p>
        </w:tc>
        <w:tc>
          <w:tcPr>
            <w:tcW w:w="689" w:type="dxa"/>
            <w:tcBorders>
              <w:tl2br w:val="nil"/>
              <w:tr2bl w:val="nil"/>
            </w:tcBorders>
            <w:tcMar>
              <w:top w:w="0" w:type="dxa"/>
              <w:left w:w="108" w:type="dxa"/>
              <w:bottom w:w="0" w:type="dxa"/>
              <w:right w:w="108" w:type="dxa"/>
            </w:tcMar>
            <w:tcPrChange w:id="522" w:author="t450" w:date="2017-09-29T14:33:00Z">
              <w:tcPr>
                <w:tcW w:w="672" w:type="dxa"/>
                <w:tcBorders>
                  <w:tl2br w:val="nil"/>
                  <w:tr2bl w:val="nil"/>
                </w:tcBorders>
                <w:tcMar>
                  <w:top w:w="0" w:type="dxa"/>
                  <w:left w:w="108" w:type="dxa"/>
                  <w:bottom w:w="0" w:type="dxa"/>
                  <w:right w:w="108" w:type="dxa"/>
                </w:tcMar>
              </w:tcPr>
            </w:tcPrChange>
          </w:tcPr>
          <w:p w:rsidR="005C636E" w:rsidRDefault="005C636E" w:rsidP="009A3C8F">
            <w:pPr>
              <w:rPr>
                <w:rFonts w:cs="Calibri"/>
                <w:szCs w:val="21"/>
              </w:rPr>
            </w:pPr>
          </w:p>
        </w:tc>
        <w:tc>
          <w:tcPr>
            <w:tcW w:w="1661" w:type="dxa"/>
            <w:tcBorders>
              <w:tl2br w:val="nil"/>
              <w:tr2bl w:val="nil"/>
            </w:tcBorders>
            <w:tcMar>
              <w:top w:w="0" w:type="dxa"/>
              <w:left w:w="108" w:type="dxa"/>
              <w:bottom w:w="0" w:type="dxa"/>
              <w:right w:w="108" w:type="dxa"/>
            </w:tcMar>
            <w:tcPrChange w:id="523" w:author="t450" w:date="2017-09-29T14:33:00Z">
              <w:tcPr>
                <w:tcW w:w="1621" w:type="dxa"/>
                <w:tcBorders>
                  <w:tl2br w:val="nil"/>
                  <w:tr2bl w:val="nil"/>
                </w:tcBorders>
                <w:tcMar>
                  <w:top w:w="0" w:type="dxa"/>
                  <w:left w:w="108" w:type="dxa"/>
                  <w:bottom w:w="0" w:type="dxa"/>
                  <w:right w:w="108" w:type="dxa"/>
                </w:tcMar>
              </w:tcPr>
            </w:tcPrChange>
          </w:tcPr>
          <w:p w:rsidR="005C636E" w:rsidRDefault="005C636E" w:rsidP="009A3C8F">
            <w:pPr>
              <w:jc w:val="left"/>
              <w:rPr>
                <w:szCs w:val="21"/>
              </w:rPr>
            </w:pPr>
          </w:p>
        </w:tc>
        <w:tc>
          <w:tcPr>
            <w:tcW w:w="664" w:type="dxa"/>
            <w:tcBorders>
              <w:tl2br w:val="nil"/>
              <w:tr2bl w:val="nil"/>
            </w:tcBorders>
            <w:tcPrChange w:id="524" w:author="t450" w:date="2017-09-29T14:33:00Z">
              <w:tcPr>
                <w:tcW w:w="648" w:type="dxa"/>
                <w:tcBorders>
                  <w:tl2br w:val="nil"/>
                  <w:tr2bl w:val="nil"/>
                </w:tcBorders>
              </w:tcPr>
            </w:tcPrChange>
          </w:tcPr>
          <w:p w:rsidR="005C636E" w:rsidRDefault="005C636E" w:rsidP="009A3C8F">
            <w:pPr>
              <w:jc w:val="center"/>
              <w:rPr>
                <w:szCs w:val="21"/>
              </w:rPr>
            </w:pPr>
            <w:r>
              <w:rPr>
                <w:rFonts w:hint="eastAsia"/>
                <w:szCs w:val="21"/>
              </w:rPr>
              <w:t>Y</w:t>
            </w:r>
          </w:p>
        </w:tc>
        <w:tc>
          <w:tcPr>
            <w:tcW w:w="770" w:type="dxa"/>
            <w:tcBorders>
              <w:tl2br w:val="nil"/>
              <w:tr2bl w:val="nil"/>
            </w:tcBorders>
            <w:tcPrChange w:id="525" w:author="t450" w:date="2017-09-29T14:33:00Z">
              <w:tcPr>
                <w:tcW w:w="751" w:type="dxa"/>
                <w:tcBorders>
                  <w:tl2br w:val="nil"/>
                  <w:tr2bl w:val="nil"/>
                </w:tcBorders>
              </w:tcPr>
            </w:tcPrChange>
          </w:tcPr>
          <w:p w:rsidR="005C636E" w:rsidRDefault="005C636E" w:rsidP="009A3C8F">
            <w:pPr>
              <w:jc w:val="left"/>
              <w:rPr>
                <w:szCs w:val="21"/>
              </w:rPr>
            </w:pPr>
          </w:p>
        </w:tc>
        <w:tc>
          <w:tcPr>
            <w:tcW w:w="1599" w:type="dxa"/>
            <w:tcBorders>
              <w:tl2br w:val="nil"/>
              <w:tr2bl w:val="nil"/>
            </w:tcBorders>
            <w:vAlign w:val="center"/>
            <w:tcPrChange w:id="526" w:author="t450" w:date="2017-09-29T14:33:00Z">
              <w:tcPr>
                <w:tcW w:w="1560" w:type="dxa"/>
                <w:tcBorders>
                  <w:tl2br w:val="nil"/>
                  <w:tr2bl w:val="nil"/>
                </w:tcBorders>
                <w:vAlign w:val="center"/>
              </w:tcPr>
            </w:tcPrChange>
          </w:tcPr>
          <w:p w:rsidR="005C636E" w:rsidRPr="000D278B" w:rsidRDefault="005C636E" w:rsidP="00ED3949">
            <w:pPr>
              <w:rPr>
                <w:rFonts w:ascii="宋体" w:hAnsi="宋体" w:cs="宋体"/>
                <w:color w:val="FF0000"/>
                <w:szCs w:val="21"/>
              </w:rPr>
            </w:pPr>
            <w:r w:rsidRPr="000D278B">
              <w:rPr>
                <w:color w:val="FF0000"/>
              </w:rPr>
              <w:t>varchar(</w:t>
            </w:r>
            <w:r w:rsidR="00E43B32" w:rsidRPr="00ED3949">
              <w:rPr>
                <w:rFonts w:hint="eastAsia"/>
                <w:color w:val="FF0000"/>
              </w:rPr>
              <w:t>9</w:t>
            </w:r>
            <w:r w:rsidRPr="000D278B">
              <w:rPr>
                <w:color w:val="FF0000"/>
              </w:rPr>
              <w:t>)</w:t>
            </w:r>
          </w:p>
        </w:tc>
      </w:tr>
      <w:tr w:rsidR="005C636E" w:rsidTr="00BA2AE3">
        <w:trPr>
          <w:trHeight w:val="339"/>
          <w:jc w:val="center"/>
          <w:trPrChange w:id="527" w:author="t450" w:date="2017-09-29T14:33:00Z">
            <w:trPr>
              <w:trHeight w:val="356"/>
              <w:jc w:val="center"/>
            </w:trPr>
          </w:trPrChange>
        </w:trPr>
        <w:tc>
          <w:tcPr>
            <w:tcW w:w="1447" w:type="dxa"/>
            <w:tcBorders>
              <w:tl2br w:val="nil"/>
              <w:tr2bl w:val="nil"/>
            </w:tcBorders>
            <w:tcPrChange w:id="528" w:author="t450" w:date="2017-09-29T14:33:00Z">
              <w:tcPr>
                <w:tcW w:w="1412" w:type="dxa"/>
                <w:tcBorders>
                  <w:tl2br w:val="nil"/>
                  <w:tr2bl w:val="nil"/>
                </w:tcBorders>
              </w:tcPr>
            </w:tcPrChange>
          </w:tcPr>
          <w:p w:rsidR="005C636E" w:rsidRDefault="005C636E" w:rsidP="009A3C8F">
            <w:r>
              <w:rPr>
                <w:rFonts w:hint="eastAsia"/>
              </w:rPr>
              <w:t>trade_code</w:t>
            </w:r>
          </w:p>
        </w:tc>
        <w:tc>
          <w:tcPr>
            <w:tcW w:w="1513" w:type="dxa"/>
            <w:tcBorders>
              <w:tl2br w:val="nil"/>
              <w:tr2bl w:val="nil"/>
            </w:tcBorders>
            <w:tcMar>
              <w:top w:w="0" w:type="dxa"/>
              <w:left w:w="108" w:type="dxa"/>
              <w:bottom w:w="0" w:type="dxa"/>
              <w:right w:w="108" w:type="dxa"/>
            </w:tcMar>
            <w:tcPrChange w:id="529" w:author="t450" w:date="2017-09-29T14:33:00Z">
              <w:tcPr>
                <w:tcW w:w="1476" w:type="dxa"/>
                <w:tcBorders>
                  <w:tl2br w:val="nil"/>
                  <w:tr2bl w:val="nil"/>
                </w:tcBorders>
                <w:tcMar>
                  <w:top w:w="0" w:type="dxa"/>
                  <w:left w:w="108" w:type="dxa"/>
                  <w:bottom w:w="0" w:type="dxa"/>
                  <w:right w:w="108" w:type="dxa"/>
                </w:tcMar>
              </w:tcPr>
            </w:tcPrChange>
          </w:tcPr>
          <w:p w:rsidR="005C636E" w:rsidRDefault="005C636E" w:rsidP="009A3C8F">
            <w:pPr>
              <w:jc w:val="left"/>
              <w:rPr>
                <w:rFonts w:cs="Calibri"/>
                <w:szCs w:val="21"/>
              </w:rPr>
            </w:pPr>
            <w:r>
              <w:rPr>
                <w:rFonts w:hint="eastAsia"/>
              </w:rPr>
              <w:t>对外贸易经营企业代码</w:t>
            </w:r>
          </w:p>
        </w:tc>
        <w:tc>
          <w:tcPr>
            <w:tcW w:w="689" w:type="dxa"/>
            <w:tcBorders>
              <w:tl2br w:val="nil"/>
              <w:tr2bl w:val="nil"/>
            </w:tcBorders>
            <w:tcMar>
              <w:top w:w="0" w:type="dxa"/>
              <w:left w:w="108" w:type="dxa"/>
              <w:bottom w:w="0" w:type="dxa"/>
              <w:right w:w="108" w:type="dxa"/>
            </w:tcMar>
            <w:tcPrChange w:id="530" w:author="t450" w:date="2017-09-29T14:33:00Z">
              <w:tcPr>
                <w:tcW w:w="672" w:type="dxa"/>
                <w:tcBorders>
                  <w:tl2br w:val="nil"/>
                  <w:tr2bl w:val="nil"/>
                </w:tcBorders>
                <w:tcMar>
                  <w:top w:w="0" w:type="dxa"/>
                  <w:left w:w="108" w:type="dxa"/>
                  <w:bottom w:w="0" w:type="dxa"/>
                  <w:right w:w="108" w:type="dxa"/>
                </w:tcMar>
              </w:tcPr>
            </w:tcPrChange>
          </w:tcPr>
          <w:p w:rsidR="005C636E" w:rsidRDefault="005C636E" w:rsidP="009A3C8F">
            <w:pPr>
              <w:rPr>
                <w:rFonts w:cs="Calibri"/>
                <w:szCs w:val="21"/>
              </w:rPr>
            </w:pPr>
          </w:p>
        </w:tc>
        <w:tc>
          <w:tcPr>
            <w:tcW w:w="1661" w:type="dxa"/>
            <w:tcBorders>
              <w:tl2br w:val="nil"/>
              <w:tr2bl w:val="nil"/>
            </w:tcBorders>
            <w:tcMar>
              <w:top w:w="0" w:type="dxa"/>
              <w:left w:w="108" w:type="dxa"/>
              <w:bottom w:w="0" w:type="dxa"/>
              <w:right w:w="108" w:type="dxa"/>
            </w:tcMar>
            <w:tcPrChange w:id="531" w:author="t450" w:date="2017-09-29T14:33:00Z">
              <w:tcPr>
                <w:tcW w:w="1621" w:type="dxa"/>
                <w:tcBorders>
                  <w:tl2br w:val="nil"/>
                  <w:tr2bl w:val="nil"/>
                </w:tcBorders>
                <w:tcMar>
                  <w:top w:w="0" w:type="dxa"/>
                  <w:left w:w="108" w:type="dxa"/>
                  <w:bottom w:w="0" w:type="dxa"/>
                  <w:right w:w="108" w:type="dxa"/>
                </w:tcMar>
              </w:tcPr>
            </w:tcPrChange>
          </w:tcPr>
          <w:p w:rsidR="005C636E" w:rsidRDefault="005C636E" w:rsidP="009A3C8F">
            <w:pPr>
              <w:jc w:val="left"/>
            </w:pPr>
          </w:p>
        </w:tc>
        <w:tc>
          <w:tcPr>
            <w:tcW w:w="664" w:type="dxa"/>
            <w:tcBorders>
              <w:tl2br w:val="nil"/>
              <w:tr2bl w:val="nil"/>
            </w:tcBorders>
            <w:tcPrChange w:id="532" w:author="t450" w:date="2017-09-29T14:33:00Z">
              <w:tcPr>
                <w:tcW w:w="648" w:type="dxa"/>
                <w:tcBorders>
                  <w:tl2br w:val="nil"/>
                  <w:tr2bl w:val="nil"/>
                </w:tcBorders>
              </w:tcPr>
            </w:tcPrChange>
          </w:tcPr>
          <w:p w:rsidR="005C636E" w:rsidRDefault="005C636E" w:rsidP="009A3C8F">
            <w:pPr>
              <w:jc w:val="center"/>
              <w:rPr>
                <w:szCs w:val="21"/>
              </w:rPr>
            </w:pPr>
            <w:r>
              <w:rPr>
                <w:rFonts w:hint="eastAsia"/>
                <w:szCs w:val="21"/>
              </w:rPr>
              <w:t>Y</w:t>
            </w:r>
          </w:p>
        </w:tc>
        <w:tc>
          <w:tcPr>
            <w:tcW w:w="770" w:type="dxa"/>
            <w:tcBorders>
              <w:tl2br w:val="nil"/>
              <w:tr2bl w:val="nil"/>
            </w:tcBorders>
            <w:tcPrChange w:id="533" w:author="t450" w:date="2017-09-29T14:33:00Z">
              <w:tcPr>
                <w:tcW w:w="751" w:type="dxa"/>
                <w:tcBorders>
                  <w:tl2br w:val="nil"/>
                  <w:tr2bl w:val="nil"/>
                </w:tcBorders>
              </w:tcPr>
            </w:tcPrChange>
          </w:tcPr>
          <w:p w:rsidR="005C636E" w:rsidRDefault="005C636E" w:rsidP="009A3C8F">
            <w:pPr>
              <w:jc w:val="left"/>
              <w:rPr>
                <w:szCs w:val="21"/>
              </w:rPr>
            </w:pPr>
          </w:p>
        </w:tc>
        <w:tc>
          <w:tcPr>
            <w:tcW w:w="1599" w:type="dxa"/>
            <w:tcBorders>
              <w:tl2br w:val="nil"/>
              <w:tr2bl w:val="nil"/>
            </w:tcBorders>
            <w:vAlign w:val="center"/>
            <w:tcPrChange w:id="534" w:author="t450" w:date="2017-09-29T14:33:00Z">
              <w:tcPr>
                <w:tcW w:w="1560" w:type="dxa"/>
                <w:tcBorders>
                  <w:tl2br w:val="nil"/>
                  <w:tr2bl w:val="nil"/>
                </w:tcBorders>
                <w:vAlign w:val="center"/>
              </w:tcPr>
            </w:tcPrChange>
          </w:tcPr>
          <w:p w:rsidR="005C636E" w:rsidRPr="000D278B" w:rsidRDefault="005C636E" w:rsidP="00ED3949">
            <w:pPr>
              <w:rPr>
                <w:color w:val="FF0000"/>
              </w:rPr>
            </w:pPr>
            <w:r w:rsidRPr="000D278B">
              <w:rPr>
                <w:color w:val="FF0000"/>
              </w:rPr>
              <w:t>varchar(</w:t>
            </w:r>
            <w:r w:rsidR="00E43B32" w:rsidRPr="000D278B">
              <w:rPr>
                <w:color w:val="FF0000"/>
              </w:rPr>
              <w:t>13</w:t>
            </w:r>
            <w:r w:rsidRPr="000D278B">
              <w:rPr>
                <w:color w:val="FF0000"/>
              </w:rPr>
              <w:t>)</w:t>
            </w:r>
          </w:p>
        </w:tc>
      </w:tr>
      <w:tr w:rsidR="005C636E" w:rsidTr="00BA2AE3">
        <w:trPr>
          <w:trHeight w:val="339"/>
          <w:jc w:val="center"/>
          <w:trPrChange w:id="535" w:author="t450" w:date="2017-09-29T14:33:00Z">
            <w:trPr>
              <w:trHeight w:val="356"/>
              <w:jc w:val="center"/>
            </w:trPr>
          </w:trPrChange>
        </w:trPr>
        <w:tc>
          <w:tcPr>
            <w:tcW w:w="1447" w:type="dxa"/>
            <w:tcBorders>
              <w:tl2br w:val="nil"/>
              <w:tr2bl w:val="nil"/>
            </w:tcBorders>
            <w:tcPrChange w:id="536" w:author="t450" w:date="2017-09-29T14:33:00Z">
              <w:tcPr>
                <w:tcW w:w="1412" w:type="dxa"/>
                <w:tcBorders>
                  <w:tl2br w:val="nil"/>
                  <w:tr2bl w:val="nil"/>
                </w:tcBorders>
              </w:tcPr>
            </w:tcPrChange>
          </w:tcPr>
          <w:p w:rsidR="005C636E" w:rsidRDefault="005C636E" w:rsidP="009A3C8F">
            <w:pPr>
              <w:jc w:val="center"/>
              <w:rPr>
                <w:rFonts w:ascii="宋体" w:hAnsi="宋体"/>
                <w:szCs w:val="21"/>
              </w:rPr>
            </w:pPr>
            <w:r>
              <w:rPr>
                <w:rFonts w:hint="eastAsia"/>
              </w:rPr>
              <w:t>certificate_code</w:t>
            </w:r>
          </w:p>
        </w:tc>
        <w:tc>
          <w:tcPr>
            <w:tcW w:w="1513" w:type="dxa"/>
            <w:tcBorders>
              <w:tl2br w:val="nil"/>
              <w:tr2bl w:val="nil"/>
            </w:tcBorders>
            <w:tcMar>
              <w:top w:w="0" w:type="dxa"/>
              <w:left w:w="108" w:type="dxa"/>
              <w:bottom w:w="0" w:type="dxa"/>
              <w:right w:w="108" w:type="dxa"/>
            </w:tcMar>
            <w:tcPrChange w:id="537" w:author="t450" w:date="2017-09-29T14:33:00Z">
              <w:tcPr>
                <w:tcW w:w="1476" w:type="dxa"/>
                <w:tcBorders>
                  <w:tl2br w:val="nil"/>
                  <w:tr2bl w:val="nil"/>
                </w:tcBorders>
                <w:tcMar>
                  <w:top w:w="0" w:type="dxa"/>
                  <w:left w:w="108" w:type="dxa"/>
                  <w:bottom w:w="0" w:type="dxa"/>
                  <w:right w:w="108" w:type="dxa"/>
                </w:tcMar>
              </w:tcPr>
            </w:tcPrChange>
          </w:tcPr>
          <w:p w:rsidR="005C636E" w:rsidRDefault="005C636E" w:rsidP="009A3C8F">
            <w:pPr>
              <w:jc w:val="left"/>
              <w:rPr>
                <w:rFonts w:cs="Calibri"/>
                <w:szCs w:val="21"/>
              </w:rPr>
            </w:pPr>
            <w:r>
              <w:rPr>
                <w:rFonts w:cs="Calibri" w:hint="eastAsia"/>
                <w:szCs w:val="21"/>
              </w:rPr>
              <w:t>统一社会信用代码</w:t>
            </w:r>
          </w:p>
        </w:tc>
        <w:tc>
          <w:tcPr>
            <w:tcW w:w="689" w:type="dxa"/>
            <w:tcBorders>
              <w:tl2br w:val="nil"/>
              <w:tr2bl w:val="nil"/>
            </w:tcBorders>
            <w:tcMar>
              <w:top w:w="0" w:type="dxa"/>
              <w:left w:w="108" w:type="dxa"/>
              <w:bottom w:w="0" w:type="dxa"/>
              <w:right w:w="108" w:type="dxa"/>
            </w:tcMar>
            <w:tcPrChange w:id="538" w:author="t450" w:date="2017-09-29T14:33:00Z">
              <w:tcPr>
                <w:tcW w:w="672" w:type="dxa"/>
                <w:tcBorders>
                  <w:tl2br w:val="nil"/>
                  <w:tr2bl w:val="nil"/>
                </w:tcBorders>
                <w:tcMar>
                  <w:top w:w="0" w:type="dxa"/>
                  <w:left w:w="108" w:type="dxa"/>
                  <w:bottom w:w="0" w:type="dxa"/>
                  <w:right w:w="108" w:type="dxa"/>
                </w:tcMar>
              </w:tcPr>
            </w:tcPrChange>
          </w:tcPr>
          <w:p w:rsidR="005C636E" w:rsidRDefault="005C636E" w:rsidP="009A3C8F">
            <w:pPr>
              <w:rPr>
                <w:rFonts w:cs="Calibri"/>
                <w:szCs w:val="21"/>
              </w:rPr>
            </w:pPr>
          </w:p>
        </w:tc>
        <w:tc>
          <w:tcPr>
            <w:tcW w:w="1661" w:type="dxa"/>
            <w:tcBorders>
              <w:tl2br w:val="nil"/>
              <w:tr2bl w:val="nil"/>
            </w:tcBorders>
            <w:tcMar>
              <w:top w:w="0" w:type="dxa"/>
              <w:left w:w="108" w:type="dxa"/>
              <w:bottom w:w="0" w:type="dxa"/>
              <w:right w:w="108" w:type="dxa"/>
            </w:tcMar>
            <w:tcPrChange w:id="539" w:author="t450" w:date="2017-09-29T14:33:00Z">
              <w:tcPr>
                <w:tcW w:w="1621" w:type="dxa"/>
                <w:tcBorders>
                  <w:tl2br w:val="nil"/>
                  <w:tr2bl w:val="nil"/>
                </w:tcBorders>
                <w:tcMar>
                  <w:top w:w="0" w:type="dxa"/>
                  <w:left w:w="108" w:type="dxa"/>
                  <w:bottom w:w="0" w:type="dxa"/>
                  <w:right w:w="108" w:type="dxa"/>
                </w:tcMar>
              </w:tcPr>
            </w:tcPrChange>
          </w:tcPr>
          <w:p w:rsidR="005C636E" w:rsidRDefault="005C636E" w:rsidP="009A3C8F">
            <w:pPr>
              <w:jc w:val="left"/>
              <w:rPr>
                <w:szCs w:val="21"/>
              </w:rPr>
            </w:pPr>
          </w:p>
        </w:tc>
        <w:tc>
          <w:tcPr>
            <w:tcW w:w="664" w:type="dxa"/>
            <w:tcBorders>
              <w:tl2br w:val="nil"/>
              <w:tr2bl w:val="nil"/>
            </w:tcBorders>
            <w:tcPrChange w:id="540" w:author="t450" w:date="2017-09-29T14:33:00Z">
              <w:tcPr>
                <w:tcW w:w="648" w:type="dxa"/>
                <w:tcBorders>
                  <w:tl2br w:val="nil"/>
                  <w:tr2bl w:val="nil"/>
                </w:tcBorders>
              </w:tcPr>
            </w:tcPrChange>
          </w:tcPr>
          <w:p w:rsidR="005C636E" w:rsidRDefault="005C636E" w:rsidP="009A3C8F">
            <w:pPr>
              <w:jc w:val="center"/>
              <w:rPr>
                <w:szCs w:val="21"/>
              </w:rPr>
            </w:pPr>
            <w:r>
              <w:rPr>
                <w:rFonts w:hint="eastAsia"/>
                <w:szCs w:val="21"/>
              </w:rPr>
              <w:t>Y</w:t>
            </w:r>
          </w:p>
        </w:tc>
        <w:tc>
          <w:tcPr>
            <w:tcW w:w="770" w:type="dxa"/>
            <w:tcBorders>
              <w:tl2br w:val="nil"/>
              <w:tr2bl w:val="nil"/>
            </w:tcBorders>
            <w:tcPrChange w:id="541" w:author="t450" w:date="2017-09-29T14:33:00Z">
              <w:tcPr>
                <w:tcW w:w="751" w:type="dxa"/>
                <w:tcBorders>
                  <w:tl2br w:val="nil"/>
                  <w:tr2bl w:val="nil"/>
                </w:tcBorders>
              </w:tcPr>
            </w:tcPrChange>
          </w:tcPr>
          <w:p w:rsidR="005C636E" w:rsidRDefault="005C636E" w:rsidP="009A3C8F">
            <w:pPr>
              <w:jc w:val="left"/>
              <w:rPr>
                <w:szCs w:val="21"/>
              </w:rPr>
            </w:pPr>
          </w:p>
        </w:tc>
        <w:tc>
          <w:tcPr>
            <w:tcW w:w="1599" w:type="dxa"/>
            <w:tcBorders>
              <w:tl2br w:val="nil"/>
              <w:tr2bl w:val="nil"/>
            </w:tcBorders>
            <w:vAlign w:val="center"/>
            <w:tcPrChange w:id="542" w:author="t450" w:date="2017-09-29T14:33:00Z">
              <w:tcPr>
                <w:tcW w:w="1560" w:type="dxa"/>
                <w:tcBorders>
                  <w:tl2br w:val="nil"/>
                  <w:tr2bl w:val="nil"/>
                </w:tcBorders>
                <w:vAlign w:val="center"/>
              </w:tcPr>
            </w:tcPrChange>
          </w:tcPr>
          <w:p w:rsidR="005C636E" w:rsidRPr="000D278B" w:rsidRDefault="005C636E" w:rsidP="00ED3949">
            <w:pPr>
              <w:rPr>
                <w:rFonts w:ascii="宋体" w:hAnsi="宋体" w:cs="宋体"/>
                <w:color w:val="FF0000"/>
                <w:szCs w:val="21"/>
              </w:rPr>
            </w:pPr>
            <w:r w:rsidRPr="000D278B">
              <w:rPr>
                <w:color w:val="FF0000"/>
              </w:rPr>
              <w:t>varchar(</w:t>
            </w:r>
            <w:r w:rsidR="00E43B32" w:rsidRPr="00ED3949">
              <w:rPr>
                <w:rFonts w:hint="eastAsia"/>
                <w:color w:val="FF0000"/>
              </w:rPr>
              <w:t>18</w:t>
            </w:r>
            <w:r w:rsidRPr="000D278B">
              <w:rPr>
                <w:color w:val="FF0000"/>
              </w:rPr>
              <w:t>)</w:t>
            </w:r>
          </w:p>
        </w:tc>
      </w:tr>
      <w:tr w:rsidR="005C636E" w:rsidTr="00BA2AE3">
        <w:trPr>
          <w:trHeight w:val="339"/>
          <w:jc w:val="center"/>
          <w:trPrChange w:id="543" w:author="t450" w:date="2017-09-29T14:33:00Z">
            <w:trPr>
              <w:trHeight w:val="356"/>
              <w:jc w:val="center"/>
            </w:trPr>
          </w:trPrChange>
        </w:trPr>
        <w:tc>
          <w:tcPr>
            <w:tcW w:w="1447" w:type="dxa"/>
            <w:tcBorders>
              <w:tl2br w:val="nil"/>
              <w:tr2bl w:val="nil"/>
            </w:tcBorders>
            <w:tcPrChange w:id="544" w:author="t450" w:date="2017-09-29T14:33:00Z">
              <w:tcPr>
                <w:tcW w:w="1412" w:type="dxa"/>
                <w:tcBorders>
                  <w:tl2br w:val="nil"/>
                  <w:tr2bl w:val="nil"/>
                </w:tcBorders>
              </w:tcPr>
            </w:tcPrChange>
          </w:tcPr>
          <w:p w:rsidR="005C636E" w:rsidRPr="00CF18F3" w:rsidRDefault="005C636E" w:rsidP="009A3C8F">
            <w:pPr>
              <w:rPr>
                <w:rPrChange w:id="545" w:author="xlli" w:date="2017-11-16T15:05:00Z">
                  <w:rPr>
                    <w:rStyle w:val="ad"/>
                    <w:i w:val="0"/>
                    <w:color w:val="333333"/>
                    <w:shd w:val="clear" w:color="auto" w:fill="FFFFFF"/>
                  </w:rPr>
                </w:rPrChange>
              </w:rPr>
            </w:pPr>
            <w:r w:rsidRPr="00CF18F3">
              <w:rPr>
                <w:rPrChange w:id="546" w:author="xlli" w:date="2017-11-16T15:05:00Z">
                  <w:rPr>
                    <w:rStyle w:val="ad"/>
                    <w:i w:val="0"/>
                    <w:color w:val="333333"/>
                    <w:shd w:val="clear" w:color="auto" w:fill="FFFFFF"/>
                  </w:rPr>
                </w:rPrChange>
              </w:rPr>
              <w:t>register_name</w:t>
            </w:r>
          </w:p>
        </w:tc>
        <w:tc>
          <w:tcPr>
            <w:tcW w:w="1513" w:type="dxa"/>
            <w:tcBorders>
              <w:tl2br w:val="nil"/>
              <w:tr2bl w:val="nil"/>
            </w:tcBorders>
            <w:tcMar>
              <w:top w:w="0" w:type="dxa"/>
              <w:left w:w="108" w:type="dxa"/>
              <w:bottom w:w="0" w:type="dxa"/>
              <w:right w:w="108" w:type="dxa"/>
            </w:tcMar>
            <w:tcPrChange w:id="547" w:author="t450" w:date="2017-09-29T14:33:00Z">
              <w:tcPr>
                <w:tcW w:w="1476" w:type="dxa"/>
                <w:tcBorders>
                  <w:tl2br w:val="nil"/>
                  <w:tr2bl w:val="nil"/>
                </w:tcBorders>
                <w:tcMar>
                  <w:top w:w="0" w:type="dxa"/>
                  <w:left w:w="108" w:type="dxa"/>
                  <w:bottom w:w="0" w:type="dxa"/>
                  <w:right w:w="108" w:type="dxa"/>
                </w:tcMar>
              </w:tcPr>
            </w:tcPrChange>
          </w:tcPr>
          <w:p w:rsidR="005C636E" w:rsidRDefault="005C636E" w:rsidP="009A3C8F">
            <w:pPr>
              <w:jc w:val="left"/>
            </w:pPr>
            <w:r>
              <w:rPr>
                <w:rFonts w:hint="eastAsia"/>
              </w:rPr>
              <w:t>注册人姓名</w:t>
            </w:r>
          </w:p>
        </w:tc>
        <w:tc>
          <w:tcPr>
            <w:tcW w:w="689" w:type="dxa"/>
            <w:tcBorders>
              <w:tl2br w:val="nil"/>
              <w:tr2bl w:val="nil"/>
            </w:tcBorders>
            <w:tcMar>
              <w:top w:w="0" w:type="dxa"/>
              <w:left w:w="108" w:type="dxa"/>
              <w:bottom w:w="0" w:type="dxa"/>
              <w:right w:w="108" w:type="dxa"/>
            </w:tcMar>
            <w:tcPrChange w:id="548" w:author="t450" w:date="2017-09-29T14:33:00Z">
              <w:tcPr>
                <w:tcW w:w="672" w:type="dxa"/>
                <w:tcBorders>
                  <w:tl2br w:val="nil"/>
                  <w:tr2bl w:val="nil"/>
                </w:tcBorders>
                <w:tcMar>
                  <w:top w:w="0" w:type="dxa"/>
                  <w:left w:w="108" w:type="dxa"/>
                  <w:bottom w:w="0" w:type="dxa"/>
                  <w:right w:w="108" w:type="dxa"/>
                </w:tcMar>
              </w:tcPr>
            </w:tcPrChange>
          </w:tcPr>
          <w:p w:rsidR="005C636E" w:rsidRDefault="005C636E" w:rsidP="009A3C8F">
            <w:pPr>
              <w:rPr>
                <w:rFonts w:cs="Calibri"/>
                <w:szCs w:val="21"/>
              </w:rPr>
            </w:pPr>
          </w:p>
        </w:tc>
        <w:tc>
          <w:tcPr>
            <w:tcW w:w="1661" w:type="dxa"/>
            <w:tcBorders>
              <w:tl2br w:val="nil"/>
              <w:tr2bl w:val="nil"/>
            </w:tcBorders>
            <w:tcMar>
              <w:top w:w="0" w:type="dxa"/>
              <w:left w:w="108" w:type="dxa"/>
              <w:bottom w:w="0" w:type="dxa"/>
              <w:right w:w="108" w:type="dxa"/>
            </w:tcMar>
            <w:tcPrChange w:id="549" w:author="t450" w:date="2017-09-29T14:33:00Z">
              <w:tcPr>
                <w:tcW w:w="1621" w:type="dxa"/>
                <w:tcBorders>
                  <w:tl2br w:val="nil"/>
                  <w:tr2bl w:val="nil"/>
                </w:tcBorders>
                <w:tcMar>
                  <w:top w:w="0" w:type="dxa"/>
                  <w:left w:w="108" w:type="dxa"/>
                  <w:bottom w:w="0" w:type="dxa"/>
                  <w:right w:w="108" w:type="dxa"/>
                </w:tcMar>
              </w:tcPr>
            </w:tcPrChange>
          </w:tcPr>
          <w:p w:rsidR="005C636E" w:rsidRDefault="005C636E" w:rsidP="009A3C8F">
            <w:pPr>
              <w:jc w:val="left"/>
              <w:rPr>
                <w:szCs w:val="21"/>
              </w:rPr>
            </w:pPr>
          </w:p>
        </w:tc>
        <w:tc>
          <w:tcPr>
            <w:tcW w:w="664" w:type="dxa"/>
            <w:tcBorders>
              <w:tl2br w:val="nil"/>
              <w:tr2bl w:val="nil"/>
            </w:tcBorders>
            <w:tcPrChange w:id="550" w:author="t450" w:date="2017-09-29T14:33:00Z">
              <w:tcPr>
                <w:tcW w:w="648" w:type="dxa"/>
                <w:tcBorders>
                  <w:tl2br w:val="nil"/>
                  <w:tr2bl w:val="nil"/>
                </w:tcBorders>
              </w:tcPr>
            </w:tcPrChange>
          </w:tcPr>
          <w:p w:rsidR="005C636E" w:rsidRDefault="005C636E" w:rsidP="009A3C8F">
            <w:pPr>
              <w:jc w:val="center"/>
              <w:rPr>
                <w:szCs w:val="21"/>
              </w:rPr>
            </w:pPr>
            <w:r>
              <w:rPr>
                <w:rFonts w:hint="eastAsia"/>
                <w:szCs w:val="21"/>
              </w:rPr>
              <w:t>Y</w:t>
            </w:r>
          </w:p>
        </w:tc>
        <w:tc>
          <w:tcPr>
            <w:tcW w:w="770" w:type="dxa"/>
            <w:tcBorders>
              <w:tl2br w:val="nil"/>
              <w:tr2bl w:val="nil"/>
            </w:tcBorders>
            <w:tcPrChange w:id="551" w:author="t450" w:date="2017-09-29T14:33:00Z">
              <w:tcPr>
                <w:tcW w:w="751" w:type="dxa"/>
                <w:tcBorders>
                  <w:tl2br w:val="nil"/>
                  <w:tr2bl w:val="nil"/>
                </w:tcBorders>
              </w:tcPr>
            </w:tcPrChange>
          </w:tcPr>
          <w:p w:rsidR="005C636E" w:rsidRDefault="005C636E" w:rsidP="009A3C8F">
            <w:pPr>
              <w:jc w:val="left"/>
              <w:rPr>
                <w:szCs w:val="21"/>
              </w:rPr>
            </w:pPr>
          </w:p>
        </w:tc>
        <w:tc>
          <w:tcPr>
            <w:tcW w:w="1599" w:type="dxa"/>
            <w:tcBorders>
              <w:tl2br w:val="nil"/>
              <w:tr2bl w:val="nil"/>
            </w:tcBorders>
            <w:vAlign w:val="center"/>
            <w:tcPrChange w:id="552" w:author="t450" w:date="2017-09-29T14:33:00Z">
              <w:tcPr>
                <w:tcW w:w="1560" w:type="dxa"/>
                <w:tcBorders>
                  <w:tl2br w:val="nil"/>
                  <w:tr2bl w:val="nil"/>
                </w:tcBorders>
                <w:vAlign w:val="center"/>
              </w:tcPr>
            </w:tcPrChange>
          </w:tcPr>
          <w:p w:rsidR="005C636E" w:rsidRPr="000D278B" w:rsidRDefault="005C636E" w:rsidP="009A3C8F">
            <w:pPr>
              <w:rPr>
                <w:color w:val="FF0000"/>
              </w:rPr>
            </w:pPr>
            <w:r w:rsidRPr="000D278B">
              <w:rPr>
                <w:color w:val="FF0000"/>
              </w:rPr>
              <w:t>varchar(255)</w:t>
            </w:r>
          </w:p>
        </w:tc>
      </w:tr>
      <w:tr w:rsidR="005C636E" w:rsidTr="00BA2AE3">
        <w:trPr>
          <w:trHeight w:val="339"/>
          <w:jc w:val="center"/>
          <w:trPrChange w:id="553" w:author="t450" w:date="2017-09-29T14:33:00Z">
            <w:trPr>
              <w:trHeight w:val="356"/>
              <w:jc w:val="center"/>
            </w:trPr>
          </w:trPrChange>
        </w:trPr>
        <w:tc>
          <w:tcPr>
            <w:tcW w:w="1447" w:type="dxa"/>
            <w:tcBorders>
              <w:tl2br w:val="nil"/>
              <w:tr2bl w:val="nil"/>
            </w:tcBorders>
            <w:tcPrChange w:id="554" w:author="t450" w:date="2017-09-29T14:33:00Z">
              <w:tcPr>
                <w:tcW w:w="1412" w:type="dxa"/>
                <w:tcBorders>
                  <w:tl2br w:val="nil"/>
                  <w:tr2bl w:val="nil"/>
                </w:tcBorders>
              </w:tcPr>
            </w:tcPrChange>
          </w:tcPr>
          <w:p w:rsidR="005C636E" w:rsidRDefault="005C636E" w:rsidP="009A3C8F">
            <w:r w:rsidRPr="00CF18F3">
              <w:rPr>
                <w:rPrChange w:id="555" w:author="xlli" w:date="2017-11-16T15:05:00Z">
                  <w:rPr>
                    <w:rStyle w:val="ad"/>
                    <w:rFonts w:cs="Times New Roman"/>
                    <w:color w:val="333333"/>
                    <w:sz w:val="21"/>
                    <w:szCs w:val="22"/>
                    <w:shd w:val="clear" w:color="auto" w:fill="FFFFFF"/>
                  </w:rPr>
                </w:rPrChange>
              </w:rPr>
              <w:t>credentials_type</w:t>
            </w:r>
          </w:p>
        </w:tc>
        <w:tc>
          <w:tcPr>
            <w:tcW w:w="1513" w:type="dxa"/>
            <w:tcBorders>
              <w:tl2br w:val="nil"/>
              <w:tr2bl w:val="nil"/>
            </w:tcBorders>
            <w:tcMar>
              <w:top w:w="0" w:type="dxa"/>
              <w:left w:w="108" w:type="dxa"/>
              <w:bottom w:w="0" w:type="dxa"/>
              <w:right w:w="108" w:type="dxa"/>
            </w:tcMar>
            <w:tcPrChange w:id="556" w:author="t450" w:date="2017-09-29T14:33:00Z">
              <w:tcPr>
                <w:tcW w:w="1476" w:type="dxa"/>
                <w:tcBorders>
                  <w:tl2br w:val="nil"/>
                  <w:tr2bl w:val="nil"/>
                </w:tcBorders>
                <w:tcMar>
                  <w:top w:w="0" w:type="dxa"/>
                  <w:left w:w="108" w:type="dxa"/>
                  <w:bottom w:w="0" w:type="dxa"/>
                  <w:right w:w="108" w:type="dxa"/>
                </w:tcMar>
              </w:tcPr>
            </w:tcPrChange>
          </w:tcPr>
          <w:p w:rsidR="005C636E" w:rsidRDefault="005C636E" w:rsidP="009A3C8F">
            <w:pPr>
              <w:jc w:val="left"/>
            </w:pPr>
            <w:r>
              <w:rPr>
                <w:rFonts w:hint="eastAsia"/>
              </w:rPr>
              <w:t>注册人证件类型</w:t>
            </w:r>
          </w:p>
        </w:tc>
        <w:tc>
          <w:tcPr>
            <w:tcW w:w="689" w:type="dxa"/>
            <w:tcBorders>
              <w:tl2br w:val="nil"/>
              <w:tr2bl w:val="nil"/>
            </w:tcBorders>
            <w:tcMar>
              <w:top w:w="0" w:type="dxa"/>
              <w:left w:w="108" w:type="dxa"/>
              <w:bottom w:w="0" w:type="dxa"/>
              <w:right w:w="108" w:type="dxa"/>
            </w:tcMar>
            <w:tcPrChange w:id="557" w:author="t450" w:date="2017-09-29T14:33:00Z">
              <w:tcPr>
                <w:tcW w:w="672" w:type="dxa"/>
                <w:tcBorders>
                  <w:tl2br w:val="nil"/>
                  <w:tr2bl w:val="nil"/>
                </w:tcBorders>
                <w:tcMar>
                  <w:top w:w="0" w:type="dxa"/>
                  <w:left w:w="108" w:type="dxa"/>
                  <w:bottom w:w="0" w:type="dxa"/>
                  <w:right w:w="108" w:type="dxa"/>
                </w:tcMar>
              </w:tcPr>
            </w:tcPrChange>
          </w:tcPr>
          <w:p w:rsidR="005C636E" w:rsidRDefault="005C636E" w:rsidP="009A3C8F">
            <w:pPr>
              <w:rPr>
                <w:rFonts w:cs="Calibri"/>
                <w:szCs w:val="21"/>
              </w:rPr>
            </w:pPr>
          </w:p>
        </w:tc>
        <w:tc>
          <w:tcPr>
            <w:tcW w:w="1661" w:type="dxa"/>
            <w:tcBorders>
              <w:tl2br w:val="nil"/>
              <w:tr2bl w:val="nil"/>
            </w:tcBorders>
            <w:tcMar>
              <w:top w:w="0" w:type="dxa"/>
              <w:left w:w="108" w:type="dxa"/>
              <w:bottom w:w="0" w:type="dxa"/>
              <w:right w:w="108" w:type="dxa"/>
            </w:tcMar>
            <w:tcPrChange w:id="558" w:author="t450" w:date="2017-09-29T14:33:00Z">
              <w:tcPr>
                <w:tcW w:w="1621" w:type="dxa"/>
                <w:tcBorders>
                  <w:tl2br w:val="nil"/>
                  <w:tr2bl w:val="nil"/>
                </w:tcBorders>
                <w:tcMar>
                  <w:top w:w="0" w:type="dxa"/>
                  <w:left w:w="108" w:type="dxa"/>
                  <w:bottom w:w="0" w:type="dxa"/>
                  <w:right w:w="108" w:type="dxa"/>
                </w:tcMar>
              </w:tcPr>
            </w:tcPrChange>
          </w:tcPr>
          <w:p w:rsidR="005C636E" w:rsidRDefault="005C636E" w:rsidP="009A3C8F">
            <w:pPr>
              <w:jc w:val="left"/>
              <w:rPr>
                <w:szCs w:val="21"/>
              </w:rPr>
            </w:pPr>
          </w:p>
        </w:tc>
        <w:tc>
          <w:tcPr>
            <w:tcW w:w="664" w:type="dxa"/>
            <w:tcBorders>
              <w:tl2br w:val="nil"/>
              <w:tr2bl w:val="nil"/>
            </w:tcBorders>
            <w:tcPrChange w:id="559" w:author="t450" w:date="2017-09-29T14:33:00Z">
              <w:tcPr>
                <w:tcW w:w="648" w:type="dxa"/>
                <w:tcBorders>
                  <w:tl2br w:val="nil"/>
                  <w:tr2bl w:val="nil"/>
                </w:tcBorders>
              </w:tcPr>
            </w:tcPrChange>
          </w:tcPr>
          <w:p w:rsidR="005C636E" w:rsidRDefault="005C636E" w:rsidP="009A3C8F">
            <w:pPr>
              <w:jc w:val="center"/>
              <w:rPr>
                <w:szCs w:val="21"/>
              </w:rPr>
            </w:pPr>
            <w:r>
              <w:rPr>
                <w:rFonts w:hint="eastAsia"/>
                <w:szCs w:val="21"/>
              </w:rPr>
              <w:t>N</w:t>
            </w:r>
          </w:p>
        </w:tc>
        <w:tc>
          <w:tcPr>
            <w:tcW w:w="770" w:type="dxa"/>
            <w:tcBorders>
              <w:tl2br w:val="nil"/>
              <w:tr2bl w:val="nil"/>
            </w:tcBorders>
            <w:tcPrChange w:id="560" w:author="t450" w:date="2017-09-29T14:33:00Z">
              <w:tcPr>
                <w:tcW w:w="751" w:type="dxa"/>
                <w:tcBorders>
                  <w:tl2br w:val="nil"/>
                  <w:tr2bl w:val="nil"/>
                </w:tcBorders>
              </w:tcPr>
            </w:tcPrChange>
          </w:tcPr>
          <w:p w:rsidR="005C636E" w:rsidRDefault="005C636E" w:rsidP="009A3C8F">
            <w:pPr>
              <w:jc w:val="left"/>
              <w:rPr>
                <w:szCs w:val="21"/>
              </w:rPr>
            </w:pPr>
          </w:p>
        </w:tc>
        <w:tc>
          <w:tcPr>
            <w:tcW w:w="1599" w:type="dxa"/>
            <w:tcBorders>
              <w:tl2br w:val="nil"/>
              <w:tr2bl w:val="nil"/>
            </w:tcBorders>
            <w:vAlign w:val="center"/>
            <w:tcPrChange w:id="561" w:author="t450" w:date="2017-09-29T14:33:00Z">
              <w:tcPr>
                <w:tcW w:w="1560" w:type="dxa"/>
                <w:tcBorders>
                  <w:tl2br w:val="nil"/>
                  <w:tr2bl w:val="nil"/>
                </w:tcBorders>
                <w:vAlign w:val="center"/>
              </w:tcPr>
            </w:tcPrChange>
          </w:tcPr>
          <w:p w:rsidR="005C636E" w:rsidRPr="000D278B" w:rsidRDefault="005C636E" w:rsidP="009A3C8F">
            <w:pPr>
              <w:rPr>
                <w:color w:val="FF0000"/>
              </w:rPr>
            </w:pPr>
            <w:r w:rsidRPr="000D278B">
              <w:rPr>
                <w:color w:val="FF0000"/>
              </w:rPr>
              <w:t>varchar(255)</w:t>
            </w:r>
          </w:p>
        </w:tc>
      </w:tr>
      <w:tr w:rsidR="005C636E" w:rsidTr="00BA2AE3">
        <w:trPr>
          <w:trHeight w:val="339"/>
          <w:jc w:val="center"/>
          <w:trPrChange w:id="562" w:author="t450" w:date="2017-09-29T14:33:00Z">
            <w:trPr>
              <w:trHeight w:val="356"/>
              <w:jc w:val="center"/>
            </w:trPr>
          </w:trPrChange>
        </w:trPr>
        <w:tc>
          <w:tcPr>
            <w:tcW w:w="1447" w:type="dxa"/>
            <w:tcBorders>
              <w:tl2br w:val="nil"/>
              <w:tr2bl w:val="nil"/>
            </w:tcBorders>
            <w:tcPrChange w:id="563" w:author="t450" w:date="2017-09-29T14:33:00Z">
              <w:tcPr>
                <w:tcW w:w="1412" w:type="dxa"/>
                <w:tcBorders>
                  <w:tl2br w:val="nil"/>
                  <w:tr2bl w:val="nil"/>
                </w:tcBorders>
              </w:tcPr>
            </w:tcPrChange>
          </w:tcPr>
          <w:p w:rsidR="005C636E" w:rsidRPr="00CF18F3" w:rsidRDefault="005C636E" w:rsidP="009A3C8F">
            <w:pPr>
              <w:rPr>
                <w:rPrChange w:id="564" w:author="xlli" w:date="2017-11-16T15:05:00Z">
                  <w:rPr>
                    <w:rStyle w:val="ad"/>
                    <w:i w:val="0"/>
                    <w:color w:val="333333"/>
                    <w:shd w:val="clear" w:color="auto" w:fill="FFFFFF"/>
                  </w:rPr>
                </w:rPrChange>
              </w:rPr>
            </w:pPr>
            <w:r w:rsidRPr="00CF18F3">
              <w:rPr>
                <w:rPrChange w:id="565" w:author="xlli" w:date="2017-11-16T15:05:00Z">
                  <w:rPr>
                    <w:rStyle w:val="ad"/>
                    <w:i w:val="0"/>
                    <w:color w:val="333333"/>
                    <w:shd w:val="clear" w:color="auto" w:fill="FFFFFF"/>
                  </w:rPr>
                </w:rPrChange>
              </w:rPr>
              <w:t>credential_number</w:t>
            </w:r>
          </w:p>
        </w:tc>
        <w:tc>
          <w:tcPr>
            <w:tcW w:w="1513" w:type="dxa"/>
            <w:tcBorders>
              <w:tl2br w:val="nil"/>
              <w:tr2bl w:val="nil"/>
            </w:tcBorders>
            <w:tcMar>
              <w:top w:w="0" w:type="dxa"/>
              <w:left w:w="108" w:type="dxa"/>
              <w:bottom w:w="0" w:type="dxa"/>
              <w:right w:w="108" w:type="dxa"/>
            </w:tcMar>
            <w:tcPrChange w:id="566" w:author="t450" w:date="2017-09-29T14:33:00Z">
              <w:tcPr>
                <w:tcW w:w="1476" w:type="dxa"/>
                <w:tcBorders>
                  <w:tl2br w:val="nil"/>
                  <w:tr2bl w:val="nil"/>
                </w:tcBorders>
                <w:tcMar>
                  <w:top w:w="0" w:type="dxa"/>
                  <w:left w:w="108" w:type="dxa"/>
                  <w:bottom w:w="0" w:type="dxa"/>
                  <w:right w:w="108" w:type="dxa"/>
                </w:tcMar>
              </w:tcPr>
            </w:tcPrChange>
          </w:tcPr>
          <w:p w:rsidR="005C636E" w:rsidRDefault="005C636E" w:rsidP="009A3C8F">
            <w:pPr>
              <w:jc w:val="left"/>
            </w:pPr>
            <w:r>
              <w:rPr>
                <w:rFonts w:hint="eastAsia"/>
              </w:rPr>
              <w:t>证件号码</w:t>
            </w:r>
          </w:p>
        </w:tc>
        <w:tc>
          <w:tcPr>
            <w:tcW w:w="689" w:type="dxa"/>
            <w:tcBorders>
              <w:tl2br w:val="nil"/>
              <w:tr2bl w:val="nil"/>
            </w:tcBorders>
            <w:tcMar>
              <w:top w:w="0" w:type="dxa"/>
              <w:left w:w="108" w:type="dxa"/>
              <w:bottom w:w="0" w:type="dxa"/>
              <w:right w:w="108" w:type="dxa"/>
            </w:tcMar>
            <w:tcPrChange w:id="567" w:author="t450" w:date="2017-09-29T14:33:00Z">
              <w:tcPr>
                <w:tcW w:w="672" w:type="dxa"/>
                <w:tcBorders>
                  <w:tl2br w:val="nil"/>
                  <w:tr2bl w:val="nil"/>
                </w:tcBorders>
                <w:tcMar>
                  <w:top w:w="0" w:type="dxa"/>
                  <w:left w:w="108" w:type="dxa"/>
                  <w:bottom w:w="0" w:type="dxa"/>
                  <w:right w:w="108" w:type="dxa"/>
                </w:tcMar>
              </w:tcPr>
            </w:tcPrChange>
          </w:tcPr>
          <w:p w:rsidR="005C636E" w:rsidRDefault="005C636E" w:rsidP="009A3C8F">
            <w:pPr>
              <w:rPr>
                <w:rFonts w:cs="Calibri"/>
                <w:szCs w:val="21"/>
              </w:rPr>
            </w:pPr>
          </w:p>
        </w:tc>
        <w:tc>
          <w:tcPr>
            <w:tcW w:w="1661" w:type="dxa"/>
            <w:tcBorders>
              <w:tl2br w:val="nil"/>
              <w:tr2bl w:val="nil"/>
            </w:tcBorders>
            <w:tcMar>
              <w:top w:w="0" w:type="dxa"/>
              <w:left w:w="108" w:type="dxa"/>
              <w:bottom w:w="0" w:type="dxa"/>
              <w:right w:w="108" w:type="dxa"/>
            </w:tcMar>
            <w:tcPrChange w:id="568" w:author="t450" w:date="2017-09-29T14:33:00Z">
              <w:tcPr>
                <w:tcW w:w="1621" w:type="dxa"/>
                <w:tcBorders>
                  <w:tl2br w:val="nil"/>
                  <w:tr2bl w:val="nil"/>
                </w:tcBorders>
                <w:tcMar>
                  <w:top w:w="0" w:type="dxa"/>
                  <w:left w:w="108" w:type="dxa"/>
                  <w:bottom w:w="0" w:type="dxa"/>
                  <w:right w:w="108" w:type="dxa"/>
                </w:tcMar>
              </w:tcPr>
            </w:tcPrChange>
          </w:tcPr>
          <w:p w:rsidR="005C636E" w:rsidRDefault="005C636E" w:rsidP="009A3C8F">
            <w:pPr>
              <w:jc w:val="left"/>
              <w:rPr>
                <w:szCs w:val="21"/>
              </w:rPr>
            </w:pPr>
          </w:p>
        </w:tc>
        <w:tc>
          <w:tcPr>
            <w:tcW w:w="664" w:type="dxa"/>
            <w:tcBorders>
              <w:tl2br w:val="nil"/>
              <w:tr2bl w:val="nil"/>
            </w:tcBorders>
            <w:tcPrChange w:id="569" w:author="t450" w:date="2017-09-29T14:33:00Z">
              <w:tcPr>
                <w:tcW w:w="648" w:type="dxa"/>
                <w:tcBorders>
                  <w:tl2br w:val="nil"/>
                  <w:tr2bl w:val="nil"/>
                </w:tcBorders>
              </w:tcPr>
            </w:tcPrChange>
          </w:tcPr>
          <w:p w:rsidR="005C636E" w:rsidRDefault="005C636E" w:rsidP="009A3C8F">
            <w:pPr>
              <w:jc w:val="center"/>
              <w:rPr>
                <w:szCs w:val="21"/>
              </w:rPr>
            </w:pPr>
            <w:r>
              <w:rPr>
                <w:rFonts w:hint="eastAsia"/>
                <w:szCs w:val="21"/>
              </w:rPr>
              <w:t>N</w:t>
            </w:r>
          </w:p>
        </w:tc>
        <w:tc>
          <w:tcPr>
            <w:tcW w:w="770" w:type="dxa"/>
            <w:tcBorders>
              <w:tl2br w:val="nil"/>
              <w:tr2bl w:val="nil"/>
            </w:tcBorders>
            <w:tcPrChange w:id="570" w:author="t450" w:date="2017-09-29T14:33:00Z">
              <w:tcPr>
                <w:tcW w:w="751" w:type="dxa"/>
                <w:tcBorders>
                  <w:tl2br w:val="nil"/>
                  <w:tr2bl w:val="nil"/>
                </w:tcBorders>
              </w:tcPr>
            </w:tcPrChange>
          </w:tcPr>
          <w:p w:rsidR="005C636E" w:rsidRDefault="005C636E" w:rsidP="009A3C8F">
            <w:pPr>
              <w:jc w:val="left"/>
              <w:rPr>
                <w:szCs w:val="21"/>
              </w:rPr>
            </w:pPr>
          </w:p>
        </w:tc>
        <w:tc>
          <w:tcPr>
            <w:tcW w:w="1599" w:type="dxa"/>
            <w:tcBorders>
              <w:tl2br w:val="nil"/>
              <w:tr2bl w:val="nil"/>
            </w:tcBorders>
            <w:vAlign w:val="center"/>
            <w:tcPrChange w:id="571" w:author="t450" w:date="2017-09-29T14:33:00Z">
              <w:tcPr>
                <w:tcW w:w="1560" w:type="dxa"/>
                <w:tcBorders>
                  <w:tl2br w:val="nil"/>
                  <w:tr2bl w:val="nil"/>
                </w:tcBorders>
                <w:vAlign w:val="center"/>
              </w:tcPr>
            </w:tcPrChange>
          </w:tcPr>
          <w:p w:rsidR="005C636E" w:rsidRDefault="005C636E" w:rsidP="009A3C8F">
            <w:r w:rsidRPr="000D278B">
              <w:rPr>
                <w:color w:val="FF0000"/>
              </w:rPr>
              <w:t>varchar(255)</w:t>
            </w:r>
          </w:p>
        </w:tc>
      </w:tr>
      <w:tr w:rsidR="005C636E" w:rsidTr="00BA2AE3">
        <w:trPr>
          <w:trHeight w:val="339"/>
          <w:jc w:val="center"/>
          <w:trPrChange w:id="572" w:author="t450" w:date="2017-09-29T14:33:00Z">
            <w:trPr>
              <w:trHeight w:val="356"/>
              <w:jc w:val="center"/>
            </w:trPr>
          </w:trPrChange>
        </w:trPr>
        <w:tc>
          <w:tcPr>
            <w:tcW w:w="1447" w:type="dxa"/>
            <w:tcBorders>
              <w:tl2br w:val="nil"/>
              <w:tr2bl w:val="nil"/>
            </w:tcBorders>
            <w:tcPrChange w:id="573" w:author="t450" w:date="2017-09-29T14:33:00Z">
              <w:tcPr>
                <w:tcW w:w="1412" w:type="dxa"/>
                <w:tcBorders>
                  <w:tl2br w:val="nil"/>
                  <w:tr2bl w:val="nil"/>
                </w:tcBorders>
              </w:tcPr>
            </w:tcPrChange>
          </w:tcPr>
          <w:p w:rsidR="005C636E" w:rsidRPr="00CF18F3" w:rsidRDefault="005C636E" w:rsidP="009A3C8F">
            <w:pPr>
              <w:rPr>
                <w:rPrChange w:id="574" w:author="xlli" w:date="2017-11-16T15:05:00Z">
                  <w:rPr>
                    <w:rStyle w:val="ad"/>
                    <w:i w:val="0"/>
                    <w:color w:val="333333"/>
                    <w:shd w:val="clear" w:color="auto" w:fill="FFFFFF"/>
                  </w:rPr>
                </w:rPrChange>
              </w:rPr>
            </w:pPr>
            <w:r w:rsidRPr="00CF18F3">
              <w:rPr>
                <w:rPrChange w:id="575" w:author="xlli" w:date="2017-11-16T15:05:00Z">
                  <w:rPr>
                    <w:rStyle w:val="ad"/>
                    <w:i w:val="0"/>
                    <w:color w:val="333333"/>
                    <w:shd w:val="clear" w:color="auto" w:fill="FFFFFF"/>
                  </w:rPr>
                </w:rPrChange>
              </w:rPr>
              <w:t>email</w:t>
            </w:r>
          </w:p>
        </w:tc>
        <w:tc>
          <w:tcPr>
            <w:tcW w:w="1513" w:type="dxa"/>
            <w:tcBorders>
              <w:tl2br w:val="nil"/>
              <w:tr2bl w:val="nil"/>
            </w:tcBorders>
            <w:tcMar>
              <w:top w:w="0" w:type="dxa"/>
              <w:left w:w="108" w:type="dxa"/>
              <w:bottom w:w="0" w:type="dxa"/>
              <w:right w:w="108" w:type="dxa"/>
            </w:tcMar>
            <w:tcPrChange w:id="576" w:author="t450" w:date="2017-09-29T14:33:00Z">
              <w:tcPr>
                <w:tcW w:w="1476" w:type="dxa"/>
                <w:tcBorders>
                  <w:tl2br w:val="nil"/>
                  <w:tr2bl w:val="nil"/>
                </w:tcBorders>
                <w:tcMar>
                  <w:top w:w="0" w:type="dxa"/>
                  <w:left w:w="108" w:type="dxa"/>
                  <w:bottom w:w="0" w:type="dxa"/>
                  <w:right w:w="108" w:type="dxa"/>
                </w:tcMar>
              </w:tcPr>
            </w:tcPrChange>
          </w:tcPr>
          <w:p w:rsidR="005C636E" w:rsidRDefault="005C636E" w:rsidP="009A3C8F">
            <w:pPr>
              <w:jc w:val="left"/>
            </w:pPr>
            <w:r>
              <w:rPr>
                <w:rFonts w:hint="eastAsia"/>
              </w:rPr>
              <w:t>邮箱</w:t>
            </w:r>
          </w:p>
        </w:tc>
        <w:tc>
          <w:tcPr>
            <w:tcW w:w="689" w:type="dxa"/>
            <w:tcBorders>
              <w:tl2br w:val="nil"/>
              <w:tr2bl w:val="nil"/>
            </w:tcBorders>
            <w:tcMar>
              <w:top w:w="0" w:type="dxa"/>
              <w:left w:w="108" w:type="dxa"/>
              <w:bottom w:w="0" w:type="dxa"/>
              <w:right w:w="108" w:type="dxa"/>
            </w:tcMar>
            <w:tcPrChange w:id="577" w:author="t450" w:date="2017-09-29T14:33:00Z">
              <w:tcPr>
                <w:tcW w:w="672" w:type="dxa"/>
                <w:tcBorders>
                  <w:tl2br w:val="nil"/>
                  <w:tr2bl w:val="nil"/>
                </w:tcBorders>
                <w:tcMar>
                  <w:top w:w="0" w:type="dxa"/>
                  <w:left w:w="108" w:type="dxa"/>
                  <w:bottom w:w="0" w:type="dxa"/>
                  <w:right w:w="108" w:type="dxa"/>
                </w:tcMar>
              </w:tcPr>
            </w:tcPrChange>
          </w:tcPr>
          <w:p w:rsidR="005C636E" w:rsidRDefault="005C636E" w:rsidP="009A3C8F">
            <w:pPr>
              <w:rPr>
                <w:rFonts w:cs="Calibri"/>
                <w:szCs w:val="21"/>
              </w:rPr>
            </w:pPr>
          </w:p>
        </w:tc>
        <w:tc>
          <w:tcPr>
            <w:tcW w:w="1661" w:type="dxa"/>
            <w:tcBorders>
              <w:tl2br w:val="nil"/>
              <w:tr2bl w:val="nil"/>
            </w:tcBorders>
            <w:tcMar>
              <w:top w:w="0" w:type="dxa"/>
              <w:left w:w="108" w:type="dxa"/>
              <w:bottom w:w="0" w:type="dxa"/>
              <w:right w:w="108" w:type="dxa"/>
            </w:tcMar>
            <w:tcPrChange w:id="578" w:author="t450" w:date="2017-09-29T14:33:00Z">
              <w:tcPr>
                <w:tcW w:w="1621" w:type="dxa"/>
                <w:tcBorders>
                  <w:tl2br w:val="nil"/>
                  <w:tr2bl w:val="nil"/>
                </w:tcBorders>
                <w:tcMar>
                  <w:top w:w="0" w:type="dxa"/>
                  <w:left w:w="108" w:type="dxa"/>
                  <w:bottom w:w="0" w:type="dxa"/>
                  <w:right w:w="108" w:type="dxa"/>
                </w:tcMar>
              </w:tcPr>
            </w:tcPrChange>
          </w:tcPr>
          <w:p w:rsidR="005C636E" w:rsidRDefault="005C636E" w:rsidP="009A3C8F">
            <w:pPr>
              <w:jc w:val="left"/>
              <w:rPr>
                <w:szCs w:val="21"/>
              </w:rPr>
            </w:pPr>
          </w:p>
        </w:tc>
        <w:tc>
          <w:tcPr>
            <w:tcW w:w="664" w:type="dxa"/>
            <w:tcBorders>
              <w:tl2br w:val="nil"/>
              <w:tr2bl w:val="nil"/>
            </w:tcBorders>
            <w:tcPrChange w:id="579" w:author="t450" w:date="2017-09-29T14:33:00Z">
              <w:tcPr>
                <w:tcW w:w="648" w:type="dxa"/>
                <w:tcBorders>
                  <w:tl2br w:val="nil"/>
                  <w:tr2bl w:val="nil"/>
                </w:tcBorders>
              </w:tcPr>
            </w:tcPrChange>
          </w:tcPr>
          <w:p w:rsidR="005C636E" w:rsidRDefault="005C636E" w:rsidP="009A3C8F">
            <w:pPr>
              <w:jc w:val="center"/>
              <w:rPr>
                <w:szCs w:val="21"/>
              </w:rPr>
            </w:pPr>
            <w:r>
              <w:rPr>
                <w:rFonts w:hint="eastAsia"/>
                <w:szCs w:val="21"/>
              </w:rPr>
              <w:t>Y</w:t>
            </w:r>
          </w:p>
        </w:tc>
        <w:tc>
          <w:tcPr>
            <w:tcW w:w="770" w:type="dxa"/>
            <w:tcBorders>
              <w:tl2br w:val="nil"/>
              <w:tr2bl w:val="nil"/>
            </w:tcBorders>
            <w:tcPrChange w:id="580" w:author="t450" w:date="2017-09-29T14:33:00Z">
              <w:tcPr>
                <w:tcW w:w="751" w:type="dxa"/>
                <w:tcBorders>
                  <w:tl2br w:val="nil"/>
                  <w:tr2bl w:val="nil"/>
                </w:tcBorders>
              </w:tcPr>
            </w:tcPrChange>
          </w:tcPr>
          <w:p w:rsidR="005C636E" w:rsidRDefault="005C636E" w:rsidP="009A3C8F">
            <w:pPr>
              <w:jc w:val="left"/>
              <w:rPr>
                <w:szCs w:val="21"/>
              </w:rPr>
            </w:pPr>
          </w:p>
        </w:tc>
        <w:tc>
          <w:tcPr>
            <w:tcW w:w="1599" w:type="dxa"/>
            <w:tcBorders>
              <w:tl2br w:val="nil"/>
              <w:tr2bl w:val="nil"/>
            </w:tcBorders>
            <w:vAlign w:val="center"/>
            <w:tcPrChange w:id="581" w:author="t450" w:date="2017-09-29T14:33:00Z">
              <w:tcPr>
                <w:tcW w:w="1560" w:type="dxa"/>
                <w:tcBorders>
                  <w:tl2br w:val="nil"/>
                  <w:tr2bl w:val="nil"/>
                </w:tcBorders>
                <w:vAlign w:val="center"/>
              </w:tcPr>
            </w:tcPrChange>
          </w:tcPr>
          <w:p w:rsidR="005C636E" w:rsidRPr="000D278B" w:rsidRDefault="005C636E" w:rsidP="009A3C8F">
            <w:pPr>
              <w:rPr>
                <w:color w:val="FF0000"/>
              </w:rPr>
            </w:pPr>
            <w:r w:rsidRPr="000D278B">
              <w:rPr>
                <w:color w:val="FF0000"/>
              </w:rPr>
              <w:t>varchar(255)</w:t>
            </w:r>
          </w:p>
        </w:tc>
      </w:tr>
      <w:tr w:rsidR="005C636E" w:rsidTr="00BA2AE3">
        <w:trPr>
          <w:trHeight w:val="339"/>
          <w:jc w:val="center"/>
          <w:trPrChange w:id="582" w:author="t450" w:date="2017-09-29T14:33:00Z">
            <w:trPr>
              <w:trHeight w:val="356"/>
              <w:jc w:val="center"/>
            </w:trPr>
          </w:trPrChange>
        </w:trPr>
        <w:tc>
          <w:tcPr>
            <w:tcW w:w="1447" w:type="dxa"/>
            <w:tcBorders>
              <w:tl2br w:val="nil"/>
              <w:tr2bl w:val="nil"/>
            </w:tcBorders>
            <w:tcPrChange w:id="583" w:author="t450" w:date="2017-09-29T14:33:00Z">
              <w:tcPr>
                <w:tcW w:w="1412" w:type="dxa"/>
                <w:tcBorders>
                  <w:tl2br w:val="nil"/>
                  <w:tr2bl w:val="nil"/>
                </w:tcBorders>
              </w:tcPr>
            </w:tcPrChange>
          </w:tcPr>
          <w:p w:rsidR="005C636E" w:rsidRPr="00CF18F3" w:rsidRDefault="005C636E" w:rsidP="009A3C8F">
            <w:pPr>
              <w:rPr>
                <w:rPrChange w:id="584" w:author="xlli" w:date="2017-11-16T15:05:00Z">
                  <w:rPr>
                    <w:rStyle w:val="ad"/>
                    <w:i w:val="0"/>
                    <w:color w:val="333333"/>
                    <w:shd w:val="clear" w:color="auto" w:fill="FFFFFF"/>
                  </w:rPr>
                </w:rPrChange>
              </w:rPr>
            </w:pPr>
            <w:r w:rsidRPr="00CF18F3">
              <w:rPr>
                <w:rPrChange w:id="585" w:author="xlli" w:date="2017-11-16T15:05:00Z">
                  <w:rPr>
                    <w:rStyle w:val="ad"/>
                    <w:i w:val="0"/>
                    <w:color w:val="333333"/>
                    <w:shd w:val="clear" w:color="auto" w:fill="FFFFFF"/>
                  </w:rPr>
                </w:rPrChange>
              </w:rPr>
              <w:t>office_phone</w:t>
            </w:r>
          </w:p>
        </w:tc>
        <w:tc>
          <w:tcPr>
            <w:tcW w:w="1513" w:type="dxa"/>
            <w:tcBorders>
              <w:tl2br w:val="nil"/>
              <w:tr2bl w:val="nil"/>
            </w:tcBorders>
            <w:tcMar>
              <w:top w:w="0" w:type="dxa"/>
              <w:left w:w="108" w:type="dxa"/>
              <w:bottom w:w="0" w:type="dxa"/>
              <w:right w:w="108" w:type="dxa"/>
            </w:tcMar>
            <w:tcPrChange w:id="586" w:author="t450" w:date="2017-09-29T14:33:00Z">
              <w:tcPr>
                <w:tcW w:w="1476" w:type="dxa"/>
                <w:tcBorders>
                  <w:tl2br w:val="nil"/>
                  <w:tr2bl w:val="nil"/>
                </w:tcBorders>
                <w:tcMar>
                  <w:top w:w="0" w:type="dxa"/>
                  <w:left w:w="108" w:type="dxa"/>
                  <w:bottom w:w="0" w:type="dxa"/>
                  <w:right w:w="108" w:type="dxa"/>
                </w:tcMar>
              </w:tcPr>
            </w:tcPrChange>
          </w:tcPr>
          <w:p w:rsidR="005C636E" w:rsidRDefault="005C636E" w:rsidP="009A3C8F">
            <w:pPr>
              <w:jc w:val="left"/>
            </w:pPr>
            <w:r>
              <w:rPr>
                <w:rFonts w:hint="eastAsia"/>
              </w:rPr>
              <w:t>办公电话</w:t>
            </w:r>
          </w:p>
        </w:tc>
        <w:tc>
          <w:tcPr>
            <w:tcW w:w="689" w:type="dxa"/>
            <w:tcBorders>
              <w:tl2br w:val="nil"/>
              <w:tr2bl w:val="nil"/>
            </w:tcBorders>
            <w:tcMar>
              <w:top w:w="0" w:type="dxa"/>
              <w:left w:w="108" w:type="dxa"/>
              <w:bottom w:w="0" w:type="dxa"/>
              <w:right w:w="108" w:type="dxa"/>
            </w:tcMar>
            <w:tcPrChange w:id="587" w:author="t450" w:date="2017-09-29T14:33:00Z">
              <w:tcPr>
                <w:tcW w:w="672" w:type="dxa"/>
                <w:tcBorders>
                  <w:tl2br w:val="nil"/>
                  <w:tr2bl w:val="nil"/>
                </w:tcBorders>
                <w:tcMar>
                  <w:top w:w="0" w:type="dxa"/>
                  <w:left w:w="108" w:type="dxa"/>
                  <w:bottom w:w="0" w:type="dxa"/>
                  <w:right w:w="108" w:type="dxa"/>
                </w:tcMar>
              </w:tcPr>
            </w:tcPrChange>
          </w:tcPr>
          <w:p w:rsidR="005C636E" w:rsidRDefault="005C636E" w:rsidP="009A3C8F">
            <w:pPr>
              <w:rPr>
                <w:rFonts w:cs="Calibri"/>
                <w:szCs w:val="21"/>
              </w:rPr>
            </w:pPr>
          </w:p>
        </w:tc>
        <w:tc>
          <w:tcPr>
            <w:tcW w:w="1661" w:type="dxa"/>
            <w:tcBorders>
              <w:tl2br w:val="nil"/>
              <w:tr2bl w:val="nil"/>
            </w:tcBorders>
            <w:tcMar>
              <w:top w:w="0" w:type="dxa"/>
              <w:left w:w="108" w:type="dxa"/>
              <w:bottom w:w="0" w:type="dxa"/>
              <w:right w:w="108" w:type="dxa"/>
            </w:tcMar>
            <w:tcPrChange w:id="588" w:author="t450" w:date="2017-09-29T14:33:00Z">
              <w:tcPr>
                <w:tcW w:w="1621" w:type="dxa"/>
                <w:tcBorders>
                  <w:tl2br w:val="nil"/>
                  <w:tr2bl w:val="nil"/>
                </w:tcBorders>
                <w:tcMar>
                  <w:top w:w="0" w:type="dxa"/>
                  <w:left w:w="108" w:type="dxa"/>
                  <w:bottom w:w="0" w:type="dxa"/>
                  <w:right w:w="108" w:type="dxa"/>
                </w:tcMar>
              </w:tcPr>
            </w:tcPrChange>
          </w:tcPr>
          <w:p w:rsidR="005C636E" w:rsidRDefault="005C636E" w:rsidP="009A3C8F">
            <w:pPr>
              <w:jc w:val="left"/>
              <w:rPr>
                <w:szCs w:val="21"/>
              </w:rPr>
            </w:pPr>
          </w:p>
        </w:tc>
        <w:tc>
          <w:tcPr>
            <w:tcW w:w="664" w:type="dxa"/>
            <w:tcBorders>
              <w:tl2br w:val="nil"/>
              <w:tr2bl w:val="nil"/>
            </w:tcBorders>
            <w:tcPrChange w:id="589" w:author="t450" w:date="2017-09-29T14:33:00Z">
              <w:tcPr>
                <w:tcW w:w="648" w:type="dxa"/>
                <w:tcBorders>
                  <w:tl2br w:val="nil"/>
                  <w:tr2bl w:val="nil"/>
                </w:tcBorders>
              </w:tcPr>
            </w:tcPrChange>
          </w:tcPr>
          <w:p w:rsidR="005C636E" w:rsidRDefault="005C636E" w:rsidP="009A3C8F">
            <w:pPr>
              <w:jc w:val="center"/>
              <w:rPr>
                <w:szCs w:val="21"/>
              </w:rPr>
            </w:pPr>
            <w:r>
              <w:rPr>
                <w:rFonts w:hint="eastAsia"/>
                <w:szCs w:val="21"/>
              </w:rPr>
              <w:t>Y</w:t>
            </w:r>
          </w:p>
        </w:tc>
        <w:tc>
          <w:tcPr>
            <w:tcW w:w="770" w:type="dxa"/>
            <w:tcBorders>
              <w:tl2br w:val="nil"/>
              <w:tr2bl w:val="nil"/>
            </w:tcBorders>
            <w:tcPrChange w:id="590" w:author="t450" w:date="2017-09-29T14:33:00Z">
              <w:tcPr>
                <w:tcW w:w="751" w:type="dxa"/>
                <w:tcBorders>
                  <w:tl2br w:val="nil"/>
                  <w:tr2bl w:val="nil"/>
                </w:tcBorders>
              </w:tcPr>
            </w:tcPrChange>
          </w:tcPr>
          <w:p w:rsidR="005C636E" w:rsidRPr="000D278B" w:rsidRDefault="005C636E" w:rsidP="009A3C8F">
            <w:pPr>
              <w:jc w:val="left"/>
              <w:rPr>
                <w:color w:val="000000" w:themeColor="text1"/>
                <w:szCs w:val="21"/>
              </w:rPr>
            </w:pPr>
          </w:p>
        </w:tc>
        <w:tc>
          <w:tcPr>
            <w:tcW w:w="1599" w:type="dxa"/>
            <w:tcBorders>
              <w:tl2br w:val="nil"/>
              <w:tr2bl w:val="nil"/>
            </w:tcBorders>
            <w:vAlign w:val="center"/>
            <w:tcPrChange w:id="591" w:author="t450" w:date="2017-09-29T14:33:00Z">
              <w:tcPr>
                <w:tcW w:w="1560" w:type="dxa"/>
                <w:tcBorders>
                  <w:tl2br w:val="nil"/>
                  <w:tr2bl w:val="nil"/>
                </w:tcBorders>
                <w:vAlign w:val="center"/>
              </w:tcPr>
            </w:tcPrChange>
          </w:tcPr>
          <w:p w:rsidR="005C636E" w:rsidRPr="000D278B" w:rsidRDefault="005C636E" w:rsidP="00D46F59">
            <w:pPr>
              <w:rPr>
                <w:color w:val="000000" w:themeColor="text1"/>
              </w:rPr>
            </w:pPr>
            <w:r w:rsidRPr="000D278B">
              <w:rPr>
                <w:color w:val="000000" w:themeColor="text1"/>
              </w:rPr>
              <w:t>varchar(</w:t>
            </w:r>
            <w:r w:rsidR="00D46F59" w:rsidRPr="000D278B">
              <w:rPr>
                <w:color w:val="000000" w:themeColor="text1"/>
              </w:rPr>
              <w:t>12</w:t>
            </w:r>
            <w:r w:rsidRPr="000D278B">
              <w:rPr>
                <w:color w:val="000000" w:themeColor="text1"/>
              </w:rPr>
              <w:t>)</w:t>
            </w:r>
          </w:p>
        </w:tc>
      </w:tr>
      <w:tr w:rsidR="005C636E" w:rsidTr="00BA2AE3">
        <w:trPr>
          <w:trHeight w:val="339"/>
          <w:jc w:val="center"/>
          <w:trPrChange w:id="592" w:author="t450" w:date="2017-09-29T14:33:00Z">
            <w:trPr>
              <w:trHeight w:val="356"/>
              <w:jc w:val="center"/>
            </w:trPr>
          </w:trPrChange>
        </w:trPr>
        <w:tc>
          <w:tcPr>
            <w:tcW w:w="1447" w:type="dxa"/>
            <w:tcBorders>
              <w:tl2br w:val="nil"/>
              <w:tr2bl w:val="nil"/>
            </w:tcBorders>
            <w:tcPrChange w:id="593" w:author="t450" w:date="2017-09-29T14:33:00Z">
              <w:tcPr>
                <w:tcW w:w="1412" w:type="dxa"/>
                <w:tcBorders>
                  <w:tl2br w:val="nil"/>
                  <w:tr2bl w:val="nil"/>
                </w:tcBorders>
              </w:tcPr>
            </w:tcPrChange>
          </w:tcPr>
          <w:p w:rsidR="005C636E" w:rsidRPr="00CF18F3" w:rsidRDefault="005C636E" w:rsidP="009A3C8F">
            <w:pPr>
              <w:rPr>
                <w:rPrChange w:id="594" w:author="xlli" w:date="2017-11-16T15:05:00Z">
                  <w:rPr>
                    <w:rStyle w:val="ad"/>
                    <w:i w:val="0"/>
                    <w:color w:val="333333"/>
                    <w:shd w:val="clear" w:color="auto" w:fill="FFFFFF"/>
                  </w:rPr>
                </w:rPrChange>
              </w:rPr>
            </w:pPr>
            <w:del w:id="595" w:author="t450" w:date="2017-09-30T08:37:00Z">
              <w:r w:rsidRPr="00CF18F3" w:rsidDel="00A455C4">
                <w:rPr>
                  <w:rPrChange w:id="596" w:author="xlli" w:date="2017-11-16T15:05:00Z">
                    <w:rPr>
                      <w:rStyle w:val="ad"/>
                      <w:i w:val="0"/>
                      <w:color w:val="333333"/>
                      <w:shd w:val="clear" w:color="auto" w:fill="FFFFFF"/>
                    </w:rPr>
                  </w:rPrChange>
                </w:rPr>
                <w:delText>i</w:delText>
              </w:r>
            </w:del>
            <w:r w:rsidRPr="00CF18F3">
              <w:rPr>
                <w:rPrChange w:id="597" w:author="xlli" w:date="2017-11-16T15:05:00Z">
                  <w:rPr>
                    <w:rStyle w:val="ad"/>
                    <w:i w:val="0"/>
                    <w:color w:val="333333"/>
                    <w:shd w:val="clear" w:color="auto" w:fill="FFFFFF"/>
                  </w:rPr>
                </w:rPrChange>
              </w:rPr>
              <w:t>phone</w:t>
            </w:r>
          </w:p>
        </w:tc>
        <w:tc>
          <w:tcPr>
            <w:tcW w:w="1513" w:type="dxa"/>
            <w:tcBorders>
              <w:tl2br w:val="nil"/>
              <w:tr2bl w:val="nil"/>
            </w:tcBorders>
            <w:tcMar>
              <w:top w:w="0" w:type="dxa"/>
              <w:left w:w="108" w:type="dxa"/>
              <w:bottom w:w="0" w:type="dxa"/>
              <w:right w:w="108" w:type="dxa"/>
            </w:tcMar>
            <w:tcPrChange w:id="598" w:author="t450" w:date="2017-09-29T14:33:00Z">
              <w:tcPr>
                <w:tcW w:w="1476" w:type="dxa"/>
                <w:tcBorders>
                  <w:tl2br w:val="nil"/>
                  <w:tr2bl w:val="nil"/>
                </w:tcBorders>
                <w:tcMar>
                  <w:top w:w="0" w:type="dxa"/>
                  <w:left w:w="108" w:type="dxa"/>
                  <w:bottom w:w="0" w:type="dxa"/>
                  <w:right w:w="108" w:type="dxa"/>
                </w:tcMar>
              </w:tcPr>
            </w:tcPrChange>
          </w:tcPr>
          <w:p w:rsidR="005C636E" w:rsidRDefault="005C636E" w:rsidP="009A3C8F">
            <w:pPr>
              <w:jc w:val="left"/>
            </w:pPr>
            <w:r>
              <w:rPr>
                <w:rFonts w:hint="eastAsia"/>
              </w:rPr>
              <w:t>手机号码</w:t>
            </w:r>
          </w:p>
        </w:tc>
        <w:tc>
          <w:tcPr>
            <w:tcW w:w="689" w:type="dxa"/>
            <w:tcBorders>
              <w:tl2br w:val="nil"/>
              <w:tr2bl w:val="nil"/>
            </w:tcBorders>
            <w:tcMar>
              <w:top w:w="0" w:type="dxa"/>
              <w:left w:w="108" w:type="dxa"/>
              <w:bottom w:w="0" w:type="dxa"/>
              <w:right w:w="108" w:type="dxa"/>
            </w:tcMar>
            <w:tcPrChange w:id="599" w:author="t450" w:date="2017-09-29T14:33:00Z">
              <w:tcPr>
                <w:tcW w:w="672" w:type="dxa"/>
                <w:tcBorders>
                  <w:tl2br w:val="nil"/>
                  <w:tr2bl w:val="nil"/>
                </w:tcBorders>
                <w:tcMar>
                  <w:top w:w="0" w:type="dxa"/>
                  <w:left w:w="108" w:type="dxa"/>
                  <w:bottom w:w="0" w:type="dxa"/>
                  <w:right w:w="108" w:type="dxa"/>
                </w:tcMar>
              </w:tcPr>
            </w:tcPrChange>
          </w:tcPr>
          <w:p w:rsidR="005C636E" w:rsidRDefault="005C636E" w:rsidP="009A3C8F">
            <w:pPr>
              <w:rPr>
                <w:rFonts w:cs="Calibri"/>
                <w:szCs w:val="21"/>
              </w:rPr>
            </w:pPr>
          </w:p>
        </w:tc>
        <w:tc>
          <w:tcPr>
            <w:tcW w:w="1661" w:type="dxa"/>
            <w:tcBorders>
              <w:tl2br w:val="nil"/>
              <w:tr2bl w:val="nil"/>
            </w:tcBorders>
            <w:tcMar>
              <w:top w:w="0" w:type="dxa"/>
              <w:left w:w="108" w:type="dxa"/>
              <w:bottom w:w="0" w:type="dxa"/>
              <w:right w:w="108" w:type="dxa"/>
            </w:tcMar>
            <w:tcPrChange w:id="600" w:author="t450" w:date="2017-09-29T14:33:00Z">
              <w:tcPr>
                <w:tcW w:w="1621" w:type="dxa"/>
                <w:tcBorders>
                  <w:tl2br w:val="nil"/>
                  <w:tr2bl w:val="nil"/>
                </w:tcBorders>
                <w:tcMar>
                  <w:top w:w="0" w:type="dxa"/>
                  <w:left w:w="108" w:type="dxa"/>
                  <w:bottom w:w="0" w:type="dxa"/>
                  <w:right w:w="108" w:type="dxa"/>
                </w:tcMar>
              </w:tcPr>
            </w:tcPrChange>
          </w:tcPr>
          <w:p w:rsidR="005C636E" w:rsidRDefault="005C636E" w:rsidP="009A3C8F">
            <w:pPr>
              <w:jc w:val="left"/>
              <w:rPr>
                <w:szCs w:val="21"/>
              </w:rPr>
            </w:pPr>
          </w:p>
        </w:tc>
        <w:tc>
          <w:tcPr>
            <w:tcW w:w="664" w:type="dxa"/>
            <w:tcBorders>
              <w:tl2br w:val="nil"/>
              <w:tr2bl w:val="nil"/>
            </w:tcBorders>
            <w:tcPrChange w:id="601" w:author="t450" w:date="2017-09-29T14:33:00Z">
              <w:tcPr>
                <w:tcW w:w="648" w:type="dxa"/>
                <w:tcBorders>
                  <w:tl2br w:val="nil"/>
                  <w:tr2bl w:val="nil"/>
                </w:tcBorders>
              </w:tcPr>
            </w:tcPrChange>
          </w:tcPr>
          <w:p w:rsidR="005C636E" w:rsidRDefault="005C636E" w:rsidP="009A3C8F">
            <w:pPr>
              <w:jc w:val="center"/>
              <w:rPr>
                <w:szCs w:val="21"/>
              </w:rPr>
            </w:pPr>
            <w:r>
              <w:rPr>
                <w:rFonts w:hint="eastAsia"/>
                <w:szCs w:val="21"/>
              </w:rPr>
              <w:t>Y</w:t>
            </w:r>
          </w:p>
        </w:tc>
        <w:tc>
          <w:tcPr>
            <w:tcW w:w="770" w:type="dxa"/>
            <w:tcBorders>
              <w:tl2br w:val="nil"/>
              <w:tr2bl w:val="nil"/>
            </w:tcBorders>
            <w:tcPrChange w:id="602" w:author="t450" w:date="2017-09-29T14:33:00Z">
              <w:tcPr>
                <w:tcW w:w="751" w:type="dxa"/>
                <w:tcBorders>
                  <w:tl2br w:val="nil"/>
                  <w:tr2bl w:val="nil"/>
                </w:tcBorders>
              </w:tcPr>
            </w:tcPrChange>
          </w:tcPr>
          <w:p w:rsidR="005C636E" w:rsidRPr="000D278B" w:rsidRDefault="005C636E" w:rsidP="009A3C8F">
            <w:pPr>
              <w:jc w:val="left"/>
              <w:rPr>
                <w:color w:val="000000" w:themeColor="text1"/>
                <w:szCs w:val="21"/>
              </w:rPr>
            </w:pPr>
          </w:p>
        </w:tc>
        <w:tc>
          <w:tcPr>
            <w:tcW w:w="1599" w:type="dxa"/>
            <w:tcBorders>
              <w:tl2br w:val="nil"/>
              <w:tr2bl w:val="nil"/>
            </w:tcBorders>
            <w:vAlign w:val="center"/>
            <w:tcPrChange w:id="603" w:author="t450" w:date="2017-09-29T14:33:00Z">
              <w:tcPr>
                <w:tcW w:w="1560" w:type="dxa"/>
                <w:tcBorders>
                  <w:tl2br w:val="nil"/>
                  <w:tr2bl w:val="nil"/>
                </w:tcBorders>
                <w:vAlign w:val="center"/>
              </w:tcPr>
            </w:tcPrChange>
          </w:tcPr>
          <w:p w:rsidR="005C636E" w:rsidRPr="000D278B" w:rsidRDefault="005C636E" w:rsidP="00D46F59">
            <w:pPr>
              <w:rPr>
                <w:color w:val="000000" w:themeColor="text1"/>
              </w:rPr>
            </w:pPr>
            <w:r w:rsidRPr="000D278B">
              <w:rPr>
                <w:color w:val="000000" w:themeColor="text1"/>
              </w:rPr>
              <w:t>varchar(</w:t>
            </w:r>
            <w:r w:rsidR="00D46F59" w:rsidRPr="000D278B">
              <w:rPr>
                <w:color w:val="000000" w:themeColor="text1"/>
              </w:rPr>
              <w:t>11</w:t>
            </w:r>
            <w:r w:rsidRPr="000D278B">
              <w:rPr>
                <w:color w:val="000000" w:themeColor="text1"/>
              </w:rPr>
              <w:t>)</w:t>
            </w:r>
          </w:p>
        </w:tc>
      </w:tr>
      <w:tr w:rsidR="00ED3949" w:rsidTr="00BA2AE3">
        <w:trPr>
          <w:trHeight w:val="339"/>
          <w:jc w:val="center"/>
          <w:trPrChange w:id="604" w:author="t450" w:date="2017-09-29T14:33:00Z">
            <w:trPr>
              <w:trHeight w:val="356"/>
              <w:jc w:val="center"/>
            </w:trPr>
          </w:trPrChange>
        </w:trPr>
        <w:tc>
          <w:tcPr>
            <w:tcW w:w="1447" w:type="dxa"/>
            <w:tcBorders>
              <w:tl2br w:val="nil"/>
              <w:tr2bl w:val="nil"/>
            </w:tcBorders>
            <w:tcPrChange w:id="605" w:author="t450" w:date="2017-09-29T14:33:00Z">
              <w:tcPr>
                <w:tcW w:w="1412" w:type="dxa"/>
                <w:tcBorders>
                  <w:tl2br w:val="nil"/>
                  <w:tr2bl w:val="nil"/>
                </w:tcBorders>
              </w:tcPr>
            </w:tcPrChange>
          </w:tcPr>
          <w:p w:rsidR="00ED3949" w:rsidRDefault="00ED3949" w:rsidP="00BA72D6">
            <w:pPr>
              <w:rPr>
                <w:rStyle w:val="ad"/>
                <w:i w:val="0"/>
                <w:color w:val="333333"/>
                <w:shd w:val="clear" w:color="auto" w:fill="FFFFFF"/>
              </w:rPr>
            </w:pPr>
            <w:r>
              <w:rPr>
                <w:rFonts w:hint="eastAsia"/>
              </w:rPr>
              <w:t>attachment</w:t>
            </w:r>
          </w:p>
        </w:tc>
        <w:tc>
          <w:tcPr>
            <w:tcW w:w="1513" w:type="dxa"/>
            <w:tcBorders>
              <w:tl2br w:val="nil"/>
              <w:tr2bl w:val="nil"/>
            </w:tcBorders>
            <w:tcMar>
              <w:top w:w="0" w:type="dxa"/>
              <w:left w:w="108" w:type="dxa"/>
              <w:bottom w:w="0" w:type="dxa"/>
              <w:right w:w="108" w:type="dxa"/>
            </w:tcMar>
            <w:vAlign w:val="center"/>
            <w:tcPrChange w:id="606" w:author="t450" w:date="2017-09-29T14:33:00Z">
              <w:tcPr>
                <w:tcW w:w="1476" w:type="dxa"/>
                <w:tcBorders>
                  <w:tl2br w:val="nil"/>
                  <w:tr2bl w:val="nil"/>
                </w:tcBorders>
                <w:tcMar>
                  <w:top w:w="0" w:type="dxa"/>
                  <w:left w:w="108" w:type="dxa"/>
                  <w:bottom w:w="0" w:type="dxa"/>
                  <w:right w:w="108" w:type="dxa"/>
                </w:tcMar>
                <w:vAlign w:val="center"/>
              </w:tcPr>
            </w:tcPrChange>
          </w:tcPr>
          <w:p w:rsidR="00ED3949" w:rsidRDefault="00ED3949" w:rsidP="009A3C8F">
            <w:pPr>
              <w:jc w:val="left"/>
            </w:pPr>
            <w:r>
              <w:rPr>
                <w:rFonts w:cs="Calibri" w:hint="eastAsia"/>
                <w:szCs w:val="21"/>
              </w:rPr>
              <w:t>附件名称</w:t>
            </w:r>
          </w:p>
        </w:tc>
        <w:tc>
          <w:tcPr>
            <w:tcW w:w="689" w:type="dxa"/>
            <w:tcBorders>
              <w:tl2br w:val="nil"/>
              <w:tr2bl w:val="nil"/>
            </w:tcBorders>
            <w:tcMar>
              <w:top w:w="0" w:type="dxa"/>
              <w:left w:w="108" w:type="dxa"/>
              <w:bottom w:w="0" w:type="dxa"/>
              <w:right w:w="108" w:type="dxa"/>
            </w:tcMar>
            <w:tcPrChange w:id="607" w:author="t450" w:date="2017-09-29T14:33:00Z">
              <w:tcPr>
                <w:tcW w:w="672" w:type="dxa"/>
                <w:tcBorders>
                  <w:tl2br w:val="nil"/>
                  <w:tr2bl w:val="nil"/>
                </w:tcBorders>
                <w:tcMar>
                  <w:top w:w="0" w:type="dxa"/>
                  <w:left w:w="108" w:type="dxa"/>
                  <w:bottom w:w="0" w:type="dxa"/>
                  <w:right w:w="108" w:type="dxa"/>
                </w:tcMar>
              </w:tcPr>
            </w:tcPrChange>
          </w:tcPr>
          <w:p w:rsidR="00ED3949" w:rsidRDefault="00ED3949" w:rsidP="009A3C8F">
            <w:pPr>
              <w:rPr>
                <w:rFonts w:cs="Calibri"/>
                <w:szCs w:val="21"/>
              </w:rPr>
            </w:pPr>
          </w:p>
        </w:tc>
        <w:tc>
          <w:tcPr>
            <w:tcW w:w="1661" w:type="dxa"/>
            <w:tcBorders>
              <w:tl2br w:val="nil"/>
              <w:tr2bl w:val="nil"/>
            </w:tcBorders>
            <w:tcMar>
              <w:top w:w="0" w:type="dxa"/>
              <w:left w:w="108" w:type="dxa"/>
              <w:bottom w:w="0" w:type="dxa"/>
              <w:right w:w="108" w:type="dxa"/>
            </w:tcMar>
            <w:tcPrChange w:id="608" w:author="t450" w:date="2017-09-29T14:33:00Z">
              <w:tcPr>
                <w:tcW w:w="1621" w:type="dxa"/>
                <w:tcBorders>
                  <w:tl2br w:val="nil"/>
                  <w:tr2bl w:val="nil"/>
                </w:tcBorders>
                <w:tcMar>
                  <w:top w:w="0" w:type="dxa"/>
                  <w:left w:w="108" w:type="dxa"/>
                  <w:bottom w:w="0" w:type="dxa"/>
                  <w:right w:w="108" w:type="dxa"/>
                </w:tcMar>
              </w:tcPr>
            </w:tcPrChange>
          </w:tcPr>
          <w:p w:rsidR="00ED3949" w:rsidRDefault="00ED3949" w:rsidP="009A3C8F">
            <w:pPr>
              <w:jc w:val="left"/>
              <w:rPr>
                <w:szCs w:val="21"/>
              </w:rPr>
            </w:pPr>
          </w:p>
        </w:tc>
        <w:tc>
          <w:tcPr>
            <w:tcW w:w="664" w:type="dxa"/>
            <w:tcBorders>
              <w:tl2br w:val="nil"/>
              <w:tr2bl w:val="nil"/>
            </w:tcBorders>
            <w:vAlign w:val="center"/>
            <w:tcPrChange w:id="609" w:author="t450" w:date="2017-09-29T14:33:00Z">
              <w:tcPr>
                <w:tcW w:w="648" w:type="dxa"/>
                <w:tcBorders>
                  <w:tl2br w:val="nil"/>
                  <w:tr2bl w:val="nil"/>
                </w:tcBorders>
                <w:vAlign w:val="center"/>
              </w:tcPr>
            </w:tcPrChange>
          </w:tcPr>
          <w:p w:rsidR="00ED3949" w:rsidRDefault="00ED3949" w:rsidP="009A3C8F">
            <w:pPr>
              <w:jc w:val="center"/>
              <w:rPr>
                <w:szCs w:val="21"/>
              </w:rPr>
            </w:pPr>
            <w:r>
              <w:rPr>
                <w:rFonts w:hint="eastAsia"/>
                <w:szCs w:val="21"/>
              </w:rPr>
              <w:t>Y</w:t>
            </w:r>
          </w:p>
        </w:tc>
        <w:tc>
          <w:tcPr>
            <w:tcW w:w="770" w:type="dxa"/>
            <w:tcBorders>
              <w:tl2br w:val="nil"/>
              <w:tr2bl w:val="nil"/>
            </w:tcBorders>
            <w:tcPrChange w:id="610" w:author="t450" w:date="2017-09-29T14:33:00Z">
              <w:tcPr>
                <w:tcW w:w="751" w:type="dxa"/>
                <w:tcBorders>
                  <w:tl2br w:val="nil"/>
                  <w:tr2bl w:val="nil"/>
                </w:tcBorders>
              </w:tcPr>
            </w:tcPrChange>
          </w:tcPr>
          <w:p w:rsidR="00ED3949" w:rsidRDefault="00ED3949" w:rsidP="009A3C8F">
            <w:pPr>
              <w:jc w:val="left"/>
              <w:rPr>
                <w:szCs w:val="21"/>
              </w:rPr>
            </w:pPr>
          </w:p>
        </w:tc>
        <w:tc>
          <w:tcPr>
            <w:tcW w:w="1599" w:type="dxa"/>
            <w:tcBorders>
              <w:tl2br w:val="nil"/>
              <w:tr2bl w:val="nil"/>
            </w:tcBorders>
            <w:tcPrChange w:id="611" w:author="t450" w:date="2017-09-29T14:33:00Z">
              <w:tcPr>
                <w:tcW w:w="1560" w:type="dxa"/>
                <w:tcBorders>
                  <w:tl2br w:val="nil"/>
                  <w:tr2bl w:val="nil"/>
                </w:tcBorders>
              </w:tcPr>
            </w:tcPrChange>
          </w:tcPr>
          <w:p w:rsidR="00ED3949" w:rsidRPr="00ED3949" w:rsidRDefault="00ED3949" w:rsidP="009A3C8F">
            <w:pPr>
              <w:rPr>
                <w:color w:val="FF0000"/>
              </w:rPr>
            </w:pPr>
            <w:r>
              <w:rPr>
                <w:rFonts w:hint="eastAsia"/>
              </w:rPr>
              <w:t>varchar(255)</w:t>
            </w:r>
          </w:p>
        </w:tc>
      </w:tr>
      <w:tr w:rsidR="00ED3949" w:rsidTr="00BA2AE3">
        <w:trPr>
          <w:trHeight w:val="339"/>
          <w:jc w:val="center"/>
          <w:trPrChange w:id="612" w:author="t450" w:date="2017-09-29T14:33:00Z">
            <w:trPr>
              <w:trHeight w:val="356"/>
              <w:jc w:val="center"/>
            </w:trPr>
          </w:trPrChange>
        </w:trPr>
        <w:tc>
          <w:tcPr>
            <w:tcW w:w="1447" w:type="dxa"/>
            <w:tcBorders>
              <w:tl2br w:val="nil"/>
              <w:tr2bl w:val="nil"/>
            </w:tcBorders>
            <w:tcPrChange w:id="613" w:author="t450" w:date="2017-09-29T14:33:00Z">
              <w:tcPr>
                <w:tcW w:w="1412" w:type="dxa"/>
                <w:tcBorders>
                  <w:tl2br w:val="nil"/>
                  <w:tr2bl w:val="nil"/>
                </w:tcBorders>
              </w:tcPr>
            </w:tcPrChange>
          </w:tcPr>
          <w:p w:rsidR="00ED3949" w:rsidRDefault="00ED3949" w:rsidP="00BA72D6">
            <w:pPr>
              <w:rPr>
                <w:rStyle w:val="ad"/>
                <w:i w:val="0"/>
                <w:color w:val="333333"/>
                <w:shd w:val="clear" w:color="auto" w:fill="FFFFFF"/>
              </w:rPr>
            </w:pPr>
            <w:r>
              <w:rPr>
                <w:rFonts w:hint="eastAsia"/>
              </w:rPr>
              <w:t>save_addr</w:t>
            </w:r>
          </w:p>
        </w:tc>
        <w:tc>
          <w:tcPr>
            <w:tcW w:w="1513" w:type="dxa"/>
            <w:tcBorders>
              <w:tl2br w:val="nil"/>
              <w:tr2bl w:val="nil"/>
            </w:tcBorders>
            <w:tcMar>
              <w:top w:w="0" w:type="dxa"/>
              <w:left w:w="108" w:type="dxa"/>
              <w:bottom w:w="0" w:type="dxa"/>
              <w:right w:w="108" w:type="dxa"/>
            </w:tcMar>
            <w:vAlign w:val="center"/>
            <w:tcPrChange w:id="614" w:author="t450" w:date="2017-09-29T14:33:00Z">
              <w:tcPr>
                <w:tcW w:w="1476" w:type="dxa"/>
                <w:tcBorders>
                  <w:tl2br w:val="nil"/>
                  <w:tr2bl w:val="nil"/>
                </w:tcBorders>
                <w:tcMar>
                  <w:top w:w="0" w:type="dxa"/>
                  <w:left w:w="108" w:type="dxa"/>
                  <w:bottom w:w="0" w:type="dxa"/>
                  <w:right w:w="108" w:type="dxa"/>
                </w:tcMar>
                <w:vAlign w:val="center"/>
              </w:tcPr>
            </w:tcPrChange>
          </w:tcPr>
          <w:p w:rsidR="00ED3949" w:rsidRDefault="00ED3949" w:rsidP="009A3C8F">
            <w:pPr>
              <w:jc w:val="left"/>
            </w:pPr>
            <w:r>
              <w:rPr>
                <w:rFonts w:cs="Calibri" w:hint="eastAsia"/>
                <w:szCs w:val="21"/>
              </w:rPr>
              <w:t>附件存储地址</w:t>
            </w:r>
          </w:p>
        </w:tc>
        <w:tc>
          <w:tcPr>
            <w:tcW w:w="689" w:type="dxa"/>
            <w:tcBorders>
              <w:tl2br w:val="nil"/>
              <w:tr2bl w:val="nil"/>
            </w:tcBorders>
            <w:tcMar>
              <w:top w:w="0" w:type="dxa"/>
              <w:left w:w="108" w:type="dxa"/>
              <w:bottom w:w="0" w:type="dxa"/>
              <w:right w:w="108" w:type="dxa"/>
            </w:tcMar>
            <w:tcPrChange w:id="615" w:author="t450" w:date="2017-09-29T14:33:00Z">
              <w:tcPr>
                <w:tcW w:w="672" w:type="dxa"/>
                <w:tcBorders>
                  <w:tl2br w:val="nil"/>
                  <w:tr2bl w:val="nil"/>
                </w:tcBorders>
                <w:tcMar>
                  <w:top w:w="0" w:type="dxa"/>
                  <w:left w:w="108" w:type="dxa"/>
                  <w:bottom w:w="0" w:type="dxa"/>
                  <w:right w:w="108" w:type="dxa"/>
                </w:tcMar>
              </w:tcPr>
            </w:tcPrChange>
          </w:tcPr>
          <w:p w:rsidR="00ED3949" w:rsidRDefault="00ED3949" w:rsidP="009A3C8F">
            <w:pPr>
              <w:rPr>
                <w:rFonts w:cs="Calibri"/>
                <w:szCs w:val="21"/>
              </w:rPr>
            </w:pPr>
          </w:p>
        </w:tc>
        <w:tc>
          <w:tcPr>
            <w:tcW w:w="1661" w:type="dxa"/>
            <w:tcBorders>
              <w:tl2br w:val="nil"/>
              <w:tr2bl w:val="nil"/>
            </w:tcBorders>
            <w:tcMar>
              <w:top w:w="0" w:type="dxa"/>
              <w:left w:w="108" w:type="dxa"/>
              <w:bottom w:w="0" w:type="dxa"/>
              <w:right w:w="108" w:type="dxa"/>
            </w:tcMar>
            <w:tcPrChange w:id="616" w:author="t450" w:date="2017-09-29T14:33:00Z">
              <w:tcPr>
                <w:tcW w:w="1621" w:type="dxa"/>
                <w:tcBorders>
                  <w:tl2br w:val="nil"/>
                  <w:tr2bl w:val="nil"/>
                </w:tcBorders>
                <w:tcMar>
                  <w:top w:w="0" w:type="dxa"/>
                  <w:left w:w="108" w:type="dxa"/>
                  <w:bottom w:w="0" w:type="dxa"/>
                  <w:right w:w="108" w:type="dxa"/>
                </w:tcMar>
              </w:tcPr>
            </w:tcPrChange>
          </w:tcPr>
          <w:p w:rsidR="00ED3949" w:rsidRDefault="00ED3949" w:rsidP="009A3C8F">
            <w:pPr>
              <w:jc w:val="left"/>
              <w:rPr>
                <w:szCs w:val="21"/>
              </w:rPr>
            </w:pPr>
          </w:p>
        </w:tc>
        <w:tc>
          <w:tcPr>
            <w:tcW w:w="664" w:type="dxa"/>
            <w:tcBorders>
              <w:tl2br w:val="nil"/>
              <w:tr2bl w:val="nil"/>
            </w:tcBorders>
            <w:vAlign w:val="center"/>
            <w:tcPrChange w:id="617" w:author="t450" w:date="2017-09-29T14:33:00Z">
              <w:tcPr>
                <w:tcW w:w="648" w:type="dxa"/>
                <w:tcBorders>
                  <w:tl2br w:val="nil"/>
                  <w:tr2bl w:val="nil"/>
                </w:tcBorders>
                <w:vAlign w:val="center"/>
              </w:tcPr>
            </w:tcPrChange>
          </w:tcPr>
          <w:p w:rsidR="00ED3949" w:rsidRDefault="00ED3949" w:rsidP="009A3C8F">
            <w:pPr>
              <w:jc w:val="center"/>
              <w:rPr>
                <w:szCs w:val="21"/>
              </w:rPr>
            </w:pPr>
            <w:r>
              <w:rPr>
                <w:rFonts w:hint="eastAsia"/>
                <w:szCs w:val="21"/>
              </w:rPr>
              <w:t>Y</w:t>
            </w:r>
          </w:p>
        </w:tc>
        <w:tc>
          <w:tcPr>
            <w:tcW w:w="770" w:type="dxa"/>
            <w:tcBorders>
              <w:tl2br w:val="nil"/>
              <w:tr2bl w:val="nil"/>
            </w:tcBorders>
            <w:tcPrChange w:id="618" w:author="t450" w:date="2017-09-29T14:33:00Z">
              <w:tcPr>
                <w:tcW w:w="751" w:type="dxa"/>
                <w:tcBorders>
                  <w:tl2br w:val="nil"/>
                  <w:tr2bl w:val="nil"/>
                </w:tcBorders>
              </w:tcPr>
            </w:tcPrChange>
          </w:tcPr>
          <w:p w:rsidR="00ED3949" w:rsidRDefault="00ED3949" w:rsidP="009A3C8F">
            <w:pPr>
              <w:jc w:val="left"/>
              <w:rPr>
                <w:szCs w:val="21"/>
              </w:rPr>
            </w:pPr>
          </w:p>
        </w:tc>
        <w:tc>
          <w:tcPr>
            <w:tcW w:w="1599" w:type="dxa"/>
            <w:tcBorders>
              <w:tl2br w:val="nil"/>
              <w:tr2bl w:val="nil"/>
            </w:tcBorders>
            <w:tcPrChange w:id="619" w:author="t450" w:date="2017-09-29T14:33:00Z">
              <w:tcPr>
                <w:tcW w:w="1560" w:type="dxa"/>
                <w:tcBorders>
                  <w:tl2br w:val="nil"/>
                  <w:tr2bl w:val="nil"/>
                </w:tcBorders>
              </w:tcPr>
            </w:tcPrChange>
          </w:tcPr>
          <w:p w:rsidR="00ED3949" w:rsidRPr="00ED3949" w:rsidRDefault="00ED3949" w:rsidP="009A3C8F">
            <w:pPr>
              <w:rPr>
                <w:color w:val="FF0000"/>
              </w:rPr>
            </w:pPr>
            <w:r>
              <w:rPr>
                <w:rFonts w:hint="eastAsia"/>
              </w:rPr>
              <w:t>varchar(255)</w:t>
            </w:r>
          </w:p>
        </w:tc>
      </w:tr>
      <w:tr w:rsidR="005C636E" w:rsidTr="00BA2AE3">
        <w:trPr>
          <w:trHeight w:val="339"/>
          <w:jc w:val="center"/>
          <w:trPrChange w:id="620" w:author="t450" w:date="2017-09-29T14:33:00Z">
            <w:trPr>
              <w:trHeight w:val="356"/>
              <w:jc w:val="center"/>
            </w:trPr>
          </w:trPrChange>
        </w:trPr>
        <w:tc>
          <w:tcPr>
            <w:tcW w:w="1447" w:type="dxa"/>
            <w:tcBorders>
              <w:tl2br w:val="nil"/>
              <w:tr2bl w:val="nil"/>
            </w:tcBorders>
            <w:tcPrChange w:id="621" w:author="t450" w:date="2017-09-29T14:33:00Z">
              <w:tcPr>
                <w:tcW w:w="1412" w:type="dxa"/>
                <w:tcBorders>
                  <w:tl2br w:val="nil"/>
                  <w:tr2bl w:val="nil"/>
                </w:tcBorders>
              </w:tcPr>
            </w:tcPrChange>
          </w:tcPr>
          <w:p w:rsidR="005C636E" w:rsidRDefault="00D46F59" w:rsidP="009A3C8F">
            <w:pPr>
              <w:rPr>
                <w:rFonts w:ascii="宋体" w:hAnsi="宋体"/>
                <w:szCs w:val="21"/>
              </w:rPr>
            </w:pPr>
            <w:r>
              <w:rPr>
                <w:rFonts w:hint="eastAsia"/>
              </w:rPr>
              <w:t>register</w:t>
            </w:r>
            <w:r w:rsidR="005C636E">
              <w:rPr>
                <w:rFonts w:hint="eastAsia"/>
              </w:rPr>
              <w:t>_date</w:t>
            </w:r>
          </w:p>
        </w:tc>
        <w:tc>
          <w:tcPr>
            <w:tcW w:w="1513" w:type="dxa"/>
            <w:tcBorders>
              <w:tl2br w:val="nil"/>
              <w:tr2bl w:val="nil"/>
            </w:tcBorders>
            <w:tcMar>
              <w:top w:w="0" w:type="dxa"/>
              <w:left w:w="108" w:type="dxa"/>
              <w:bottom w:w="0" w:type="dxa"/>
              <w:right w:w="108" w:type="dxa"/>
            </w:tcMar>
            <w:tcPrChange w:id="622" w:author="t450" w:date="2017-09-29T14:33:00Z">
              <w:tcPr>
                <w:tcW w:w="1476" w:type="dxa"/>
                <w:tcBorders>
                  <w:tl2br w:val="nil"/>
                  <w:tr2bl w:val="nil"/>
                </w:tcBorders>
                <w:tcMar>
                  <w:top w:w="0" w:type="dxa"/>
                  <w:left w:w="108" w:type="dxa"/>
                  <w:bottom w:w="0" w:type="dxa"/>
                  <w:right w:w="108" w:type="dxa"/>
                </w:tcMar>
              </w:tcPr>
            </w:tcPrChange>
          </w:tcPr>
          <w:p w:rsidR="005C636E" w:rsidRDefault="005C636E" w:rsidP="009A3C8F">
            <w:pPr>
              <w:jc w:val="left"/>
              <w:rPr>
                <w:rFonts w:cs="Calibri"/>
                <w:szCs w:val="21"/>
              </w:rPr>
            </w:pPr>
            <w:r>
              <w:rPr>
                <w:rFonts w:hint="eastAsia"/>
              </w:rPr>
              <w:t>注册时间</w:t>
            </w:r>
          </w:p>
        </w:tc>
        <w:tc>
          <w:tcPr>
            <w:tcW w:w="689" w:type="dxa"/>
            <w:tcBorders>
              <w:tl2br w:val="nil"/>
              <w:tr2bl w:val="nil"/>
            </w:tcBorders>
            <w:tcMar>
              <w:top w:w="0" w:type="dxa"/>
              <w:left w:w="108" w:type="dxa"/>
              <w:bottom w:w="0" w:type="dxa"/>
              <w:right w:w="108" w:type="dxa"/>
            </w:tcMar>
            <w:tcPrChange w:id="623" w:author="t450" w:date="2017-09-29T14:33:00Z">
              <w:tcPr>
                <w:tcW w:w="672" w:type="dxa"/>
                <w:tcBorders>
                  <w:tl2br w:val="nil"/>
                  <w:tr2bl w:val="nil"/>
                </w:tcBorders>
                <w:tcMar>
                  <w:top w:w="0" w:type="dxa"/>
                  <w:left w:w="108" w:type="dxa"/>
                  <w:bottom w:w="0" w:type="dxa"/>
                  <w:right w:w="108" w:type="dxa"/>
                </w:tcMar>
              </w:tcPr>
            </w:tcPrChange>
          </w:tcPr>
          <w:p w:rsidR="005C636E" w:rsidRDefault="005C636E" w:rsidP="009A3C8F">
            <w:pPr>
              <w:rPr>
                <w:rFonts w:cs="Calibri"/>
                <w:szCs w:val="21"/>
              </w:rPr>
            </w:pPr>
          </w:p>
        </w:tc>
        <w:tc>
          <w:tcPr>
            <w:tcW w:w="1661" w:type="dxa"/>
            <w:tcBorders>
              <w:tl2br w:val="nil"/>
              <w:tr2bl w:val="nil"/>
            </w:tcBorders>
            <w:tcMar>
              <w:top w:w="0" w:type="dxa"/>
              <w:left w:w="108" w:type="dxa"/>
              <w:bottom w:w="0" w:type="dxa"/>
              <w:right w:w="108" w:type="dxa"/>
            </w:tcMar>
            <w:tcPrChange w:id="624" w:author="t450" w:date="2017-09-29T14:33:00Z">
              <w:tcPr>
                <w:tcW w:w="1621" w:type="dxa"/>
                <w:tcBorders>
                  <w:tl2br w:val="nil"/>
                  <w:tr2bl w:val="nil"/>
                </w:tcBorders>
                <w:tcMar>
                  <w:top w:w="0" w:type="dxa"/>
                  <w:left w:w="108" w:type="dxa"/>
                  <w:bottom w:w="0" w:type="dxa"/>
                  <w:right w:w="108" w:type="dxa"/>
                </w:tcMar>
              </w:tcPr>
            </w:tcPrChange>
          </w:tcPr>
          <w:p w:rsidR="005C636E" w:rsidRDefault="005C636E" w:rsidP="009A3C8F">
            <w:pPr>
              <w:jc w:val="left"/>
              <w:rPr>
                <w:szCs w:val="21"/>
              </w:rPr>
            </w:pPr>
          </w:p>
        </w:tc>
        <w:tc>
          <w:tcPr>
            <w:tcW w:w="664" w:type="dxa"/>
            <w:tcBorders>
              <w:tl2br w:val="nil"/>
              <w:tr2bl w:val="nil"/>
            </w:tcBorders>
            <w:tcPrChange w:id="625" w:author="t450" w:date="2017-09-29T14:33:00Z">
              <w:tcPr>
                <w:tcW w:w="648" w:type="dxa"/>
                <w:tcBorders>
                  <w:tl2br w:val="nil"/>
                  <w:tr2bl w:val="nil"/>
                </w:tcBorders>
              </w:tcPr>
            </w:tcPrChange>
          </w:tcPr>
          <w:p w:rsidR="005C636E" w:rsidRDefault="005C636E" w:rsidP="009A3C8F">
            <w:pPr>
              <w:jc w:val="center"/>
              <w:rPr>
                <w:szCs w:val="21"/>
              </w:rPr>
            </w:pPr>
            <w:r>
              <w:rPr>
                <w:rFonts w:hint="eastAsia"/>
                <w:szCs w:val="21"/>
              </w:rPr>
              <w:t>Y</w:t>
            </w:r>
          </w:p>
        </w:tc>
        <w:tc>
          <w:tcPr>
            <w:tcW w:w="770" w:type="dxa"/>
            <w:tcBorders>
              <w:tl2br w:val="nil"/>
              <w:tr2bl w:val="nil"/>
            </w:tcBorders>
            <w:tcPrChange w:id="626" w:author="t450" w:date="2017-09-29T14:33:00Z">
              <w:tcPr>
                <w:tcW w:w="751" w:type="dxa"/>
                <w:tcBorders>
                  <w:tl2br w:val="nil"/>
                  <w:tr2bl w:val="nil"/>
                </w:tcBorders>
              </w:tcPr>
            </w:tcPrChange>
          </w:tcPr>
          <w:p w:rsidR="005C636E" w:rsidRDefault="005C636E" w:rsidP="009A3C8F">
            <w:pPr>
              <w:jc w:val="left"/>
              <w:rPr>
                <w:szCs w:val="21"/>
              </w:rPr>
            </w:pPr>
          </w:p>
        </w:tc>
        <w:tc>
          <w:tcPr>
            <w:tcW w:w="1599" w:type="dxa"/>
            <w:tcBorders>
              <w:tl2br w:val="nil"/>
              <w:tr2bl w:val="nil"/>
            </w:tcBorders>
            <w:vAlign w:val="center"/>
            <w:tcPrChange w:id="627" w:author="t450" w:date="2017-09-29T14:33:00Z">
              <w:tcPr>
                <w:tcW w:w="1560" w:type="dxa"/>
                <w:tcBorders>
                  <w:tl2br w:val="nil"/>
                  <w:tr2bl w:val="nil"/>
                </w:tcBorders>
                <w:vAlign w:val="center"/>
              </w:tcPr>
            </w:tcPrChange>
          </w:tcPr>
          <w:p w:rsidR="005C636E" w:rsidRDefault="005C636E" w:rsidP="009A3C8F">
            <w:pPr>
              <w:rPr>
                <w:rFonts w:ascii="宋体" w:hAnsi="宋体" w:cs="宋体"/>
                <w:szCs w:val="21"/>
              </w:rPr>
            </w:pPr>
            <w:r>
              <w:rPr>
                <w:rFonts w:hint="eastAsia"/>
              </w:rPr>
              <w:t>datetime</w:t>
            </w:r>
          </w:p>
        </w:tc>
      </w:tr>
    </w:tbl>
    <w:p w:rsidR="00CE3141" w:rsidRDefault="00CE3141" w:rsidP="00CE3141">
      <w:pPr>
        <w:pStyle w:val="5"/>
      </w:pPr>
      <w:r>
        <w:rPr>
          <w:rFonts w:hint="eastAsia"/>
        </w:rPr>
        <w:lastRenderedPageBreak/>
        <w:t>企业用户附件（</w:t>
      </w:r>
      <w:r>
        <w:rPr>
          <w:rFonts w:hint="eastAsia"/>
        </w:rPr>
        <w:t>companyuser_attachment</w:t>
      </w:r>
      <w:r>
        <w:rPr>
          <w:rFonts w:hint="eastAsia"/>
        </w:rPr>
        <w:t>）</w:t>
      </w:r>
    </w:p>
    <w:tbl>
      <w:tblPr>
        <w:tblW w:w="8356" w:type="dxa"/>
        <w:jc w:val="center"/>
        <w:tblLayout w:type="fixed"/>
        <w:tblCellMar>
          <w:left w:w="0" w:type="dxa"/>
          <w:right w:w="0" w:type="dxa"/>
        </w:tblCellMar>
        <w:tblLook w:val="0000" w:firstRow="0" w:lastRow="0" w:firstColumn="0" w:lastColumn="0" w:noHBand="0" w:noVBand="0"/>
        <w:tblPrChange w:id="628" w:author="t450" w:date="2017-09-29T14:33:00Z">
          <w:tblPr>
            <w:tblW w:w="8151" w:type="dxa"/>
            <w:jc w:val="center"/>
            <w:tblLayout w:type="fixed"/>
            <w:tblCellMar>
              <w:left w:w="0" w:type="dxa"/>
              <w:right w:w="0" w:type="dxa"/>
            </w:tblCellMar>
            <w:tblLook w:val="0000" w:firstRow="0" w:lastRow="0" w:firstColumn="0" w:lastColumn="0" w:noHBand="0" w:noVBand="0"/>
          </w:tblPr>
        </w:tblPrChange>
      </w:tblPr>
      <w:tblGrid>
        <w:gridCol w:w="1436"/>
        <w:gridCol w:w="1594"/>
        <w:gridCol w:w="837"/>
        <w:gridCol w:w="2072"/>
        <w:gridCol w:w="594"/>
        <w:gridCol w:w="649"/>
        <w:gridCol w:w="1174"/>
        <w:tblGridChange w:id="629">
          <w:tblGrid>
            <w:gridCol w:w="1401"/>
            <w:gridCol w:w="1555"/>
            <w:gridCol w:w="817"/>
            <w:gridCol w:w="2021"/>
            <w:gridCol w:w="579"/>
            <w:gridCol w:w="633"/>
            <w:gridCol w:w="1145"/>
          </w:tblGrid>
        </w:tblGridChange>
      </w:tblGrid>
      <w:tr w:rsidR="00CE3141" w:rsidTr="00BA2AE3">
        <w:trPr>
          <w:trHeight w:val="402"/>
          <w:jc w:val="center"/>
          <w:trPrChange w:id="630" w:author="t450" w:date="2017-09-29T14:33:00Z">
            <w:trPr>
              <w:trHeight w:val="394"/>
              <w:jc w:val="center"/>
            </w:trPr>
          </w:trPrChange>
        </w:trPr>
        <w:tc>
          <w:tcPr>
            <w:tcW w:w="1436" w:type="dxa"/>
            <w:tcBorders>
              <w:top w:val="single" w:sz="4" w:space="0" w:color="auto"/>
              <w:left w:val="single" w:sz="8" w:space="0" w:color="auto"/>
              <w:bottom w:val="single" w:sz="8" w:space="0" w:color="auto"/>
              <w:right w:val="single" w:sz="8" w:space="0" w:color="auto"/>
            </w:tcBorders>
            <w:tcPrChange w:id="631" w:author="t450" w:date="2017-09-29T14:33:00Z">
              <w:tcPr>
                <w:tcW w:w="1401" w:type="dxa"/>
                <w:tcBorders>
                  <w:top w:val="single" w:sz="4" w:space="0" w:color="auto"/>
                  <w:left w:val="single" w:sz="8" w:space="0" w:color="auto"/>
                  <w:bottom w:val="single" w:sz="8" w:space="0" w:color="auto"/>
                  <w:right w:val="single" w:sz="8" w:space="0" w:color="auto"/>
                </w:tcBorders>
              </w:tcPr>
            </w:tcPrChange>
          </w:tcPr>
          <w:p w:rsidR="00CE3141" w:rsidRDefault="00EA78F1" w:rsidP="00CE3141">
            <w:pPr>
              <w:rPr>
                <w:rFonts w:ascii="宋体" w:hAnsi="宋体"/>
              </w:rPr>
            </w:pPr>
            <w:ins w:id="632" w:author="t450" w:date="2017-09-29T14:29:00Z">
              <w:r>
                <w:t>COMPANYUSER_ATTACHMENT</w:t>
              </w:r>
            </w:ins>
            <w:del w:id="633" w:author="t450" w:date="2017-09-29T14:29:00Z">
              <w:r w:rsidR="00CE3141" w:rsidDel="00EA78F1">
                <w:rPr>
                  <w:rFonts w:ascii="宋体" w:hAnsi="宋体" w:hint="eastAsia"/>
                  <w:b/>
                  <w:sz w:val="21"/>
                  <w:szCs w:val="21"/>
                </w:rPr>
                <w:delText>LAW</w:delText>
              </w:r>
              <w:r w:rsidR="00CE3141" w:rsidRPr="006A3A33" w:rsidDel="00EA78F1">
                <w:rPr>
                  <w:rFonts w:ascii="宋体" w:hAnsi="宋体"/>
                  <w:b/>
                  <w:sz w:val="21"/>
                  <w:szCs w:val="21"/>
                </w:rPr>
                <w:delText>_ATTACHMENT</w:delText>
              </w:r>
            </w:del>
          </w:p>
        </w:tc>
        <w:tc>
          <w:tcPr>
            <w:tcW w:w="6920" w:type="dxa"/>
            <w:gridSpan w:val="6"/>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Change w:id="634" w:author="t450" w:date="2017-09-29T14:33:00Z">
              <w:tcPr>
                <w:tcW w:w="6750" w:type="dxa"/>
                <w:gridSpan w:val="6"/>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tcPrChange>
          </w:tcPr>
          <w:p w:rsidR="00CE3141" w:rsidRDefault="00CE3141" w:rsidP="00CE3141">
            <w:del w:id="635" w:author="t450" w:date="2017-09-29T14:30:00Z">
              <w:r w:rsidDel="00EA78F1">
                <w:rPr>
                  <w:rFonts w:ascii="宋体" w:hAnsi="宋体" w:hint="eastAsia"/>
                  <w:b/>
                </w:rPr>
                <w:delText>处理</w:delText>
              </w:r>
              <w:r w:rsidDel="00EA78F1">
                <w:rPr>
                  <w:rFonts w:ascii="宋体" w:hAnsi="宋体"/>
                  <w:b/>
                </w:rPr>
                <w:delText>单</w:delText>
              </w:r>
              <w:r w:rsidDel="00EA78F1">
                <w:rPr>
                  <w:rFonts w:ascii="宋体" w:hAnsi="宋体" w:hint="eastAsia"/>
                  <w:b/>
                </w:rPr>
                <w:delText>-子表</w:delText>
              </w:r>
            </w:del>
            <w:ins w:id="636" w:author="t450" w:date="2017-09-29T14:30:00Z">
              <w:r w:rsidR="00EA78F1">
                <w:rPr>
                  <w:rFonts w:ascii="宋体" w:hAnsi="宋体" w:hint="eastAsia"/>
                  <w:b/>
                </w:rPr>
                <w:t>企业用户</w:t>
              </w:r>
            </w:ins>
            <w:r>
              <w:rPr>
                <w:rFonts w:ascii="宋体" w:hAnsi="宋体" w:hint="eastAsia"/>
                <w:b/>
              </w:rPr>
              <w:t>:附件</w:t>
            </w:r>
          </w:p>
        </w:tc>
      </w:tr>
      <w:tr w:rsidR="00CE3141" w:rsidTr="00BA2AE3">
        <w:trPr>
          <w:trHeight w:val="488"/>
          <w:jc w:val="center"/>
          <w:trPrChange w:id="637" w:author="t450" w:date="2017-09-29T14:33:00Z">
            <w:trPr>
              <w:trHeight w:val="479"/>
              <w:jc w:val="center"/>
            </w:trPr>
          </w:trPrChange>
        </w:trPr>
        <w:tc>
          <w:tcPr>
            <w:tcW w:w="1436" w:type="dxa"/>
            <w:tcBorders>
              <w:top w:val="nil"/>
              <w:left w:val="single" w:sz="8" w:space="0" w:color="auto"/>
              <w:bottom w:val="single" w:sz="8" w:space="0" w:color="auto"/>
              <w:right w:val="single" w:sz="8" w:space="0" w:color="auto"/>
            </w:tcBorders>
            <w:tcPrChange w:id="638" w:author="t450" w:date="2017-09-29T14:33:00Z">
              <w:tcPr>
                <w:tcW w:w="1401" w:type="dxa"/>
                <w:tcBorders>
                  <w:top w:val="nil"/>
                  <w:left w:val="single" w:sz="8" w:space="0" w:color="auto"/>
                  <w:bottom w:val="single" w:sz="8" w:space="0" w:color="auto"/>
                  <w:right w:val="single" w:sz="8" w:space="0" w:color="auto"/>
                </w:tcBorders>
              </w:tcPr>
            </w:tcPrChange>
          </w:tcPr>
          <w:p w:rsidR="00CE3141" w:rsidRDefault="00CE3141" w:rsidP="00CE3141">
            <w:pPr>
              <w:rPr>
                <w:rFonts w:ascii="宋体" w:hAnsi="宋体"/>
              </w:rPr>
            </w:pPr>
            <w:r>
              <w:rPr>
                <w:rFonts w:ascii="宋体" w:hAnsi="宋体" w:hint="eastAsia"/>
              </w:rPr>
              <w:t>字段代码</w:t>
            </w:r>
          </w:p>
        </w:tc>
        <w:tc>
          <w:tcPr>
            <w:tcW w:w="1594" w:type="dxa"/>
            <w:tcBorders>
              <w:top w:val="nil"/>
              <w:left w:val="single" w:sz="8" w:space="0" w:color="auto"/>
              <w:bottom w:val="single" w:sz="8" w:space="0" w:color="auto"/>
              <w:right w:val="single" w:sz="8" w:space="0" w:color="auto"/>
            </w:tcBorders>
            <w:tcMar>
              <w:top w:w="0" w:type="dxa"/>
              <w:left w:w="108" w:type="dxa"/>
              <w:bottom w:w="0" w:type="dxa"/>
              <w:right w:w="108" w:type="dxa"/>
            </w:tcMar>
            <w:tcPrChange w:id="639" w:author="t450" w:date="2017-09-29T14:33:00Z">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tcPrChange>
          </w:tcPr>
          <w:p w:rsidR="00CE3141" w:rsidRDefault="00CE3141" w:rsidP="00CE3141">
            <w:pPr>
              <w:rPr>
                <w:rFonts w:ascii="宋体" w:hAnsi="宋体"/>
              </w:rPr>
            </w:pPr>
            <w:r>
              <w:rPr>
                <w:rFonts w:ascii="宋体" w:hAnsi="宋体" w:hint="eastAsia"/>
              </w:rPr>
              <w:t>字段名</w:t>
            </w:r>
          </w:p>
        </w:tc>
        <w:tc>
          <w:tcPr>
            <w:tcW w:w="837" w:type="dxa"/>
            <w:tcBorders>
              <w:top w:val="nil"/>
              <w:left w:val="nil"/>
              <w:bottom w:val="single" w:sz="8" w:space="0" w:color="auto"/>
              <w:right w:val="single" w:sz="8" w:space="0" w:color="auto"/>
            </w:tcBorders>
            <w:tcMar>
              <w:top w:w="0" w:type="dxa"/>
              <w:left w:w="108" w:type="dxa"/>
              <w:bottom w:w="0" w:type="dxa"/>
              <w:right w:w="108" w:type="dxa"/>
            </w:tcMar>
            <w:tcPrChange w:id="640" w:author="t450" w:date="2017-09-29T14:33:00Z">
              <w:tcPr>
                <w:tcW w:w="817" w:type="dxa"/>
                <w:tcBorders>
                  <w:top w:val="nil"/>
                  <w:left w:val="nil"/>
                  <w:bottom w:val="single" w:sz="8" w:space="0" w:color="auto"/>
                  <w:right w:val="single" w:sz="8" w:space="0" w:color="auto"/>
                </w:tcBorders>
                <w:tcMar>
                  <w:top w:w="0" w:type="dxa"/>
                  <w:left w:w="108" w:type="dxa"/>
                  <w:bottom w:w="0" w:type="dxa"/>
                  <w:right w:w="108" w:type="dxa"/>
                </w:tcMar>
              </w:tcPr>
            </w:tcPrChange>
          </w:tcPr>
          <w:p w:rsidR="00CE3141" w:rsidRDefault="00CE3141" w:rsidP="00CE3141">
            <w:pPr>
              <w:rPr>
                <w:rFonts w:cs="Calibri"/>
                <w:szCs w:val="21"/>
              </w:rPr>
            </w:pPr>
            <w:r>
              <w:rPr>
                <w:rFonts w:ascii="宋体" w:hAnsi="宋体" w:hint="eastAsia"/>
              </w:rPr>
              <w:t>主键</w:t>
            </w:r>
          </w:p>
        </w:tc>
        <w:tc>
          <w:tcPr>
            <w:tcW w:w="2072" w:type="dxa"/>
            <w:tcBorders>
              <w:top w:val="nil"/>
              <w:left w:val="nil"/>
              <w:bottom w:val="single" w:sz="8" w:space="0" w:color="auto"/>
              <w:right w:val="single" w:sz="8" w:space="0" w:color="auto"/>
            </w:tcBorders>
            <w:tcMar>
              <w:top w:w="0" w:type="dxa"/>
              <w:left w:w="108" w:type="dxa"/>
              <w:bottom w:w="0" w:type="dxa"/>
              <w:right w:w="108" w:type="dxa"/>
            </w:tcMar>
            <w:tcPrChange w:id="641" w:author="t450" w:date="2017-09-29T14:33:00Z">
              <w:tcPr>
                <w:tcW w:w="2021" w:type="dxa"/>
                <w:tcBorders>
                  <w:top w:val="nil"/>
                  <w:left w:val="nil"/>
                  <w:bottom w:val="single" w:sz="8" w:space="0" w:color="auto"/>
                  <w:right w:val="single" w:sz="8" w:space="0" w:color="auto"/>
                </w:tcBorders>
                <w:tcMar>
                  <w:top w:w="0" w:type="dxa"/>
                  <w:left w:w="108" w:type="dxa"/>
                  <w:bottom w:w="0" w:type="dxa"/>
                  <w:right w:w="108" w:type="dxa"/>
                </w:tcMar>
              </w:tcPr>
            </w:tcPrChange>
          </w:tcPr>
          <w:p w:rsidR="00CE3141" w:rsidRDefault="00CE3141" w:rsidP="00CE3141">
            <w:pPr>
              <w:rPr>
                <w:sz w:val="20"/>
                <w:szCs w:val="20"/>
              </w:rPr>
            </w:pPr>
            <w:r>
              <w:rPr>
                <w:rFonts w:ascii="宋体" w:hAnsi="宋体" w:hint="eastAsia"/>
              </w:rPr>
              <w:t>备注</w:t>
            </w:r>
          </w:p>
        </w:tc>
        <w:tc>
          <w:tcPr>
            <w:tcW w:w="594" w:type="dxa"/>
            <w:tcBorders>
              <w:top w:val="nil"/>
              <w:left w:val="nil"/>
              <w:bottom w:val="single" w:sz="8" w:space="0" w:color="auto"/>
              <w:right w:val="single" w:sz="4" w:space="0" w:color="auto"/>
            </w:tcBorders>
            <w:tcPrChange w:id="642" w:author="t450" w:date="2017-09-29T14:33:00Z">
              <w:tcPr>
                <w:tcW w:w="579" w:type="dxa"/>
                <w:tcBorders>
                  <w:top w:val="nil"/>
                  <w:left w:val="nil"/>
                  <w:bottom w:val="single" w:sz="8" w:space="0" w:color="auto"/>
                  <w:right w:val="single" w:sz="4" w:space="0" w:color="auto"/>
                </w:tcBorders>
              </w:tcPr>
            </w:tcPrChange>
          </w:tcPr>
          <w:p w:rsidR="00CE3141" w:rsidRDefault="00CE3141" w:rsidP="00CE3141">
            <w:pPr>
              <w:rPr>
                <w:rFonts w:ascii="宋体" w:hAnsi="宋体" w:cs="宋体"/>
                <w:szCs w:val="21"/>
              </w:rPr>
            </w:pPr>
            <w:r>
              <w:rPr>
                <w:rFonts w:ascii="宋体" w:hAnsi="宋体" w:hint="eastAsia"/>
              </w:rPr>
              <w:t>可空</w:t>
            </w:r>
          </w:p>
        </w:tc>
        <w:tc>
          <w:tcPr>
            <w:tcW w:w="649" w:type="dxa"/>
            <w:tcBorders>
              <w:top w:val="nil"/>
              <w:left w:val="single" w:sz="4" w:space="0" w:color="auto"/>
              <w:bottom w:val="single" w:sz="8" w:space="0" w:color="auto"/>
              <w:right w:val="single" w:sz="8" w:space="0" w:color="auto"/>
            </w:tcBorders>
            <w:tcPrChange w:id="643" w:author="t450" w:date="2017-09-29T14:33:00Z">
              <w:tcPr>
                <w:tcW w:w="633" w:type="dxa"/>
                <w:tcBorders>
                  <w:top w:val="nil"/>
                  <w:left w:val="single" w:sz="4" w:space="0" w:color="auto"/>
                  <w:bottom w:val="single" w:sz="8" w:space="0" w:color="auto"/>
                  <w:right w:val="single" w:sz="8" w:space="0" w:color="auto"/>
                </w:tcBorders>
              </w:tcPr>
            </w:tcPrChange>
          </w:tcPr>
          <w:p w:rsidR="00CE3141" w:rsidRDefault="00CE3141" w:rsidP="00CE3141">
            <w:pPr>
              <w:rPr>
                <w:rFonts w:ascii="宋体" w:hAnsi="宋体" w:cs="宋体"/>
                <w:szCs w:val="21"/>
              </w:rPr>
            </w:pPr>
            <w:r>
              <w:rPr>
                <w:rFonts w:ascii="宋体" w:hAnsi="宋体" w:hint="eastAsia"/>
              </w:rPr>
              <w:t>默认值</w:t>
            </w:r>
          </w:p>
        </w:tc>
        <w:tc>
          <w:tcPr>
            <w:tcW w:w="1174" w:type="dxa"/>
            <w:tcBorders>
              <w:top w:val="nil"/>
              <w:left w:val="nil"/>
              <w:bottom w:val="single" w:sz="8" w:space="0" w:color="auto"/>
              <w:right w:val="single" w:sz="8" w:space="0" w:color="auto"/>
            </w:tcBorders>
            <w:tcPrChange w:id="644" w:author="t450" w:date="2017-09-29T14:33:00Z">
              <w:tcPr>
                <w:tcW w:w="1145" w:type="dxa"/>
                <w:tcBorders>
                  <w:top w:val="nil"/>
                  <w:left w:val="nil"/>
                  <w:bottom w:val="single" w:sz="8" w:space="0" w:color="auto"/>
                  <w:right w:val="single" w:sz="8" w:space="0" w:color="auto"/>
                </w:tcBorders>
              </w:tcPr>
            </w:tcPrChange>
          </w:tcPr>
          <w:p w:rsidR="00CE3141" w:rsidRDefault="00CE3141" w:rsidP="00CE3141">
            <w:pPr>
              <w:rPr>
                <w:szCs w:val="21"/>
              </w:rPr>
            </w:pPr>
            <w:r>
              <w:rPr>
                <w:rFonts w:ascii="宋体" w:hAnsi="宋体" w:hint="eastAsia"/>
              </w:rPr>
              <w:t>类型</w:t>
            </w:r>
          </w:p>
        </w:tc>
      </w:tr>
      <w:tr w:rsidR="00CE3141" w:rsidTr="00BA2AE3">
        <w:trPr>
          <w:trHeight w:val="659"/>
          <w:jc w:val="center"/>
          <w:trPrChange w:id="645" w:author="t450" w:date="2017-09-29T14:33:00Z">
            <w:trPr>
              <w:trHeight w:val="646"/>
              <w:jc w:val="center"/>
            </w:trPr>
          </w:trPrChange>
        </w:trPr>
        <w:tc>
          <w:tcPr>
            <w:tcW w:w="1436" w:type="dxa"/>
            <w:tcBorders>
              <w:top w:val="nil"/>
              <w:left w:val="single" w:sz="8" w:space="0" w:color="auto"/>
              <w:bottom w:val="single" w:sz="8" w:space="0" w:color="auto"/>
              <w:right w:val="single" w:sz="8" w:space="0" w:color="auto"/>
            </w:tcBorders>
            <w:tcPrChange w:id="646" w:author="t450" w:date="2017-09-29T14:33:00Z">
              <w:tcPr>
                <w:tcW w:w="1401" w:type="dxa"/>
                <w:tcBorders>
                  <w:top w:val="nil"/>
                  <w:left w:val="single" w:sz="8" w:space="0" w:color="auto"/>
                  <w:bottom w:val="single" w:sz="8" w:space="0" w:color="auto"/>
                  <w:right w:val="single" w:sz="8" w:space="0" w:color="auto"/>
                </w:tcBorders>
              </w:tcPr>
            </w:tcPrChange>
          </w:tcPr>
          <w:p w:rsidR="00CE3141" w:rsidRDefault="00CE3141" w:rsidP="00CE3141">
            <w:pPr>
              <w:rPr>
                <w:rFonts w:ascii="宋体" w:hAnsi="宋体"/>
              </w:rPr>
            </w:pPr>
            <w:r w:rsidRPr="006A3A33">
              <w:rPr>
                <w:rFonts w:hint="eastAsia"/>
              </w:rPr>
              <w:t>id</w:t>
            </w:r>
          </w:p>
        </w:tc>
        <w:tc>
          <w:tcPr>
            <w:tcW w:w="1594" w:type="dxa"/>
            <w:tcBorders>
              <w:top w:val="nil"/>
              <w:left w:val="single" w:sz="8" w:space="0" w:color="auto"/>
              <w:bottom w:val="single" w:sz="8" w:space="0" w:color="auto"/>
              <w:right w:val="single" w:sz="8" w:space="0" w:color="auto"/>
            </w:tcBorders>
            <w:tcMar>
              <w:top w:w="0" w:type="dxa"/>
              <w:left w:w="108" w:type="dxa"/>
              <w:bottom w:w="0" w:type="dxa"/>
              <w:right w:w="108" w:type="dxa"/>
            </w:tcMar>
            <w:tcPrChange w:id="647" w:author="t450" w:date="2017-09-29T14:33:00Z">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tcPrChange>
          </w:tcPr>
          <w:p w:rsidR="00CE3141" w:rsidRDefault="00CE3141" w:rsidP="00CE3141">
            <w:pPr>
              <w:rPr>
                <w:rFonts w:ascii="宋体" w:hAnsi="宋体"/>
              </w:rPr>
            </w:pPr>
            <w:r>
              <w:rPr>
                <w:rFonts w:ascii="宋体" w:hAnsi="宋体" w:hint="eastAsia"/>
              </w:rPr>
              <w:t>序号</w:t>
            </w:r>
          </w:p>
        </w:tc>
        <w:tc>
          <w:tcPr>
            <w:tcW w:w="837" w:type="dxa"/>
            <w:tcBorders>
              <w:top w:val="nil"/>
              <w:left w:val="nil"/>
              <w:bottom w:val="single" w:sz="8" w:space="0" w:color="auto"/>
              <w:right w:val="single" w:sz="8" w:space="0" w:color="auto"/>
            </w:tcBorders>
            <w:tcMar>
              <w:top w:w="0" w:type="dxa"/>
              <w:left w:w="108" w:type="dxa"/>
              <w:bottom w:w="0" w:type="dxa"/>
              <w:right w:w="108" w:type="dxa"/>
            </w:tcMar>
            <w:tcPrChange w:id="648" w:author="t450" w:date="2017-09-29T14:33:00Z">
              <w:tcPr>
                <w:tcW w:w="817" w:type="dxa"/>
                <w:tcBorders>
                  <w:top w:val="nil"/>
                  <w:left w:val="nil"/>
                  <w:bottom w:val="single" w:sz="8" w:space="0" w:color="auto"/>
                  <w:right w:val="single" w:sz="8" w:space="0" w:color="auto"/>
                </w:tcBorders>
                <w:tcMar>
                  <w:top w:w="0" w:type="dxa"/>
                  <w:left w:w="108" w:type="dxa"/>
                  <w:bottom w:w="0" w:type="dxa"/>
                  <w:right w:w="108" w:type="dxa"/>
                </w:tcMar>
              </w:tcPr>
            </w:tcPrChange>
          </w:tcPr>
          <w:p w:rsidR="00CE3141" w:rsidRDefault="00CE3141" w:rsidP="00CE3141">
            <w:pPr>
              <w:rPr>
                <w:rFonts w:cs="Calibri"/>
                <w:szCs w:val="21"/>
              </w:rPr>
            </w:pPr>
            <w:r>
              <w:rPr>
                <w:rFonts w:cs="Calibri" w:hint="eastAsia"/>
                <w:szCs w:val="21"/>
              </w:rPr>
              <w:t>Y</w:t>
            </w:r>
          </w:p>
        </w:tc>
        <w:tc>
          <w:tcPr>
            <w:tcW w:w="2072" w:type="dxa"/>
            <w:tcBorders>
              <w:top w:val="nil"/>
              <w:left w:val="nil"/>
              <w:bottom w:val="single" w:sz="8" w:space="0" w:color="auto"/>
              <w:right w:val="single" w:sz="8" w:space="0" w:color="auto"/>
            </w:tcBorders>
            <w:tcMar>
              <w:top w:w="0" w:type="dxa"/>
              <w:left w:w="108" w:type="dxa"/>
              <w:bottom w:w="0" w:type="dxa"/>
              <w:right w:w="108" w:type="dxa"/>
            </w:tcMar>
            <w:tcPrChange w:id="649" w:author="t450" w:date="2017-09-29T14:33:00Z">
              <w:tcPr>
                <w:tcW w:w="2021" w:type="dxa"/>
                <w:tcBorders>
                  <w:top w:val="nil"/>
                  <w:left w:val="nil"/>
                  <w:bottom w:val="single" w:sz="8" w:space="0" w:color="auto"/>
                  <w:right w:val="single" w:sz="8" w:space="0" w:color="auto"/>
                </w:tcBorders>
                <w:tcMar>
                  <w:top w:w="0" w:type="dxa"/>
                  <w:left w:w="108" w:type="dxa"/>
                  <w:bottom w:w="0" w:type="dxa"/>
                  <w:right w:w="108" w:type="dxa"/>
                </w:tcMar>
              </w:tcPr>
            </w:tcPrChange>
          </w:tcPr>
          <w:p w:rsidR="00CE3141" w:rsidRDefault="00CE3141" w:rsidP="00CE3141">
            <w:pPr>
              <w:jc w:val="left"/>
              <w:rPr>
                <w:sz w:val="20"/>
                <w:szCs w:val="20"/>
              </w:rPr>
            </w:pPr>
          </w:p>
        </w:tc>
        <w:tc>
          <w:tcPr>
            <w:tcW w:w="594" w:type="dxa"/>
            <w:tcBorders>
              <w:top w:val="nil"/>
              <w:left w:val="nil"/>
              <w:bottom w:val="single" w:sz="8" w:space="0" w:color="auto"/>
              <w:right w:val="single" w:sz="4" w:space="0" w:color="auto"/>
            </w:tcBorders>
            <w:vAlign w:val="center"/>
            <w:tcPrChange w:id="650" w:author="t450" w:date="2017-09-29T14:33:00Z">
              <w:tcPr>
                <w:tcW w:w="579" w:type="dxa"/>
                <w:tcBorders>
                  <w:top w:val="nil"/>
                  <w:left w:val="nil"/>
                  <w:bottom w:val="single" w:sz="8" w:space="0" w:color="auto"/>
                  <w:right w:val="single" w:sz="4" w:space="0" w:color="auto"/>
                </w:tcBorders>
                <w:vAlign w:val="center"/>
              </w:tcPr>
            </w:tcPrChange>
          </w:tcPr>
          <w:p w:rsidR="00CE3141" w:rsidRDefault="00CE3141" w:rsidP="00CE3141">
            <w:pPr>
              <w:jc w:val="center"/>
              <w:rPr>
                <w:rFonts w:ascii="宋体" w:hAnsi="宋体" w:cs="宋体"/>
                <w:szCs w:val="21"/>
              </w:rPr>
            </w:pPr>
            <w:r>
              <w:rPr>
                <w:rFonts w:ascii="宋体" w:hAnsi="宋体" w:cs="宋体" w:hint="eastAsia"/>
                <w:szCs w:val="21"/>
              </w:rPr>
              <w:t>N</w:t>
            </w:r>
          </w:p>
        </w:tc>
        <w:tc>
          <w:tcPr>
            <w:tcW w:w="649" w:type="dxa"/>
            <w:tcBorders>
              <w:top w:val="nil"/>
              <w:left w:val="single" w:sz="4" w:space="0" w:color="auto"/>
              <w:bottom w:val="single" w:sz="8" w:space="0" w:color="auto"/>
              <w:right w:val="single" w:sz="8" w:space="0" w:color="auto"/>
            </w:tcBorders>
            <w:vAlign w:val="center"/>
            <w:tcPrChange w:id="651" w:author="t450" w:date="2017-09-29T14:33:00Z">
              <w:tcPr>
                <w:tcW w:w="633" w:type="dxa"/>
                <w:tcBorders>
                  <w:top w:val="nil"/>
                  <w:left w:val="single" w:sz="4" w:space="0" w:color="auto"/>
                  <w:bottom w:val="single" w:sz="8" w:space="0" w:color="auto"/>
                  <w:right w:val="single" w:sz="8" w:space="0" w:color="auto"/>
                </w:tcBorders>
                <w:vAlign w:val="center"/>
              </w:tcPr>
            </w:tcPrChange>
          </w:tcPr>
          <w:p w:rsidR="00CE3141" w:rsidRDefault="00CE3141" w:rsidP="00CE3141">
            <w:pPr>
              <w:rPr>
                <w:rFonts w:ascii="宋体" w:hAnsi="宋体" w:cs="宋体"/>
                <w:szCs w:val="21"/>
              </w:rPr>
            </w:pPr>
          </w:p>
        </w:tc>
        <w:tc>
          <w:tcPr>
            <w:tcW w:w="1174" w:type="dxa"/>
            <w:tcBorders>
              <w:top w:val="nil"/>
              <w:left w:val="nil"/>
              <w:bottom w:val="single" w:sz="8" w:space="0" w:color="auto"/>
              <w:right w:val="single" w:sz="8" w:space="0" w:color="auto"/>
            </w:tcBorders>
            <w:tcPrChange w:id="652" w:author="t450" w:date="2017-09-29T14:33:00Z">
              <w:tcPr>
                <w:tcW w:w="1145" w:type="dxa"/>
                <w:tcBorders>
                  <w:top w:val="nil"/>
                  <w:left w:val="nil"/>
                  <w:bottom w:val="single" w:sz="8" w:space="0" w:color="auto"/>
                  <w:right w:val="single" w:sz="8" w:space="0" w:color="auto"/>
                </w:tcBorders>
              </w:tcPr>
            </w:tcPrChange>
          </w:tcPr>
          <w:p w:rsidR="00CE3141" w:rsidRDefault="00CE3141" w:rsidP="00CE3141">
            <w:pPr>
              <w:rPr>
                <w:szCs w:val="21"/>
              </w:rPr>
            </w:pPr>
            <w:r>
              <w:rPr>
                <w:rFonts w:hint="eastAsia"/>
                <w:szCs w:val="21"/>
              </w:rPr>
              <w:t>int</w:t>
            </w:r>
          </w:p>
        </w:tc>
      </w:tr>
      <w:tr w:rsidR="00CE3141" w:rsidTr="00BA2AE3">
        <w:trPr>
          <w:trHeight w:val="358"/>
          <w:jc w:val="center"/>
          <w:trPrChange w:id="653" w:author="t450" w:date="2017-09-29T14:33:00Z">
            <w:trPr>
              <w:trHeight w:val="352"/>
              <w:jc w:val="center"/>
            </w:trPr>
          </w:trPrChange>
        </w:trPr>
        <w:tc>
          <w:tcPr>
            <w:tcW w:w="1436" w:type="dxa"/>
            <w:tcBorders>
              <w:top w:val="nil"/>
              <w:left w:val="single" w:sz="8" w:space="0" w:color="auto"/>
              <w:bottom w:val="single" w:sz="8" w:space="0" w:color="auto"/>
              <w:right w:val="single" w:sz="8" w:space="0" w:color="auto"/>
            </w:tcBorders>
            <w:tcPrChange w:id="654" w:author="t450" w:date="2017-09-29T14:33:00Z">
              <w:tcPr>
                <w:tcW w:w="1401" w:type="dxa"/>
                <w:tcBorders>
                  <w:top w:val="nil"/>
                  <w:left w:val="single" w:sz="8" w:space="0" w:color="auto"/>
                  <w:bottom w:val="single" w:sz="8" w:space="0" w:color="auto"/>
                  <w:right w:val="single" w:sz="8" w:space="0" w:color="auto"/>
                </w:tcBorders>
              </w:tcPr>
            </w:tcPrChange>
          </w:tcPr>
          <w:p w:rsidR="00CE3141" w:rsidRDefault="00CE3141" w:rsidP="00CE3141">
            <w:pPr>
              <w:rPr>
                <w:rFonts w:ascii="宋体" w:hAnsi="宋体"/>
              </w:rPr>
            </w:pPr>
            <w:r>
              <w:rPr>
                <w:rFonts w:hint="eastAsia"/>
              </w:rPr>
              <w:t>user</w:t>
            </w:r>
            <w:r w:rsidRPr="006A3A33">
              <w:rPr>
                <w:rFonts w:hint="eastAsia"/>
              </w:rPr>
              <w:t>_id</w:t>
            </w:r>
          </w:p>
        </w:tc>
        <w:tc>
          <w:tcPr>
            <w:tcW w:w="1594" w:type="dxa"/>
            <w:tcBorders>
              <w:top w:val="nil"/>
              <w:left w:val="single" w:sz="8" w:space="0" w:color="auto"/>
              <w:bottom w:val="single" w:sz="8" w:space="0" w:color="auto"/>
              <w:right w:val="single" w:sz="8" w:space="0" w:color="auto"/>
            </w:tcBorders>
            <w:tcMar>
              <w:top w:w="0" w:type="dxa"/>
              <w:left w:w="108" w:type="dxa"/>
              <w:bottom w:w="0" w:type="dxa"/>
              <w:right w:w="108" w:type="dxa"/>
            </w:tcMar>
            <w:tcPrChange w:id="655" w:author="t450" w:date="2017-09-29T14:33:00Z">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tcPrChange>
          </w:tcPr>
          <w:p w:rsidR="00CE3141" w:rsidRDefault="00CE3141" w:rsidP="00CE3141">
            <w:pPr>
              <w:rPr>
                <w:rFonts w:cs="Calibri"/>
                <w:szCs w:val="21"/>
              </w:rPr>
            </w:pPr>
            <w:r>
              <w:rPr>
                <w:rFonts w:cs="Calibri" w:hint="eastAsia"/>
                <w:szCs w:val="21"/>
              </w:rPr>
              <w:t>用户</w:t>
            </w:r>
            <w:r>
              <w:rPr>
                <w:rFonts w:cs="Calibri" w:hint="eastAsia"/>
                <w:szCs w:val="21"/>
              </w:rPr>
              <w:t>ID</w:t>
            </w:r>
          </w:p>
        </w:tc>
        <w:tc>
          <w:tcPr>
            <w:tcW w:w="837" w:type="dxa"/>
            <w:tcBorders>
              <w:top w:val="nil"/>
              <w:left w:val="nil"/>
              <w:bottom w:val="single" w:sz="8" w:space="0" w:color="auto"/>
              <w:right w:val="single" w:sz="8" w:space="0" w:color="auto"/>
            </w:tcBorders>
            <w:tcMar>
              <w:top w:w="0" w:type="dxa"/>
              <w:left w:w="108" w:type="dxa"/>
              <w:bottom w:w="0" w:type="dxa"/>
              <w:right w:w="108" w:type="dxa"/>
            </w:tcMar>
            <w:tcPrChange w:id="656" w:author="t450" w:date="2017-09-29T14:33:00Z">
              <w:tcPr>
                <w:tcW w:w="817" w:type="dxa"/>
                <w:tcBorders>
                  <w:top w:val="nil"/>
                  <w:left w:val="nil"/>
                  <w:bottom w:val="single" w:sz="8" w:space="0" w:color="auto"/>
                  <w:right w:val="single" w:sz="8" w:space="0" w:color="auto"/>
                </w:tcBorders>
                <w:tcMar>
                  <w:top w:w="0" w:type="dxa"/>
                  <w:left w:w="108" w:type="dxa"/>
                  <w:bottom w:w="0" w:type="dxa"/>
                  <w:right w:w="108" w:type="dxa"/>
                </w:tcMar>
              </w:tcPr>
            </w:tcPrChange>
          </w:tcPr>
          <w:p w:rsidR="00CE3141" w:rsidRDefault="00CE3141" w:rsidP="00CE3141">
            <w:pPr>
              <w:rPr>
                <w:rFonts w:cs="Calibri"/>
                <w:szCs w:val="21"/>
              </w:rPr>
            </w:pPr>
          </w:p>
        </w:tc>
        <w:tc>
          <w:tcPr>
            <w:tcW w:w="2072" w:type="dxa"/>
            <w:tcBorders>
              <w:top w:val="nil"/>
              <w:left w:val="nil"/>
              <w:bottom w:val="single" w:sz="8" w:space="0" w:color="auto"/>
              <w:right w:val="single" w:sz="8" w:space="0" w:color="auto"/>
            </w:tcBorders>
            <w:tcMar>
              <w:top w:w="0" w:type="dxa"/>
              <w:left w:w="108" w:type="dxa"/>
              <w:bottom w:w="0" w:type="dxa"/>
              <w:right w:w="108" w:type="dxa"/>
            </w:tcMar>
            <w:tcPrChange w:id="657" w:author="t450" w:date="2017-09-29T14:33:00Z">
              <w:tcPr>
                <w:tcW w:w="2021" w:type="dxa"/>
                <w:tcBorders>
                  <w:top w:val="nil"/>
                  <w:left w:val="nil"/>
                  <w:bottom w:val="single" w:sz="8" w:space="0" w:color="auto"/>
                  <w:right w:val="single" w:sz="8" w:space="0" w:color="auto"/>
                </w:tcBorders>
                <w:tcMar>
                  <w:top w:w="0" w:type="dxa"/>
                  <w:left w:w="108" w:type="dxa"/>
                  <w:bottom w:w="0" w:type="dxa"/>
                  <w:right w:w="108" w:type="dxa"/>
                </w:tcMar>
              </w:tcPr>
            </w:tcPrChange>
          </w:tcPr>
          <w:p w:rsidR="00CE3141" w:rsidRDefault="00CE3141" w:rsidP="00CE3141">
            <w:pPr>
              <w:jc w:val="left"/>
              <w:rPr>
                <w:sz w:val="20"/>
                <w:szCs w:val="20"/>
              </w:rPr>
            </w:pPr>
            <w:r w:rsidRPr="006A3A33">
              <w:rPr>
                <w:rFonts w:cs="Calibri" w:hint="eastAsia"/>
                <w:sz w:val="21"/>
                <w:szCs w:val="21"/>
              </w:rPr>
              <w:t>申请表主键</w:t>
            </w:r>
          </w:p>
        </w:tc>
        <w:tc>
          <w:tcPr>
            <w:tcW w:w="594" w:type="dxa"/>
            <w:tcBorders>
              <w:top w:val="nil"/>
              <w:left w:val="nil"/>
              <w:bottom w:val="single" w:sz="8" w:space="0" w:color="auto"/>
              <w:right w:val="single" w:sz="4" w:space="0" w:color="auto"/>
            </w:tcBorders>
            <w:vAlign w:val="center"/>
            <w:tcPrChange w:id="658" w:author="t450" w:date="2017-09-29T14:33:00Z">
              <w:tcPr>
                <w:tcW w:w="579" w:type="dxa"/>
                <w:tcBorders>
                  <w:top w:val="nil"/>
                  <w:left w:val="nil"/>
                  <w:bottom w:val="single" w:sz="8" w:space="0" w:color="auto"/>
                  <w:right w:val="single" w:sz="4" w:space="0" w:color="auto"/>
                </w:tcBorders>
                <w:vAlign w:val="center"/>
              </w:tcPr>
            </w:tcPrChange>
          </w:tcPr>
          <w:p w:rsidR="00CE3141" w:rsidRPr="002F4728" w:rsidRDefault="00CE3141" w:rsidP="00CE3141">
            <w:pPr>
              <w:jc w:val="center"/>
              <w:rPr>
                <w:rFonts w:ascii="宋体" w:hAnsi="宋体" w:cs="宋体"/>
                <w:szCs w:val="21"/>
              </w:rPr>
            </w:pPr>
            <w:r w:rsidRPr="00855553">
              <w:rPr>
                <w:rFonts w:ascii="宋体" w:hAnsi="宋体" w:cs="宋体" w:hint="eastAsia"/>
                <w:szCs w:val="21"/>
              </w:rPr>
              <w:t>N</w:t>
            </w:r>
          </w:p>
        </w:tc>
        <w:tc>
          <w:tcPr>
            <w:tcW w:w="649" w:type="dxa"/>
            <w:tcBorders>
              <w:top w:val="nil"/>
              <w:left w:val="single" w:sz="4" w:space="0" w:color="auto"/>
              <w:bottom w:val="single" w:sz="8" w:space="0" w:color="auto"/>
              <w:right w:val="single" w:sz="8" w:space="0" w:color="auto"/>
            </w:tcBorders>
            <w:vAlign w:val="center"/>
            <w:tcPrChange w:id="659" w:author="t450" w:date="2017-09-29T14:33:00Z">
              <w:tcPr>
                <w:tcW w:w="633" w:type="dxa"/>
                <w:tcBorders>
                  <w:top w:val="nil"/>
                  <w:left w:val="single" w:sz="4" w:space="0" w:color="auto"/>
                  <w:bottom w:val="single" w:sz="8" w:space="0" w:color="auto"/>
                  <w:right w:val="single" w:sz="8" w:space="0" w:color="auto"/>
                </w:tcBorders>
                <w:vAlign w:val="center"/>
              </w:tcPr>
            </w:tcPrChange>
          </w:tcPr>
          <w:p w:rsidR="00CE3141" w:rsidRDefault="00CE3141" w:rsidP="00CE3141">
            <w:pPr>
              <w:rPr>
                <w:rFonts w:ascii="宋体" w:hAnsi="宋体" w:cs="宋体"/>
                <w:szCs w:val="21"/>
              </w:rPr>
            </w:pPr>
          </w:p>
        </w:tc>
        <w:tc>
          <w:tcPr>
            <w:tcW w:w="1174" w:type="dxa"/>
            <w:tcBorders>
              <w:top w:val="nil"/>
              <w:left w:val="nil"/>
              <w:bottom w:val="single" w:sz="8" w:space="0" w:color="auto"/>
              <w:right w:val="single" w:sz="8" w:space="0" w:color="auto"/>
            </w:tcBorders>
            <w:tcPrChange w:id="660" w:author="t450" w:date="2017-09-29T14:33:00Z">
              <w:tcPr>
                <w:tcW w:w="1145" w:type="dxa"/>
                <w:tcBorders>
                  <w:top w:val="nil"/>
                  <w:left w:val="nil"/>
                  <w:bottom w:val="single" w:sz="8" w:space="0" w:color="auto"/>
                  <w:right w:val="single" w:sz="8" w:space="0" w:color="auto"/>
                </w:tcBorders>
              </w:tcPr>
            </w:tcPrChange>
          </w:tcPr>
          <w:p w:rsidR="00CE3141" w:rsidRDefault="00CE3141" w:rsidP="00CE3141">
            <w:pPr>
              <w:rPr>
                <w:szCs w:val="21"/>
              </w:rPr>
            </w:pPr>
            <w:r>
              <w:rPr>
                <w:rFonts w:hint="eastAsia"/>
                <w:szCs w:val="21"/>
              </w:rPr>
              <w:t>int</w:t>
            </w:r>
          </w:p>
        </w:tc>
      </w:tr>
      <w:tr w:rsidR="00CE3141" w:rsidTr="00BA2AE3">
        <w:trPr>
          <w:trHeight w:val="659"/>
          <w:jc w:val="center"/>
          <w:trPrChange w:id="661" w:author="t450" w:date="2017-09-29T14:33:00Z">
            <w:trPr>
              <w:trHeight w:val="646"/>
              <w:jc w:val="center"/>
            </w:trPr>
          </w:trPrChange>
        </w:trPr>
        <w:tc>
          <w:tcPr>
            <w:tcW w:w="1436" w:type="dxa"/>
            <w:tcBorders>
              <w:top w:val="nil"/>
              <w:left w:val="single" w:sz="8" w:space="0" w:color="auto"/>
              <w:bottom w:val="single" w:sz="8" w:space="0" w:color="auto"/>
              <w:right w:val="single" w:sz="8" w:space="0" w:color="auto"/>
            </w:tcBorders>
            <w:tcPrChange w:id="662" w:author="t450" w:date="2017-09-29T14:33:00Z">
              <w:tcPr>
                <w:tcW w:w="1401" w:type="dxa"/>
                <w:tcBorders>
                  <w:top w:val="nil"/>
                  <w:left w:val="single" w:sz="8" w:space="0" w:color="auto"/>
                  <w:bottom w:val="single" w:sz="8" w:space="0" w:color="auto"/>
                  <w:right w:val="single" w:sz="8" w:space="0" w:color="auto"/>
                </w:tcBorders>
              </w:tcPr>
            </w:tcPrChange>
          </w:tcPr>
          <w:p w:rsidR="00CE3141" w:rsidRDefault="00CE3141" w:rsidP="00CE3141">
            <w:pPr>
              <w:rPr>
                <w:rFonts w:ascii="宋体" w:hAnsi="宋体"/>
                <w:color w:val="FF0000"/>
              </w:rPr>
            </w:pPr>
            <w:r>
              <w:rPr>
                <w:rFonts w:hint="eastAsia"/>
              </w:rPr>
              <w:t>d</w:t>
            </w:r>
            <w:r w:rsidRPr="006A3A33">
              <w:rPr>
                <w:rFonts w:hint="eastAsia"/>
              </w:rPr>
              <w:t>oc_name</w:t>
            </w:r>
          </w:p>
        </w:tc>
        <w:tc>
          <w:tcPr>
            <w:tcW w:w="1594" w:type="dxa"/>
            <w:tcBorders>
              <w:top w:val="nil"/>
              <w:left w:val="single" w:sz="8" w:space="0" w:color="auto"/>
              <w:bottom w:val="single" w:sz="8" w:space="0" w:color="auto"/>
              <w:right w:val="single" w:sz="8" w:space="0" w:color="auto"/>
            </w:tcBorders>
            <w:tcMar>
              <w:top w:w="0" w:type="dxa"/>
              <w:left w:w="108" w:type="dxa"/>
              <w:bottom w:w="0" w:type="dxa"/>
              <w:right w:w="108" w:type="dxa"/>
            </w:tcMar>
            <w:tcPrChange w:id="663" w:author="t450" w:date="2017-09-29T14:33:00Z">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tcPrChange>
          </w:tcPr>
          <w:p w:rsidR="00CE3141" w:rsidRPr="006A3A33" w:rsidRDefault="00CE3141" w:rsidP="00CE3141">
            <w:pPr>
              <w:rPr>
                <w:rFonts w:cs="Calibri"/>
                <w:szCs w:val="21"/>
              </w:rPr>
            </w:pPr>
            <w:r w:rsidRPr="006A3A33">
              <w:rPr>
                <w:rFonts w:cs="Calibri" w:hint="eastAsia"/>
                <w:szCs w:val="21"/>
              </w:rPr>
              <w:t>文件名称</w:t>
            </w:r>
          </w:p>
        </w:tc>
        <w:tc>
          <w:tcPr>
            <w:tcW w:w="837" w:type="dxa"/>
            <w:tcBorders>
              <w:top w:val="nil"/>
              <w:left w:val="nil"/>
              <w:bottom w:val="single" w:sz="8" w:space="0" w:color="auto"/>
              <w:right w:val="single" w:sz="8" w:space="0" w:color="auto"/>
            </w:tcBorders>
            <w:tcMar>
              <w:top w:w="0" w:type="dxa"/>
              <w:left w:w="108" w:type="dxa"/>
              <w:bottom w:w="0" w:type="dxa"/>
              <w:right w:w="108" w:type="dxa"/>
            </w:tcMar>
            <w:tcPrChange w:id="664" w:author="t450" w:date="2017-09-29T14:33:00Z">
              <w:tcPr>
                <w:tcW w:w="817" w:type="dxa"/>
                <w:tcBorders>
                  <w:top w:val="nil"/>
                  <w:left w:val="nil"/>
                  <w:bottom w:val="single" w:sz="8" w:space="0" w:color="auto"/>
                  <w:right w:val="single" w:sz="8" w:space="0" w:color="auto"/>
                </w:tcBorders>
                <w:tcMar>
                  <w:top w:w="0" w:type="dxa"/>
                  <w:left w:w="108" w:type="dxa"/>
                  <w:bottom w:w="0" w:type="dxa"/>
                  <w:right w:w="108" w:type="dxa"/>
                </w:tcMar>
              </w:tcPr>
            </w:tcPrChange>
          </w:tcPr>
          <w:p w:rsidR="00CE3141" w:rsidRPr="006A3A33" w:rsidRDefault="00CE3141" w:rsidP="00CE3141">
            <w:pPr>
              <w:rPr>
                <w:rFonts w:cs="Calibri"/>
                <w:szCs w:val="21"/>
              </w:rPr>
            </w:pPr>
          </w:p>
        </w:tc>
        <w:tc>
          <w:tcPr>
            <w:tcW w:w="2072" w:type="dxa"/>
            <w:tcBorders>
              <w:top w:val="nil"/>
              <w:left w:val="nil"/>
              <w:bottom w:val="single" w:sz="8" w:space="0" w:color="auto"/>
              <w:right w:val="single" w:sz="8" w:space="0" w:color="auto"/>
            </w:tcBorders>
            <w:tcMar>
              <w:top w:w="0" w:type="dxa"/>
              <w:left w:w="108" w:type="dxa"/>
              <w:bottom w:w="0" w:type="dxa"/>
              <w:right w:w="108" w:type="dxa"/>
            </w:tcMar>
            <w:tcPrChange w:id="665" w:author="t450" w:date="2017-09-29T14:33:00Z">
              <w:tcPr>
                <w:tcW w:w="2021" w:type="dxa"/>
                <w:tcBorders>
                  <w:top w:val="nil"/>
                  <w:left w:val="nil"/>
                  <w:bottom w:val="single" w:sz="8" w:space="0" w:color="auto"/>
                  <w:right w:val="single" w:sz="8" w:space="0" w:color="auto"/>
                </w:tcBorders>
                <w:tcMar>
                  <w:top w:w="0" w:type="dxa"/>
                  <w:left w:w="108" w:type="dxa"/>
                  <w:bottom w:w="0" w:type="dxa"/>
                  <w:right w:w="108" w:type="dxa"/>
                </w:tcMar>
              </w:tcPr>
            </w:tcPrChange>
          </w:tcPr>
          <w:p w:rsidR="00CE3141" w:rsidRPr="006A3A33" w:rsidRDefault="00CE3141" w:rsidP="00CE3141">
            <w:pPr>
              <w:jc w:val="left"/>
              <w:rPr>
                <w:sz w:val="20"/>
                <w:szCs w:val="20"/>
              </w:rPr>
            </w:pPr>
            <w:r w:rsidRPr="006A3A33">
              <w:rPr>
                <w:rFonts w:cs="Calibri" w:hint="eastAsia"/>
                <w:sz w:val="21"/>
                <w:szCs w:val="21"/>
              </w:rPr>
              <w:t>存储在磁盘上的文件名称</w:t>
            </w:r>
          </w:p>
        </w:tc>
        <w:tc>
          <w:tcPr>
            <w:tcW w:w="594" w:type="dxa"/>
            <w:tcBorders>
              <w:top w:val="nil"/>
              <w:left w:val="nil"/>
              <w:bottom w:val="single" w:sz="8" w:space="0" w:color="auto"/>
              <w:right w:val="single" w:sz="8" w:space="0" w:color="auto"/>
            </w:tcBorders>
            <w:vAlign w:val="center"/>
            <w:tcPrChange w:id="666" w:author="t450" w:date="2017-09-29T14:33:00Z">
              <w:tcPr>
                <w:tcW w:w="579" w:type="dxa"/>
                <w:tcBorders>
                  <w:top w:val="nil"/>
                  <w:left w:val="nil"/>
                  <w:bottom w:val="single" w:sz="8" w:space="0" w:color="auto"/>
                  <w:right w:val="single" w:sz="8" w:space="0" w:color="auto"/>
                </w:tcBorders>
                <w:vAlign w:val="center"/>
              </w:tcPr>
            </w:tcPrChange>
          </w:tcPr>
          <w:p w:rsidR="00CE3141" w:rsidRPr="006A3A33" w:rsidRDefault="00CE3141" w:rsidP="00CE3141">
            <w:pPr>
              <w:jc w:val="center"/>
              <w:rPr>
                <w:rFonts w:ascii="宋体" w:hAnsi="宋体" w:cs="宋体"/>
                <w:szCs w:val="21"/>
              </w:rPr>
            </w:pPr>
            <w:r w:rsidRPr="006A3A33">
              <w:rPr>
                <w:rFonts w:ascii="宋体" w:hAnsi="宋体" w:cs="宋体" w:hint="eastAsia"/>
                <w:szCs w:val="21"/>
              </w:rPr>
              <w:t>N</w:t>
            </w:r>
          </w:p>
        </w:tc>
        <w:tc>
          <w:tcPr>
            <w:tcW w:w="649" w:type="dxa"/>
            <w:tcBorders>
              <w:top w:val="nil"/>
              <w:left w:val="nil"/>
              <w:bottom w:val="single" w:sz="8" w:space="0" w:color="auto"/>
              <w:right w:val="single" w:sz="4" w:space="0" w:color="auto"/>
            </w:tcBorders>
            <w:tcPrChange w:id="667" w:author="t450" w:date="2017-09-29T14:33:00Z">
              <w:tcPr>
                <w:tcW w:w="633" w:type="dxa"/>
                <w:tcBorders>
                  <w:top w:val="nil"/>
                  <w:left w:val="nil"/>
                  <w:bottom w:val="single" w:sz="8" w:space="0" w:color="auto"/>
                  <w:right w:val="single" w:sz="4" w:space="0" w:color="auto"/>
                </w:tcBorders>
              </w:tcPr>
            </w:tcPrChange>
          </w:tcPr>
          <w:p w:rsidR="00CE3141" w:rsidRDefault="00CE3141" w:rsidP="00CE3141">
            <w:pPr>
              <w:rPr>
                <w:color w:val="FF0000"/>
                <w:szCs w:val="21"/>
              </w:rPr>
            </w:pPr>
          </w:p>
        </w:tc>
        <w:tc>
          <w:tcPr>
            <w:tcW w:w="1174" w:type="dxa"/>
            <w:tcBorders>
              <w:top w:val="nil"/>
              <w:left w:val="single" w:sz="4" w:space="0" w:color="auto"/>
              <w:bottom w:val="single" w:sz="8" w:space="0" w:color="auto"/>
              <w:right w:val="single" w:sz="8" w:space="0" w:color="auto"/>
            </w:tcBorders>
            <w:tcPrChange w:id="668" w:author="t450" w:date="2017-09-29T14:33:00Z">
              <w:tcPr>
                <w:tcW w:w="1145" w:type="dxa"/>
                <w:tcBorders>
                  <w:top w:val="nil"/>
                  <w:left w:val="single" w:sz="4" w:space="0" w:color="auto"/>
                  <w:bottom w:val="single" w:sz="8" w:space="0" w:color="auto"/>
                  <w:right w:val="single" w:sz="8" w:space="0" w:color="auto"/>
                </w:tcBorders>
              </w:tcPr>
            </w:tcPrChange>
          </w:tcPr>
          <w:p w:rsidR="00CE3141" w:rsidRDefault="00CE3141" w:rsidP="00CE3141">
            <w:pPr>
              <w:rPr>
                <w:color w:val="FF0000"/>
              </w:rPr>
            </w:pPr>
            <w:r>
              <w:rPr>
                <w:rFonts w:hint="eastAsia"/>
              </w:rPr>
              <w:t>varchar(255)</w:t>
            </w:r>
          </w:p>
        </w:tc>
      </w:tr>
      <w:tr w:rsidR="00CE3141" w:rsidTr="00BA2AE3">
        <w:trPr>
          <w:trHeight w:val="659"/>
          <w:jc w:val="center"/>
          <w:trPrChange w:id="669" w:author="t450" w:date="2017-09-29T14:33:00Z">
            <w:trPr>
              <w:trHeight w:val="646"/>
              <w:jc w:val="center"/>
            </w:trPr>
          </w:trPrChange>
        </w:trPr>
        <w:tc>
          <w:tcPr>
            <w:tcW w:w="1436" w:type="dxa"/>
            <w:tcBorders>
              <w:top w:val="nil"/>
              <w:left w:val="single" w:sz="8" w:space="0" w:color="auto"/>
              <w:bottom w:val="single" w:sz="8" w:space="0" w:color="auto"/>
              <w:right w:val="single" w:sz="8" w:space="0" w:color="auto"/>
            </w:tcBorders>
            <w:tcPrChange w:id="670" w:author="t450" w:date="2017-09-29T14:33:00Z">
              <w:tcPr>
                <w:tcW w:w="1401" w:type="dxa"/>
                <w:tcBorders>
                  <w:top w:val="nil"/>
                  <w:left w:val="single" w:sz="8" w:space="0" w:color="auto"/>
                  <w:bottom w:val="single" w:sz="8" w:space="0" w:color="auto"/>
                  <w:right w:val="single" w:sz="8" w:space="0" w:color="auto"/>
                </w:tcBorders>
              </w:tcPr>
            </w:tcPrChange>
          </w:tcPr>
          <w:p w:rsidR="00CE3141" w:rsidRDefault="00CE3141" w:rsidP="00CE3141">
            <w:r>
              <w:rPr>
                <w:rFonts w:hint="eastAsia"/>
              </w:rPr>
              <w:t>doc_id</w:t>
            </w:r>
          </w:p>
        </w:tc>
        <w:tc>
          <w:tcPr>
            <w:tcW w:w="1594" w:type="dxa"/>
            <w:tcBorders>
              <w:top w:val="nil"/>
              <w:left w:val="single" w:sz="8" w:space="0" w:color="auto"/>
              <w:bottom w:val="single" w:sz="8" w:space="0" w:color="auto"/>
              <w:right w:val="single" w:sz="8" w:space="0" w:color="auto"/>
            </w:tcBorders>
            <w:tcMar>
              <w:top w:w="0" w:type="dxa"/>
              <w:left w:w="108" w:type="dxa"/>
              <w:bottom w:w="0" w:type="dxa"/>
              <w:right w:w="108" w:type="dxa"/>
            </w:tcMar>
            <w:tcPrChange w:id="671" w:author="t450" w:date="2017-09-29T14:33:00Z">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tcPrChange>
          </w:tcPr>
          <w:p w:rsidR="00CE3141" w:rsidRPr="006A3A33" w:rsidRDefault="00CE3141" w:rsidP="00CE3141">
            <w:pPr>
              <w:rPr>
                <w:rFonts w:cs="Calibri"/>
                <w:szCs w:val="21"/>
              </w:rPr>
            </w:pPr>
          </w:p>
        </w:tc>
        <w:tc>
          <w:tcPr>
            <w:tcW w:w="837" w:type="dxa"/>
            <w:tcBorders>
              <w:top w:val="nil"/>
              <w:left w:val="nil"/>
              <w:bottom w:val="single" w:sz="8" w:space="0" w:color="auto"/>
              <w:right w:val="single" w:sz="8" w:space="0" w:color="auto"/>
            </w:tcBorders>
            <w:tcMar>
              <w:top w:w="0" w:type="dxa"/>
              <w:left w:w="108" w:type="dxa"/>
              <w:bottom w:w="0" w:type="dxa"/>
              <w:right w:w="108" w:type="dxa"/>
            </w:tcMar>
            <w:tcPrChange w:id="672" w:author="t450" w:date="2017-09-29T14:33:00Z">
              <w:tcPr>
                <w:tcW w:w="817" w:type="dxa"/>
                <w:tcBorders>
                  <w:top w:val="nil"/>
                  <w:left w:val="nil"/>
                  <w:bottom w:val="single" w:sz="8" w:space="0" w:color="auto"/>
                  <w:right w:val="single" w:sz="8" w:space="0" w:color="auto"/>
                </w:tcBorders>
                <w:tcMar>
                  <w:top w:w="0" w:type="dxa"/>
                  <w:left w:w="108" w:type="dxa"/>
                  <w:bottom w:w="0" w:type="dxa"/>
                  <w:right w:w="108" w:type="dxa"/>
                </w:tcMar>
              </w:tcPr>
            </w:tcPrChange>
          </w:tcPr>
          <w:p w:rsidR="00CE3141" w:rsidRPr="006A3A33" w:rsidRDefault="00CE3141" w:rsidP="00CE3141">
            <w:pPr>
              <w:rPr>
                <w:rFonts w:cs="Calibri"/>
                <w:szCs w:val="21"/>
              </w:rPr>
            </w:pPr>
          </w:p>
        </w:tc>
        <w:tc>
          <w:tcPr>
            <w:tcW w:w="2072" w:type="dxa"/>
            <w:tcBorders>
              <w:top w:val="nil"/>
              <w:left w:val="nil"/>
              <w:bottom w:val="single" w:sz="8" w:space="0" w:color="auto"/>
              <w:right w:val="single" w:sz="8" w:space="0" w:color="auto"/>
            </w:tcBorders>
            <w:tcMar>
              <w:top w:w="0" w:type="dxa"/>
              <w:left w:w="108" w:type="dxa"/>
              <w:bottom w:w="0" w:type="dxa"/>
              <w:right w:w="108" w:type="dxa"/>
            </w:tcMar>
            <w:tcPrChange w:id="673" w:author="t450" w:date="2017-09-29T14:33:00Z">
              <w:tcPr>
                <w:tcW w:w="2021" w:type="dxa"/>
                <w:tcBorders>
                  <w:top w:val="nil"/>
                  <w:left w:val="nil"/>
                  <w:bottom w:val="single" w:sz="8" w:space="0" w:color="auto"/>
                  <w:right w:val="single" w:sz="8" w:space="0" w:color="auto"/>
                </w:tcBorders>
                <w:tcMar>
                  <w:top w:w="0" w:type="dxa"/>
                  <w:left w:w="108" w:type="dxa"/>
                  <w:bottom w:w="0" w:type="dxa"/>
                  <w:right w:w="108" w:type="dxa"/>
                </w:tcMar>
              </w:tcPr>
            </w:tcPrChange>
          </w:tcPr>
          <w:p w:rsidR="00CE3141" w:rsidRPr="006A3A33" w:rsidRDefault="00CE3141" w:rsidP="00CE3141">
            <w:pPr>
              <w:jc w:val="left"/>
              <w:rPr>
                <w:rFonts w:cs="Calibri"/>
                <w:sz w:val="21"/>
                <w:szCs w:val="21"/>
              </w:rPr>
            </w:pPr>
            <w:r w:rsidRPr="00EB5D9F">
              <w:rPr>
                <w:rFonts w:cs="Calibri" w:hint="eastAsia"/>
                <w:sz w:val="21"/>
                <w:szCs w:val="21"/>
              </w:rPr>
              <w:t>引用</w:t>
            </w:r>
            <w:r w:rsidRPr="00EB5D9F">
              <w:rPr>
                <w:rFonts w:cs="Calibri" w:hint="eastAsia"/>
                <w:sz w:val="21"/>
                <w:szCs w:val="21"/>
              </w:rPr>
              <w:t>HAS</w:t>
            </w:r>
            <w:r w:rsidRPr="00EB5D9F">
              <w:rPr>
                <w:rFonts w:cs="Calibri"/>
                <w:sz w:val="21"/>
                <w:szCs w:val="21"/>
              </w:rPr>
              <w:t>_DOC</w:t>
            </w:r>
          </w:p>
        </w:tc>
        <w:tc>
          <w:tcPr>
            <w:tcW w:w="594" w:type="dxa"/>
            <w:tcBorders>
              <w:top w:val="nil"/>
              <w:left w:val="nil"/>
              <w:bottom w:val="single" w:sz="8" w:space="0" w:color="auto"/>
              <w:right w:val="single" w:sz="8" w:space="0" w:color="auto"/>
            </w:tcBorders>
            <w:vAlign w:val="center"/>
            <w:tcPrChange w:id="674" w:author="t450" w:date="2017-09-29T14:33:00Z">
              <w:tcPr>
                <w:tcW w:w="579" w:type="dxa"/>
                <w:tcBorders>
                  <w:top w:val="nil"/>
                  <w:left w:val="nil"/>
                  <w:bottom w:val="single" w:sz="8" w:space="0" w:color="auto"/>
                  <w:right w:val="single" w:sz="8" w:space="0" w:color="auto"/>
                </w:tcBorders>
                <w:vAlign w:val="center"/>
              </w:tcPr>
            </w:tcPrChange>
          </w:tcPr>
          <w:p w:rsidR="00CE3141" w:rsidRPr="006A3A33" w:rsidRDefault="00A57663" w:rsidP="00CE3141">
            <w:pPr>
              <w:jc w:val="center"/>
              <w:rPr>
                <w:rFonts w:ascii="宋体" w:hAnsi="宋体" w:cs="宋体"/>
                <w:szCs w:val="21"/>
              </w:rPr>
            </w:pPr>
            <w:ins w:id="675" w:author="t450" w:date="2017-09-30T08:37:00Z">
              <w:r>
                <w:rPr>
                  <w:rFonts w:ascii="宋体" w:hAnsi="宋体" w:cs="宋体" w:hint="eastAsia"/>
                  <w:szCs w:val="21"/>
                </w:rPr>
                <w:t>Y</w:t>
              </w:r>
            </w:ins>
          </w:p>
        </w:tc>
        <w:tc>
          <w:tcPr>
            <w:tcW w:w="649" w:type="dxa"/>
            <w:tcBorders>
              <w:top w:val="nil"/>
              <w:left w:val="nil"/>
              <w:bottom w:val="single" w:sz="8" w:space="0" w:color="auto"/>
              <w:right w:val="single" w:sz="4" w:space="0" w:color="auto"/>
            </w:tcBorders>
            <w:tcPrChange w:id="676" w:author="t450" w:date="2017-09-29T14:33:00Z">
              <w:tcPr>
                <w:tcW w:w="633" w:type="dxa"/>
                <w:tcBorders>
                  <w:top w:val="nil"/>
                  <w:left w:val="nil"/>
                  <w:bottom w:val="single" w:sz="8" w:space="0" w:color="auto"/>
                  <w:right w:val="single" w:sz="4" w:space="0" w:color="auto"/>
                </w:tcBorders>
              </w:tcPr>
            </w:tcPrChange>
          </w:tcPr>
          <w:p w:rsidR="00CE3141" w:rsidRDefault="00CE3141" w:rsidP="00CE3141">
            <w:pPr>
              <w:rPr>
                <w:color w:val="FF0000"/>
                <w:szCs w:val="21"/>
              </w:rPr>
            </w:pPr>
          </w:p>
        </w:tc>
        <w:tc>
          <w:tcPr>
            <w:tcW w:w="1174" w:type="dxa"/>
            <w:tcBorders>
              <w:top w:val="nil"/>
              <w:left w:val="single" w:sz="4" w:space="0" w:color="auto"/>
              <w:bottom w:val="single" w:sz="8" w:space="0" w:color="auto"/>
              <w:right w:val="single" w:sz="8" w:space="0" w:color="auto"/>
            </w:tcBorders>
            <w:tcPrChange w:id="677" w:author="t450" w:date="2017-09-29T14:33:00Z">
              <w:tcPr>
                <w:tcW w:w="1145" w:type="dxa"/>
                <w:tcBorders>
                  <w:top w:val="nil"/>
                  <w:left w:val="single" w:sz="4" w:space="0" w:color="auto"/>
                  <w:bottom w:val="single" w:sz="8" w:space="0" w:color="auto"/>
                  <w:right w:val="single" w:sz="8" w:space="0" w:color="auto"/>
                </w:tcBorders>
              </w:tcPr>
            </w:tcPrChange>
          </w:tcPr>
          <w:p w:rsidR="00CE3141" w:rsidRDefault="00B50E3F" w:rsidP="00CE3141">
            <w:r>
              <w:rPr>
                <w:rFonts w:hint="eastAsia"/>
              </w:rPr>
              <w:t>varchar(32)</w:t>
            </w:r>
          </w:p>
        </w:tc>
      </w:tr>
    </w:tbl>
    <w:p w:rsidR="00EA78F1" w:rsidRPr="00D12F6F" w:rsidRDefault="00421069">
      <w:pPr>
        <w:pStyle w:val="5"/>
        <w:rPr>
          <w:ins w:id="678" w:author="t450" w:date="2017-09-29T14:29:00Z"/>
        </w:rPr>
        <w:pPrChange w:id="679" w:author="t450" w:date="2017-09-29T14:29:00Z">
          <w:pPr>
            <w:pStyle w:val="4"/>
          </w:pPr>
        </w:pPrChange>
      </w:pPr>
      <w:moveFromRangeStart w:id="680" w:author="t450" w:date="2017-09-29T14:29:00Z" w:name="move494458703"/>
      <w:moveFrom w:id="681" w:author="t450" w:date="2017-09-29T14:29:00Z">
        <w:r w:rsidRPr="00CB2A37" w:rsidDel="00EA78F1">
          <w:t>系统角色表</w:t>
        </w:r>
        <w:r w:rsidDel="00EA78F1">
          <w:rPr>
            <w:rFonts w:hint="eastAsia"/>
          </w:rPr>
          <w:t>（</w:t>
        </w:r>
        <w:r w:rsidDel="00EA78F1">
          <w:rPr>
            <w:rFonts w:hint="eastAsia"/>
          </w:rPr>
          <w:t>sys_role</w:t>
        </w:r>
        <w:r w:rsidDel="00EA78F1">
          <w:rPr>
            <w:rFonts w:hint="eastAsia"/>
          </w:rPr>
          <w:t>）</w:t>
        </w:r>
      </w:moveFrom>
      <w:bookmarkStart w:id="682" w:name="_Toc467663532"/>
      <w:bookmarkStart w:id="683" w:name="_Toc17074"/>
      <w:bookmarkStart w:id="684" w:name="_Toc8662"/>
      <w:bookmarkStart w:id="685" w:name="_Toc2911"/>
      <w:bookmarkEnd w:id="457"/>
      <w:bookmarkEnd w:id="458"/>
      <w:bookmarkEnd w:id="459"/>
      <w:moveFromRangeEnd w:id="680"/>
      <w:ins w:id="686" w:author="t450" w:date="2017-09-29T14:29:00Z">
        <w:r w:rsidR="00EA78F1" w:rsidRPr="007A1BF8">
          <w:t>组织机构</w:t>
        </w:r>
        <w:r w:rsidR="00EA78F1" w:rsidRPr="00CB2A37">
          <w:t>表</w:t>
        </w:r>
        <w:bookmarkEnd w:id="682"/>
        <w:r w:rsidR="00EA78F1" w:rsidRPr="00687E9C">
          <w:t>（</w:t>
        </w:r>
        <w:r w:rsidR="00EA78F1" w:rsidRPr="00687E9C">
          <w:t>sys_</w:t>
        </w:r>
        <w:r w:rsidR="00EA78F1" w:rsidRPr="00D12F6F">
          <w:t>org</w:t>
        </w:r>
        <w:r w:rsidR="00EA78F1" w:rsidRPr="00D12F6F">
          <w:t>）</w:t>
        </w:r>
        <w:bookmarkEnd w:id="683"/>
        <w:bookmarkEnd w:id="684"/>
        <w:bookmarkEnd w:id="685"/>
      </w:ins>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149"/>
        <w:gridCol w:w="1381"/>
        <w:gridCol w:w="782"/>
        <w:gridCol w:w="1964"/>
        <w:gridCol w:w="649"/>
        <w:gridCol w:w="664"/>
        <w:gridCol w:w="1671"/>
      </w:tblGrid>
      <w:tr w:rsidR="00EA78F1" w:rsidTr="003D7257">
        <w:trPr>
          <w:trHeight w:val="673"/>
          <w:jc w:val="center"/>
          <w:ins w:id="687" w:author="t450" w:date="2017-09-29T14:29:00Z"/>
        </w:trPr>
        <w:tc>
          <w:tcPr>
            <w:tcW w:w="1149" w:type="dxa"/>
            <w:tcBorders>
              <w:tl2br w:val="nil"/>
              <w:tr2bl w:val="nil"/>
            </w:tcBorders>
          </w:tcPr>
          <w:p w:rsidR="00EA78F1" w:rsidRDefault="00EA78F1" w:rsidP="003D7257">
            <w:pPr>
              <w:rPr>
                <w:ins w:id="688" w:author="t450" w:date="2017-09-29T14:29:00Z"/>
                <w:rFonts w:ascii="宋体" w:hAnsi="宋体"/>
                <w:b/>
                <w:szCs w:val="21"/>
              </w:rPr>
            </w:pPr>
            <w:ins w:id="689" w:author="t450" w:date="2017-09-29T14:29:00Z">
              <w:r>
                <w:rPr>
                  <w:rFonts w:ascii="宋体" w:hAnsi="宋体" w:hint="eastAsia"/>
                  <w:b/>
                  <w:szCs w:val="21"/>
                </w:rPr>
                <w:t>SYS_ORG</w:t>
              </w:r>
            </w:ins>
          </w:p>
        </w:tc>
        <w:tc>
          <w:tcPr>
            <w:tcW w:w="7111" w:type="dxa"/>
            <w:gridSpan w:val="6"/>
            <w:tcBorders>
              <w:tl2br w:val="nil"/>
              <w:tr2bl w:val="nil"/>
            </w:tcBorders>
            <w:tcMar>
              <w:top w:w="0" w:type="dxa"/>
              <w:left w:w="108" w:type="dxa"/>
              <w:bottom w:w="0" w:type="dxa"/>
              <w:right w:w="108" w:type="dxa"/>
            </w:tcMar>
          </w:tcPr>
          <w:p w:rsidR="00EA78F1" w:rsidRDefault="00EA78F1" w:rsidP="003D7257">
            <w:pPr>
              <w:rPr>
                <w:ins w:id="690" w:author="t450" w:date="2017-09-29T14:29:00Z"/>
                <w:rFonts w:cs="Calibri"/>
                <w:b/>
                <w:szCs w:val="21"/>
              </w:rPr>
            </w:pPr>
            <w:ins w:id="691" w:author="t450" w:date="2017-09-29T14:29:00Z">
              <w:r>
                <w:rPr>
                  <w:rFonts w:ascii="宋体" w:hAnsi="宋体" w:hint="eastAsia"/>
                  <w:b/>
                  <w:szCs w:val="21"/>
                </w:rPr>
                <w:t>组织机构表</w:t>
              </w:r>
            </w:ins>
          </w:p>
          <w:p w:rsidR="00EA78F1" w:rsidRDefault="00EA78F1" w:rsidP="003D7257">
            <w:pPr>
              <w:rPr>
                <w:ins w:id="692" w:author="t450" w:date="2017-09-29T14:29:00Z"/>
                <w:rFonts w:ascii="宋体" w:hAnsi="宋体"/>
                <w:szCs w:val="21"/>
              </w:rPr>
            </w:pPr>
            <w:ins w:id="693" w:author="t450" w:date="2017-09-29T14:29:00Z">
              <w:r>
                <w:rPr>
                  <w:rFonts w:cs="Calibri" w:hint="eastAsia"/>
                  <w:b/>
                  <w:szCs w:val="21"/>
                </w:rPr>
                <w:t xml:space="preserve"> </w:t>
              </w:r>
            </w:ins>
          </w:p>
        </w:tc>
      </w:tr>
      <w:tr w:rsidR="00EA78F1" w:rsidTr="003D7257">
        <w:trPr>
          <w:trHeight w:val="673"/>
          <w:jc w:val="center"/>
          <w:ins w:id="694" w:author="t450" w:date="2017-09-29T14:29:00Z"/>
        </w:trPr>
        <w:tc>
          <w:tcPr>
            <w:tcW w:w="1149" w:type="dxa"/>
            <w:tcBorders>
              <w:tl2br w:val="nil"/>
              <w:tr2bl w:val="nil"/>
            </w:tcBorders>
          </w:tcPr>
          <w:p w:rsidR="00EA78F1" w:rsidRDefault="00EA78F1" w:rsidP="003D7257">
            <w:pPr>
              <w:rPr>
                <w:ins w:id="695" w:author="t450" w:date="2017-09-29T14:29:00Z"/>
                <w:rFonts w:ascii="宋体" w:hAnsi="宋体"/>
                <w:szCs w:val="21"/>
              </w:rPr>
            </w:pPr>
            <w:ins w:id="696" w:author="t450" w:date="2017-09-29T14:29:00Z">
              <w:r>
                <w:rPr>
                  <w:rFonts w:ascii="宋体" w:hAnsi="宋体" w:hint="eastAsia"/>
                  <w:szCs w:val="21"/>
                </w:rPr>
                <w:t>字段代码</w:t>
              </w:r>
            </w:ins>
          </w:p>
        </w:tc>
        <w:tc>
          <w:tcPr>
            <w:tcW w:w="1381" w:type="dxa"/>
            <w:tcBorders>
              <w:tl2br w:val="nil"/>
              <w:tr2bl w:val="nil"/>
            </w:tcBorders>
            <w:tcMar>
              <w:top w:w="0" w:type="dxa"/>
              <w:left w:w="108" w:type="dxa"/>
              <w:bottom w:w="0" w:type="dxa"/>
              <w:right w:w="108" w:type="dxa"/>
            </w:tcMar>
          </w:tcPr>
          <w:p w:rsidR="00EA78F1" w:rsidRDefault="00EA78F1" w:rsidP="003D7257">
            <w:pPr>
              <w:rPr>
                <w:ins w:id="697" w:author="t450" w:date="2017-09-29T14:29:00Z"/>
              </w:rPr>
            </w:pPr>
            <w:ins w:id="698" w:author="t450" w:date="2017-09-29T14:29:00Z">
              <w:r>
                <w:rPr>
                  <w:rFonts w:ascii="宋体" w:hAnsi="宋体" w:hint="eastAsia"/>
                  <w:szCs w:val="21"/>
                </w:rPr>
                <w:t>字段名</w:t>
              </w:r>
            </w:ins>
          </w:p>
        </w:tc>
        <w:tc>
          <w:tcPr>
            <w:tcW w:w="782" w:type="dxa"/>
            <w:tcBorders>
              <w:tl2br w:val="nil"/>
              <w:tr2bl w:val="nil"/>
            </w:tcBorders>
            <w:tcMar>
              <w:top w:w="0" w:type="dxa"/>
              <w:left w:w="108" w:type="dxa"/>
              <w:bottom w:w="0" w:type="dxa"/>
              <w:right w:w="108" w:type="dxa"/>
            </w:tcMar>
          </w:tcPr>
          <w:p w:rsidR="00EA78F1" w:rsidRDefault="00EA78F1" w:rsidP="003D7257">
            <w:pPr>
              <w:rPr>
                <w:ins w:id="699" w:author="t450" w:date="2017-09-29T14:29:00Z"/>
                <w:rFonts w:cs="Calibri"/>
                <w:szCs w:val="21"/>
              </w:rPr>
            </w:pPr>
            <w:ins w:id="700" w:author="t450" w:date="2017-09-29T14:29:00Z">
              <w:r>
                <w:rPr>
                  <w:rFonts w:ascii="宋体" w:hAnsi="宋体" w:hint="eastAsia"/>
                  <w:szCs w:val="21"/>
                </w:rPr>
                <w:t>主键</w:t>
              </w:r>
            </w:ins>
          </w:p>
        </w:tc>
        <w:tc>
          <w:tcPr>
            <w:tcW w:w="1964" w:type="dxa"/>
            <w:tcBorders>
              <w:tl2br w:val="nil"/>
              <w:tr2bl w:val="nil"/>
            </w:tcBorders>
            <w:tcMar>
              <w:top w:w="0" w:type="dxa"/>
              <w:left w:w="108" w:type="dxa"/>
              <w:bottom w:w="0" w:type="dxa"/>
              <w:right w:w="108" w:type="dxa"/>
            </w:tcMar>
          </w:tcPr>
          <w:p w:rsidR="00EA78F1" w:rsidRDefault="00EA78F1" w:rsidP="003D7257">
            <w:pPr>
              <w:rPr>
                <w:ins w:id="701" w:author="t450" w:date="2017-09-29T14:29:00Z"/>
                <w:szCs w:val="21"/>
              </w:rPr>
            </w:pPr>
            <w:ins w:id="702" w:author="t450" w:date="2017-09-29T14:29:00Z">
              <w:r>
                <w:rPr>
                  <w:rFonts w:ascii="宋体" w:hAnsi="宋体" w:hint="eastAsia"/>
                  <w:szCs w:val="21"/>
                </w:rPr>
                <w:t>备注</w:t>
              </w:r>
            </w:ins>
          </w:p>
        </w:tc>
        <w:tc>
          <w:tcPr>
            <w:tcW w:w="649" w:type="dxa"/>
            <w:tcBorders>
              <w:tl2br w:val="nil"/>
              <w:tr2bl w:val="nil"/>
            </w:tcBorders>
          </w:tcPr>
          <w:p w:rsidR="00EA78F1" w:rsidRDefault="00EA78F1" w:rsidP="003D7257">
            <w:pPr>
              <w:jc w:val="center"/>
              <w:rPr>
                <w:ins w:id="703" w:author="t450" w:date="2017-09-29T14:29:00Z"/>
                <w:rFonts w:cs="Calibri"/>
                <w:b/>
                <w:szCs w:val="21"/>
              </w:rPr>
            </w:pPr>
            <w:ins w:id="704" w:author="t450" w:date="2017-09-29T14:29:00Z">
              <w:r>
                <w:rPr>
                  <w:rFonts w:cs="Calibri" w:hint="eastAsia"/>
                  <w:szCs w:val="21"/>
                </w:rPr>
                <w:t>可空</w:t>
              </w:r>
            </w:ins>
          </w:p>
        </w:tc>
        <w:tc>
          <w:tcPr>
            <w:tcW w:w="664" w:type="dxa"/>
            <w:tcBorders>
              <w:tl2br w:val="nil"/>
              <w:tr2bl w:val="nil"/>
            </w:tcBorders>
          </w:tcPr>
          <w:p w:rsidR="00EA78F1" w:rsidRDefault="00EA78F1" w:rsidP="003D7257">
            <w:pPr>
              <w:rPr>
                <w:ins w:id="705" w:author="t450" w:date="2017-09-29T14:29:00Z"/>
                <w:szCs w:val="21"/>
              </w:rPr>
            </w:pPr>
            <w:ins w:id="706" w:author="t450" w:date="2017-09-29T14:29:00Z">
              <w:r>
                <w:rPr>
                  <w:rFonts w:cs="Calibri" w:hint="eastAsia"/>
                  <w:szCs w:val="21"/>
                </w:rPr>
                <w:t>默认值</w:t>
              </w:r>
            </w:ins>
          </w:p>
        </w:tc>
        <w:tc>
          <w:tcPr>
            <w:tcW w:w="1671" w:type="dxa"/>
            <w:tcBorders>
              <w:tl2br w:val="nil"/>
              <w:tr2bl w:val="nil"/>
            </w:tcBorders>
          </w:tcPr>
          <w:p w:rsidR="00EA78F1" w:rsidRDefault="00EA78F1" w:rsidP="003D7257">
            <w:pPr>
              <w:rPr>
                <w:ins w:id="707" w:author="t450" w:date="2017-09-29T14:29:00Z"/>
                <w:rFonts w:ascii="宋体" w:hAnsi="宋体" w:cs="宋体"/>
                <w:szCs w:val="21"/>
              </w:rPr>
            </w:pPr>
            <w:ins w:id="708" w:author="t450" w:date="2017-09-29T14:29:00Z">
              <w:r>
                <w:rPr>
                  <w:rFonts w:ascii="宋体" w:hAnsi="宋体" w:hint="eastAsia"/>
                  <w:szCs w:val="21"/>
                </w:rPr>
                <w:t>类型</w:t>
              </w:r>
            </w:ins>
          </w:p>
        </w:tc>
      </w:tr>
      <w:tr w:rsidR="00EA78F1" w:rsidTr="003D7257">
        <w:trPr>
          <w:trHeight w:val="381"/>
          <w:jc w:val="center"/>
          <w:ins w:id="709" w:author="t450" w:date="2017-09-29T14:29:00Z"/>
        </w:trPr>
        <w:tc>
          <w:tcPr>
            <w:tcW w:w="1149" w:type="dxa"/>
            <w:tcBorders>
              <w:tl2br w:val="nil"/>
              <w:tr2bl w:val="nil"/>
            </w:tcBorders>
          </w:tcPr>
          <w:p w:rsidR="00EA78F1" w:rsidRDefault="00EA78F1" w:rsidP="003D7257">
            <w:pPr>
              <w:rPr>
                <w:ins w:id="710" w:author="t450" w:date="2017-09-29T14:29:00Z"/>
                <w:rFonts w:ascii="宋体" w:hAnsi="宋体"/>
                <w:szCs w:val="21"/>
              </w:rPr>
            </w:pPr>
            <w:ins w:id="711" w:author="t450" w:date="2017-09-29T14:29:00Z">
              <w:r>
                <w:rPr>
                  <w:rFonts w:hint="eastAsia"/>
                </w:rPr>
                <w:t>id</w:t>
              </w:r>
            </w:ins>
          </w:p>
        </w:tc>
        <w:tc>
          <w:tcPr>
            <w:tcW w:w="1381" w:type="dxa"/>
            <w:tcBorders>
              <w:tl2br w:val="nil"/>
              <w:tr2bl w:val="nil"/>
            </w:tcBorders>
            <w:tcMar>
              <w:top w:w="0" w:type="dxa"/>
              <w:left w:w="108" w:type="dxa"/>
              <w:bottom w:w="0" w:type="dxa"/>
              <w:right w:w="108" w:type="dxa"/>
            </w:tcMar>
          </w:tcPr>
          <w:p w:rsidR="00EA78F1" w:rsidRDefault="00EA78F1" w:rsidP="003D7257">
            <w:pPr>
              <w:jc w:val="left"/>
              <w:rPr>
                <w:ins w:id="712" w:author="t450" w:date="2017-09-29T14:29:00Z"/>
                <w:rFonts w:cs="Calibri"/>
                <w:szCs w:val="21"/>
              </w:rPr>
            </w:pPr>
            <w:ins w:id="713" w:author="t450" w:date="2017-09-29T14:29:00Z">
              <w:r>
                <w:rPr>
                  <w:rFonts w:hint="eastAsia"/>
                </w:rPr>
                <w:t>编号</w:t>
              </w:r>
            </w:ins>
          </w:p>
        </w:tc>
        <w:tc>
          <w:tcPr>
            <w:tcW w:w="782" w:type="dxa"/>
            <w:tcBorders>
              <w:tl2br w:val="nil"/>
              <w:tr2bl w:val="nil"/>
            </w:tcBorders>
            <w:tcMar>
              <w:top w:w="0" w:type="dxa"/>
              <w:left w:w="108" w:type="dxa"/>
              <w:bottom w:w="0" w:type="dxa"/>
              <w:right w:w="108" w:type="dxa"/>
            </w:tcMar>
          </w:tcPr>
          <w:p w:rsidR="00EA78F1" w:rsidRDefault="00EA78F1" w:rsidP="003D7257">
            <w:pPr>
              <w:rPr>
                <w:ins w:id="714" w:author="t450" w:date="2017-09-29T14:29:00Z"/>
                <w:rFonts w:cs="Calibri"/>
                <w:szCs w:val="21"/>
              </w:rPr>
            </w:pPr>
            <w:ins w:id="715" w:author="t450" w:date="2017-09-29T14:29:00Z">
              <w:r>
                <w:rPr>
                  <w:rFonts w:cs="Calibri" w:hint="eastAsia"/>
                  <w:szCs w:val="21"/>
                </w:rPr>
                <w:t>Y</w:t>
              </w:r>
            </w:ins>
          </w:p>
        </w:tc>
        <w:tc>
          <w:tcPr>
            <w:tcW w:w="1964" w:type="dxa"/>
            <w:tcBorders>
              <w:tl2br w:val="nil"/>
              <w:tr2bl w:val="nil"/>
            </w:tcBorders>
            <w:tcMar>
              <w:top w:w="0" w:type="dxa"/>
              <w:left w:w="108" w:type="dxa"/>
              <w:bottom w:w="0" w:type="dxa"/>
              <w:right w:w="108" w:type="dxa"/>
            </w:tcMar>
          </w:tcPr>
          <w:p w:rsidR="00EA78F1" w:rsidRDefault="00EA78F1" w:rsidP="003D7257">
            <w:pPr>
              <w:jc w:val="left"/>
              <w:rPr>
                <w:ins w:id="716" w:author="t450" w:date="2017-09-29T14:29:00Z"/>
                <w:szCs w:val="21"/>
              </w:rPr>
            </w:pPr>
          </w:p>
        </w:tc>
        <w:tc>
          <w:tcPr>
            <w:tcW w:w="649" w:type="dxa"/>
            <w:tcBorders>
              <w:tl2br w:val="nil"/>
              <w:tr2bl w:val="nil"/>
            </w:tcBorders>
          </w:tcPr>
          <w:p w:rsidR="00EA78F1" w:rsidRDefault="00EA78F1" w:rsidP="003D7257">
            <w:pPr>
              <w:jc w:val="center"/>
              <w:rPr>
                <w:ins w:id="717" w:author="t450" w:date="2017-09-29T14:29:00Z"/>
                <w:szCs w:val="21"/>
              </w:rPr>
            </w:pPr>
            <w:ins w:id="718" w:author="t450" w:date="2017-09-29T14:29:00Z">
              <w:r>
                <w:rPr>
                  <w:rFonts w:cs="Calibri" w:hint="eastAsia"/>
                  <w:b/>
                  <w:szCs w:val="21"/>
                </w:rPr>
                <w:t>N</w:t>
              </w:r>
            </w:ins>
          </w:p>
        </w:tc>
        <w:tc>
          <w:tcPr>
            <w:tcW w:w="664" w:type="dxa"/>
            <w:tcBorders>
              <w:tl2br w:val="nil"/>
              <w:tr2bl w:val="nil"/>
            </w:tcBorders>
          </w:tcPr>
          <w:p w:rsidR="00EA78F1" w:rsidRDefault="00EA78F1" w:rsidP="003D7257">
            <w:pPr>
              <w:jc w:val="left"/>
              <w:rPr>
                <w:ins w:id="719" w:author="t450" w:date="2017-09-29T14:29:00Z"/>
                <w:szCs w:val="21"/>
              </w:rPr>
            </w:pPr>
          </w:p>
        </w:tc>
        <w:tc>
          <w:tcPr>
            <w:tcW w:w="1671" w:type="dxa"/>
            <w:tcBorders>
              <w:tl2br w:val="nil"/>
              <w:tr2bl w:val="nil"/>
            </w:tcBorders>
            <w:vAlign w:val="center"/>
          </w:tcPr>
          <w:p w:rsidR="00EA78F1" w:rsidRDefault="00EA78F1" w:rsidP="003D7257">
            <w:pPr>
              <w:rPr>
                <w:ins w:id="720" w:author="t450" w:date="2017-09-29T14:29:00Z"/>
                <w:rFonts w:ascii="宋体" w:hAnsi="宋体" w:cs="宋体"/>
                <w:szCs w:val="21"/>
              </w:rPr>
            </w:pPr>
            <w:ins w:id="721" w:author="t450" w:date="2017-09-29T14:29:00Z">
              <w:r w:rsidRPr="00D12F6F">
                <w:rPr>
                  <w:rFonts w:cs="Times New Roman" w:hint="eastAsia"/>
                  <w:szCs w:val="22"/>
                </w:rPr>
                <w:t>int</w:t>
              </w:r>
            </w:ins>
          </w:p>
        </w:tc>
      </w:tr>
      <w:tr w:rsidR="00EA78F1" w:rsidTr="003D7257">
        <w:trPr>
          <w:trHeight w:val="381"/>
          <w:jc w:val="center"/>
          <w:ins w:id="722" w:author="t450" w:date="2017-09-29T14:29:00Z"/>
        </w:trPr>
        <w:tc>
          <w:tcPr>
            <w:tcW w:w="1149" w:type="dxa"/>
            <w:tcBorders>
              <w:top w:val="nil"/>
              <w:left w:val="single" w:sz="8" w:space="0" w:color="auto"/>
              <w:bottom w:val="single" w:sz="8" w:space="0" w:color="auto"/>
              <w:right w:val="single" w:sz="8" w:space="0" w:color="auto"/>
              <w:tl2br w:val="nil"/>
              <w:tr2bl w:val="nil"/>
            </w:tcBorders>
          </w:tcPr>
          <w:p w:rsidR="00EA78F1" w:rsidRDefault="00EA78F1" w:rsidP="003D7257">
            <w:pPr>
              <w:rPr>
                <w:ins w:id="723" w:author="t450" w:date="2017-09-29T14:29:00Z"/>
                <w:rFonts w:ascii="宋体" w:hAnsi="宋体"/>
                <w:szCs w:val="21"/>
              </w:rPr>
            </w:pPr>
            <w:ins w:id="724" w:author="t450" w:date="2017-09-29T14:29:00Z">
              <w:r>
                <w:rPr>
                  <w:rFonts w:hint="eastAsia"/>
                </w:rPr>
                <w:t>parent_id</w:t>
              </w:r>
            </w:ins>
          </w:p>
        </w:tc>
        <w:tc>
          <w:tcPr>
            <w:tcW w:w="1381" w:type="dxa"/>
            <w:tcBorders>
              <w:top w:val="nil"/>
              <w:left w:val="single" w:sz="8" w:space="0" w:color="auto"/>
              <w:bottom w:val="single" w:sz="8" w:space="0" w:color="auto"/>
              <w:right w:val="single" w:sz="8" w:space="0" w:color="auto"/>
              <w:tl2br w:val="nil"/>
              <w:tr2bl w:val="nil"/>
            </w:tcBorders>
            <w:tcMar>
              <w:top w:w="0" w:type="dxa"/>
              <w:left w:w="108" w:type="dxa"/>
              <w:bottom w:w="0" w:type="dxa"/>
              <w:right w:w="108" w:type="dxa"/>
            </w:tcMar>
          </w:tcPr>
          <w:p w:rsidR="00EA78F1" w:rsidRDefault="00EA78F1" w:rsidP="003D7257">
            <w:pPr>
              <w:jc w:val="left"/>
              <w:rPr>
                <w:ins w:id="725" w:author="t450" w:date="2017-09-29T14:29:00Z"/>
                <w:rFonts w:cs="Calibri"/>
                <w:szCs w:val="21"/>
              </w:rPr>
            </w:pPr>
            <w:proofErr w:type="gramStart"/>
            <w:ins w:id="726" w:author="t450" w:date="2017-09-29T14:29:00Z">
              <w:r>
                <w:rPr>
                  <w:rFonts w:hint="eastAsia"/>
                </w:rPr>
                <w:t>父级编号</w:t>
              </w:r>
              <w:proofErr w:type="gramEnd"/>
            </w:ins>
          </w:p>
        </w:tc>
        <w:tc>
          <w:tcPr>
            <w:tcW w:w="782" w:type="dxa"/>
            <w:tcBorders>
              <w:top w:val="nil"/>
              <w:left w:val="nil"/>
              <w:bottom w:val="single" w:sz="8" w:space="0" w:color="auto"/>
              <w:right w:val="single" w:sz="8" w:space="0" w:color="auto"/>
              <w:tl2br w:val="nil"/>
              <w:tr2bl w:val="nil"/>
            </w:tcBorders>
            <w:tcMar>
              <w:top w:w="0" w:type="dxa"/>
              <w:left w:w="108" w:type="dxa"/>
              <w:bottom w:w="0" w:type="dxa"/>
              <w:right w:w="108" w:type="dxa"/>
            </w:tcMar>
          </w:tcPr>
          <w:p w:rsidR="00EA78F1" w:rsidRDefault="00EA78F1" w:rsidP="003D7257">
            <w:pPr>
              <w:rPr>
                <w:ins w:id="727" w:author="t450" w:date="2017-09-29T14:29:00Z"/>
                <w:rFonts w:cs="Calibri"/>
                <w:szCs w:val="21"/>
              </w:rPr>
            </w:pPr>
          </w:p>
        </w:tc>
        <w:tc>
          <w:tcPr>
            <w:tcW w:w="1964" w:type="dxa"/>
            <w:tcBorders>
              <w:top w:val="nil"/>
              <w:left w:val="nil"/>
              <w:bottom w:val="single" w:sz="8" w:space="0" w:color="auto"/>
              <w:right w:val="single" w:sz="4" w:space="0" w:color="auto"/>
              <w:tl2br w:val="nil"/>
              <w:tr2bl w:val="nil"/>
            </w:tcBorders>
            <w:tcMar>
              <w:top w:w="0" w:type="dxa"/>
              <w:left w:w="108" w:type="dxa"/>
              <w:bottom w:w="0" w:type="dxa"/>
              <w:right w:w="108" w:type="dxa"/>
            </w:tcMar>
          </w:tcPr>
          <w:p w:rsidR="00EA78F1" w:rsidRDefault="00EA78F1" w:rsidP="003D7257">
            <w:pPr>
              <w:jc w:val="left"/>
              <w:rPr>
                <w:ins w:id="728" w:author="t450" w:date="2017-09-29T14:29:00Z"/>
                <w:szCs w:val="21"/>
              </w:rPr>
            </w:pPr>
          </w:p>
        </w:tc>
        <w:tc>
          <w:tcPr>
            <w:tcW w:w="649" w:type="dxa"/>
            <w:tcBorders>
              <w:top w:val="nil"/>
              <w:left w:val="nil"/>
              <w:bottom w:val="single" w:sz="8" w:space="0" w:color="auto"/>
              <w:right w:val="single" w:sz="4" w:space="0" w:color="auto"/>
              <w:tl2br w:val="nil"/>
              <w:tr2bl w:val="nil"/>
            </w:tcBorders>
          </w:tcPr>
          <w:p w:rsidR="00EA78F1" w:rsidRDefault="00EA78F1" w:rsidP="003D7257">
            <w:pPr>
              <w:jc w:val="center"/>
              <w:rPr>
                <w:ins w:id="729" w:author="t450" w:date="2017-09-29T14:29:00Z"/>
                <w:szCs w:val="21"/>
              </w:rPr>
            </w:pPr>
            <w:ins w:id="730" w:author="t450" w:date="2017-09-29T14:29:00Z">
              <w:r>
                <w:rPr>
                  <w:rFonts w:hint="eastAsia"/>
                  <w:szCs w:val="21"/>
                </w:rPr>
                <w:t>Y</w:t>
              </w:r>
            </w:ins>
          </w:p>
        </w:tc>
        <w:tc>
          <w:tcPr>
            <w:tcW w:w="664" w:type="dxa"/>
            <w:tcBorders>
              <w:top w:val="nil"/>
              <w:left w:val="single" w:sz="4" w:space="0" w:color="auto"/>
              <w:bottom w:val="single" w:sz="8" w:space="0" w:color="auto"/>
              <w:right w:val="single" w:sz="8" w:space="0" w:color="auto"/>
              <w:tl2br w:val="nil"/>
              <w:tr2bl w:val="nil"/>
            </w:tcBorders>
          </w:tcPr>
          <w:p w:rsidR="00EA78F1" w:rsidRDefault="00EA78F1" w:rsidP="003D7257">
            <w:pPr>
              <w:jc w:val="left"/>
              <w:rPr>
                <w:ins w:id="731" w:author="t450" w:date="2017-09-29T14:29:00Z"/>
                <w:szCs w:val="21"/>
              </w:rPr>
            </w:pPr>
          </w:p>
        </w:tc>
        <w:tc>
          <w:tcPr>
            <w:tcW w:w="1671" w:type="dxa"/>
            <w:tcBorders>
              <w:top w:val="nil"/>
              <w:left w:val="nil"/>
              <w:bottom w:val="single" w:sz="8" w:space="0" w:color="auto"/>
              <w:right w:val="single" w:sz="8" w:space="0" w:color="auto"/>
              <w:tl2br w:val="nil"/>
              <w:tr2bl w:val="nil"/>
            </w:tcBorders>
            <w:vAlign w:val="center"/>
          </w:tcPr>
          <w:p w:rsidR="00EA78F1" w:rsidRDefault="00EA78F1" w:rsidP="003D7257">
            <w:pPr>
              <w:rPr>
                <w:ins w:id="732" w:author="t450" w:date="2017-09-29T14:29:00Z"/>
                <w:rFonts w:ascii="宋体" w:hAnsi="宋体" w:cs="宋体"/>
                <w:szCs w:val="21"/>
              </w:rPr>
            </w:pPr>
            <w:ins w:id="733" w:author="t450" w:date="2017-09-29T14:29:00Z">
              <w:r w:rsidRPr="00D12F6F">
                <w:rPr>
                  <w:rFonts w:cs="Times New Roman" w:hint="eastAsia"/>
                  <w:szCs w:val="22"/>
                </w:rPr>
                <w:t>int</w:t>
              </w:r>
            </w:ins>
          </w:p>
        </w:tc>
      </w:tr>
      <w:tr w:rsidR="00EA78F1" w:rsidTr="003D7257">
        <w:trPr>
          <w:trHeight w:val="381"/>
          <w:jc w:val="center"/>
          <w:ins w:id="734" w:author="t450" w:date="2017-09-29T14:29:00Z"/>
        </w:trPr>
        <w:tc>
          <w:tcPr>
            <w:tcW w:w="1149" w:type="dxa"/>
            <w:tcBorders>
              <w:top w:val="nil"/>
              <w:left w:val="single" w:sz="8" w:space="0" w:color="auto"/>
              <w:bottom w:val="single" w:sz="8" w:space="0" w:color="auto"/>
              <w:right w:val="single" w:sz="8" w:space="0" w:color="auto"/>
              <w:tl2br w:val="nil"/>
              <w:tr2bl w:val="nil"/>
            </w:tcBorders>
          </w:tcPr>
          <w:p w:rsidR="00EA78F1" w:rsidRDefault="00EA78F1" w:rsidP="003D7257">
            <w:pPr>
              <w:rPr>
                <w:ins w:id="735" w:author="t450" w:date="2017-09-29T14:29:00Z"/>
                <w:rFonts w:ascii="宋体" w:hAnsi="宋体"/>
                <w:szCs w:val="21"/>
              </w:rPr>
            </w:pPr>
            <w:ins w:id="736" w:author="t450" w:date="2017-09-29T14:29:00Z">
              <w:r>
                <w:rPr>
                  <w:rFonts w:hint="eastAsia"/>
                </w:rPr>
                <w:t>name</w:t>
              </w:r>
            </w:ins>
          </w:p>
        </w:tc>
        <w:tc>
          <w:tcPr>
            <w:tcW w:w="1381" w:type="dxa"/>
            <w:tcBorders>
              <w:top w:val="nil"/>
              <w:left w:val="single" w:sz="8" w:space="0" w:color="auto"/>
              <w:bottom w:val="single" w:sz="8" w:space="0" w:color="auto"/>
              <w:right w:val="single" w:sz="8" w:space="0" w:color="auto"/>
              <w:tl2br w:val="nil"/>
              <w:tr2bl w:val="nil"/>
            </w:tcBorders>
            <w:tcMar>
              <w:top w:w="0" w:type="dxa"/>
              <w:left w:w="108" w:type="dxa"/>
              <w:bottom w:w="0" w:type="dxa"/>
              <w:right w:w="108" w:type="dxa"/>
            </w:tcMar>
          </w:tcPr>
          <w:p w:rsidR="00EA78F1" w:rsidRDefault="00EA78F1" w:rsidP="003D7257">
            <w:pPr>
              <w:jc w:val="left"/>
              <w:rPr>
                <w:ins w:id="737" w:author="t450" w:date="2017-09-29T14:29:00Z"/>
                <w:rFonts w:cs="Calibri"/>
                <w:szCs w:val="21"/>
              </w:rPr>
            </w:pPr>
            <w:ins w:id="738" w:author="t450" w:date="2017-09-29T14:29:00Z">
              <w:r>
                <w:rPr>
                  <w:rFonts w:hint="eastAsia"/>
                </w:rPr>
                <w:t>名称</w:t>
              </w:r>
            </w:ins>
          </w:p>
        </w:tc>
        <w:tc>
          <w:tcPr>
            <w:tcW w:w="782" w:type="dxa"/>
            <w:tcBorders>
              <w:top w:val="nil"/>
              <w:left w:val="nil"/>
              <w:bottom w:val="single" w:sz="8" w:space="0" w:color="auto"/>
              <w:right w:val="single" w:sz="8" w:space="0" w:color="auto"/>
              <w:tl2br w:val="nil"/>
              <w:tr2bl w:val="nil"/>
            </w:tcBorders>
            <w:tcMar>
              <w:top w:w="0" w:type="dxa"/>
              <w:left w:w="108" w:type="dxa"/>
              <w:bottom w:w="0" w:type="dxa"/>
              <w:right w:w="108" w:type="dxa"/>
            </w:tcMar>
          </w:tcPr>
          <w:p w:rsidR="00EA78F1" w:rsidRDefault="00EA78F1" w:rsidP="003D7257">
            <w:pPr>
              <w:rPr>
                <w:ins w:id="739" w:author="t450" w:date="2017-09-29T14:29:00Z"/>
                <w:rFonts w:cs="Calibri"/>
                <w:szCs w:val="21"/>
              </w:rPr>
            </w:pPr>
          </w:p>
        </w:tc>
        <w:tc>
          <w:tcPr>
            <w:tcW w:w="1964" w:type="dxa"/>
            <w:tcBorders>
              <w:top w:val="nil"/>
              <w:left w:val="nil"/>
              <w:bottom w:val="single" w:sz="8" w:space="0" w:color="auto"/>
              <w:right w:val="single" w:sz="4" w:space="0" w:color="auto"/>
              <w:tl2br w:val="nil"/>
              <w:tr2bl w:val="nil"/>
            </w:tcBorders>
            <w:tcMar>
              <w:top w:w="0" w:type="dxa"/>
              <w:left w:w="108" w:type="dxa"/>
              <w:bottom w:w="0" w:type="dxa"/>
              <w:right w:w="108" w:type="dxa"/>
            </w:tcMar>
          </w:tcPr>
          <w:p w:rsidR="00EA78F1" w:rsidRDefault="00EA78F1" w:rsidP="003D7257">
            <w:pPr>
              <w:jc w:val="left"/>
              <w:rPr>
                <w:ins w:id="740" w:author="t450" w:date="2017-09-29T14:29:00Z"/>
                <w:szCs w:val="21"/>
              </w:rPr>
            </w:pPr>
          </w:p>
        </w:tc>
        <w:tc>
          <w:tcPr>
            <w:tcW w:w="649" w:type="dxa"/>
            <w:tcBorders>
              <w:top w:val="nil"/>
              <w:left w:val="nil"/>
              <w:bottom w:val="single" w:sz="8" w:space="0" w:color="auto"/>
              <w:right w:val="single" w:sz="4" w:space="0" w:color="auto"/>
              <w:tl2br w:val="nil"/>
              <w:tr2bl w:val="nil"/>
            </w:tcBorders>
          </w:tcPr>
          <w:p w:rsidR="00EA78F1" w:rsidRDefault="00EA78F1" w:rsidP="003D7257">
            <w:pPr>
              <w:jc w:val="center"/>
              <w:rPr>
                <w:ins w:id="741" w:author="t450" w:date="2017-09-29T14:29:00Z"/>
                <w:szCs w:val="21"/>
              </w:rPr>
            </w:pPr>
            <w:ins w:id="742" w:author="t450" w:date="2017-09-29T14:29:00Z">
              <w:r>
                <w:rPr>
                  <w:rFonts w:hint="eastAsia"/>
                  <w:szCs w:val="21"/>
                </w:rPr>
                <w:t>N</w:t>
              </w:r>
            </w:ins>
          </w:p>
        </w:tc>
        <w:tc>
          <w:tcPr>
            <w:tcW w:w="664" w:type="dxa"/>
            <w:tcBorders>
              <w:top w:val="nil"/>
              <w:left w:val="single" w:sz="4" w:space="0" w:color="auto"/>
              <w:bottom w:val="single" w:sz="8" w:space="0" w:color="auto"/>
              <w:right w:val="single" w:sz="8" w:space="0" w:color="auto"/>
              <w:tl2br w:val="nil"/>
              <w:tr2bl w:val="nil"/>
            </w:tcBorders>
          </w:tcPr>
          <w:p w:rsidR="00EA78F1" w:rsidRDefault="00EA78F1" w:rsidP="003D7257">
            <w:pPr>
              <w:jc w:val="left"/>
              <w:rPr>
                <w:ins w:id="743" w:author="t450" w:date="2017-09-29T14:29:00Z"/>
                <w:szCs w:val="21"/>
              </w:rPr>
            </w:pPr>
          </w:p>
        </w:tc>
        <w:tc>
          <w:tcPr>
            <w:tcW w:w="1671" w:type="dxa"/>
            <w:tcBorders>
              <w:top w:val="nil"/>
              <w:left w:val="nil"/>
              <w:bottom w:val="single" w:sz="8" w:space="0" w:color="auto"/>
              <w:right w:val="single" w:sz="8" w:space="0" w:color="auto"/>
              <w:tl2br w:val="nil"/>
              <w:tr2bl w:val="nil"/>
            </w:tcBorders>
            <w:vAlign w:val="center"/>
          </w:tcPr>
          <w:p w:rsidR="00EA78F1" w:rsidRDefault="00EA78F1" w:rsidP="003D7257">
            <w:pPr>
              <w:rPr>
                <w:ins w:id="744" w:author="t450" w:date="2017-09-29T14:29:00Z"/>
                <w:rFonts w:ascii="宋体" w:hAnsi="宋体" w:cs="宋体"/>
                <w:szCs w:val="21"/>
              </w:rPr>
            </w:pPr>
            <w:ins w:id="745" w:author="t450" w:date="2017-09-29T14:29:00Z">
              <w:r>
                <w:rPr>
                  <w:rFonts w:hint="eastAsia"/>
                </w:rPr>
                <w:t>varchar(255)</w:t>
              </w:r>
            </w:ins>
          </w:p>
        </w:tc>
      </w:tr>
      <w:tr w:rsidR="00EA78F1" w:rsidTr="003D7257">
        <w:trPr>
          <w:trHeight w:val="1346"/>
          <w:jc w:val="center"/>
          <w:ins w:id="746" w:author="t450" w:date="2017-09-29T14:29:00Z"/>
        </w:trPr>
        <w:tc>
          <w:tcPr>
            <w:tcW w:w="1149" w:type="dxa"/>
            <w:tcBorders>
              <w:tl2br w:val="nil"/>
              <w:tr2bl w:val="nil"/>
            </w:tcBorders>
          </w:tcPr>
          <w:p w:rsidR="00EA78F1" w:rsidRDefault="00EA78F1" w:rsidP="003D7257">
            <w:pPr>
              <w:rPr>
                <w:ins w:id="747" w:author="t450" w:date="2017-09-29T14:29:00Z"/>
                <w:rFonts w:ascii="宋体" w:hAnsi="宋体"/>
                <w:szCs w:val="21"/>
              </w:rPr>
            </w:pPr>
            <w:ins w:id="748" w:author="t450" w:date="2017-09-29T14:29:00Z">
              <w:r>
                <w:rPr>
                  <w:rFonts w:hint="eastAsia"/>
                </w:rPr>
                <w:t>type</w:t>
              </w:r>
            </w:ins>
          </w:p>
        </w:tc>
        <w:tc>
          <w:tcPr>
            <w:tcW w:w="1381" w:type="dxa"/>
            <w:tcBorders>
              <w:tl2br w:val="nil"/>
              <w:tr2bl w:val="nil"/>
            </w:tcBorders>
            <w:tcMar>
              <w:top w:w="0" w:type="dxa"/>
              <w:left w:w="108" w:type="dxa"/>
              <w:bottom w:w="0" w:type="dxa"/>
              <w:right w:w="108" w:type="dxa"/>
            </w:tcMar>
          </w:tcPr>
          <w:p w:rsidR="00EA78F1" w:rsidRDefault="00EA78F1" w:rsidP="003D7257">
            <w:pPr>
              <w:jc w:val="left"/>
              <w:rPr>
                <w:ins w:id="749" w:author="t450" w:date="2017-09-29T14:29:00Z"/>
                <w:rFonts w:cs="Calibri"/>
                <w:szCs w:val="21"/>
              </w:rPr>
            </w:pPr>
            <w:ins w:id="750" w:author="t450" w:date="2017-09-29T14:29:00Z">
              <w:r>
                <w:rPr>
                  <w:rFonts w:hint="eastAsia"/>
                </w:rPr>
                <w:t>机构类型</w:t>
              </w:r>
            </w:ins>
          </w:p>
        </w:tc>
        <w:tc>
          <w:tcPr>
            <w:tcW w:w="782" w:type="dxa"/>
            <w:tcBorders>
              <w:tl2br w:val="nil"/>
              <w:tr2bl w:val="nil"/>
            </w:tcBorders>
            <w:tcMar>
              <w:top w:w="0" w:type="dxa"/>
              <w:left w:w="108" w:type="dxa"/>
              <w:bottom w:w="0" w:type="dxa"/>
              <w:right w:w="108" w:type="dxa"/>
            </w:tcMar>
          </w:tcPr>
          <w:p w:rsidR="00EA78F1" w:rsidRDefault="00EA78F1" w:rsidP="003D7257">
            <w:pPr>
              <w:rPr>
                <w:ins w:id="751" w:author="t450" w:date="2017-09-29T14:29:00Z"/>
                <w:rFonts w:cs="Calibri"/>
                <w:szCs w:val="21"/>
              </w:rPr>
            </w:pPr>
          </w:p>
        </w:tc>
        <w:tc>
          <w:tcPr>
            <w:tcW w:w="1964" w:type="dxa"/>
            <w:tcBorders>
              <w:tl2br w:val="nil"/>
              <w:tr2bl w:val="nil"/>
            </w:tcBorders>
            <w:tcMar>
              <w:top w:w="0" w:type="dxa"/>
              <w:left w:w="108" w:type="dxa"/>
              <w:bottom w:w="0" w:type="dxa"/>
              <w:right w:w="108" w:type="dxa"/>
            </w:tcMar>
          </w:tcPr>
          <w:p w:rsidR="00EA78F1" w:rsidRDefault="00EA78F1" w:rsidP="003D7257">
            <w:pPr>
              <w:jc w:val="left"/>
              <w:rPr>
                <w:ins w:id="752" w:author="t450" w:date="2017-09-29T14:29:00Z"/>
                <w:szCs w:val="21"/>
              </w:rPr>
            </w:pPr>
            <w:ins w:id="753" w:author="t450" w:date="2017-09-29T14:29:00Z">
              <w:r>
                <w:rPr>
                  <w:rFonts w:hint="eastAsia"/>
                </w:rPr>
                <w:t>单位或公司</w:t>
              </w:r>
              <w:r>
                <w:rPr>
                  <w:rFonts w:hint="eastAsia"/>
                </w:rPr>
                <w:t>(type=1)</w:t>
              </w:r>
              <w:r>
                <w:rPr>
                  <w:rFonts w:hint="eastAsia"/>
                </w:rPr>
                <w:t>、部门或其它虚拟机构</w:t>
              </w:r>
              <w:r>
                <w:rPr>
                  <w:rFonts w:hint="eastAsia"/>
                </w:rPr>
                <w:t xml:space="preserve">(type&lt;&gt;1) </w:t>
              </w:r>
            </w:ins>
          </w:p>
        </w:tc>
        <w:tc>
          <w:tcPr>
            <w:tcW w:w="649" w:type="dxa"/>
            <w:tcBorders>
              <w:tl2br w:val="nil"/>
              <w:tr2bl w:val="nil"/>
            </w:tcBorders>
          </w:tcPr>
          <w:p w:rsidR="00EA78F1" w:rsidRDefault="00EA78F1" w:rsidP="003D7257">
            <w:pPr>
              <w:jc w:val="center"/>
              <w:rPr>
                <w:ins w:id="754" w:author="t450" w:date="2017-09-29T14:29:00Z"/>
                <w:szCs w:val="21"/>
              </w:rPr>
            </w:pPr>
            <w:ins w:id="755" w:author="t450" w:date="2017-09-29T14:29:00Z">
              <w:r>
                <w:rPr>
                  <w:rFonts w:hint="eastAsia"/>
                  <w:szCs w:val="21"/>
                </w:rPr>
                <w:t>N</w:t>
              </w:r>
            </w:ins>
          </w:p>
        </w:tc>
        <w:tc>
          <w:tcPr>
            <w:tcW w:w="664" w:type="dxa"/>
            <w:tcBorders>
              <w:tl2br w:val="nil"/>
              <w:tr2bl w:val="nil"/>
            </w:tcBorders>
          </w:tcPr>
          <w:p w:rsidR="00EA78F1" w:rsidRDefault="00EA78F1" w:rsidP="003D7257">
            <w:pPr>
              <w:jc w:val="left"/>
              <w:rPr>
                <w:ins w:id="756" w:author="t450" w:date="2017-09-29T14:29:00Z"/>
                <w:szCs w:val="21"/>
              </w:rPr>
            </w:pPr>
          </w:p>
        </w:tc>
        <w:tc>
          <w:tcPr>
            <w:tcW w:w="1671" w:type="dxa"/>
            <w:tcBorders>
              <w:tl2br w:val="nil"/>
              <w:tr2bl w:val="nil"/>
            </w:tcBorders>
            <w:vAlign w:val="center"/>
          </w:tcPr>
          <w:p w:rsidR="00EA78F1" w:rsidRDefault="00EA78F1" w:rsidP="003D7257">
            <w:pPr>
              <w:rPr>
                <w:ins w:id="757" w:author="t450" w:date="2017-09-29T14:29:00Z"/>
                <w:rFonts w:ascii="宋体" w:hAnsi="宋体" w:cs="宋体"/>
                <w:szCs w:val="21"/>
              </w:rPr>
            </w:pPr>
            <w:ins w:id="758" w:author="t450" w:date="2017-09-29T14:29:00Z">
              <w:r>
                <w:rPr>
                  <w:rFonts w:hint="eastAsia"/>
                </w:rPr>
                <w:t>char(1)</w:t>
              </w:r>
            </w:ins>
          </w:p>
        </w:tc>
      </w:tr>
      <w:tr w:rsidR="00EA78F1" w:rsidTr="003D7257">
        <w:trPr>
          <w:trHeight w:val="381"/>
          <w:jc w:val="center"/>
          <w:ins w:id="759" w:author="t450" w:date="2017-09-29T14:29:00Z"/>
        </w:trPr>
        <w:tc>
          <w:tcPr>
            <w:tcW w:w="1149" w:type="dxa"/>
            <w:tcBorders>
              <w:tl2br w:val="nil"/>
              <w:tr2bl w:val="nil"/>
            </w:tcBorders>
          </w:tcPr>
          <w:p w:rsidR="00EA78F1" w:rsidRDefault="00EA78F1" w:rsidP="003D7257">
            <w:pPr>
              <w:rPr>
                <w:ins w:id="760" w:author="t450" w:date="2017-09-29T14:29:00Z"/>
                <w:rFonts w:ascii="宋体" w:hAnsi="宋体"/>
                <w:szCs w:val="21"/>
              </w:rPr>
            </w:pPr>
            <w:ins w:id="761" w:author="t450" w:date="2017-09-29T14:29:00Z">
              <w:r>
                <w:rPr>
                  <w:rFonts w:hint="eastAsia"/>
                </w:rPr>
                <w:t>grade</w:t>
              </w:r>
            </w:ins>
          </w:p>
        </w:tc>
        <w:tc>
          <w:tcPr>
            <w:tcW w:w="1381" w:type="dxa"/>
            <w:tcBorders>
              <w:tl2br w:val="nil"/>
              <w:tr2bl w:val="nil"/>
            </w:tcBorders>
            <w:tcMar>
              <w:top w:w="0" w:type="dxa"/>
              <w:left w:w="108" w:type="dxa"/>
              <w:bottom w:w="0" w:type="dxa"/>
              <w:right w:w="108" w:type="dxa"/>
            </w:tcMar>
          </w:tcPr>
          <w:p w:rsidR="00EA78F1" w:rsidRDefault="00EA78F1" w:rsidP="003D7257">
            <w:pPr>
              <w:jc w:val="left"/>
              <w:rPr>
                <w:ins w:id="762" w:author="t450" w:date="2017-09-29T14:29:00Z"/>
                <w:rFonts w:cs="Calibri"/>
                <w:szCs w:val="21"/>
              </w:rPr>
            </w:pPr>
            <w:ins w:id="763" w:author="t450" w:date="2017-09-29T14:29:00Z">
              <w:r>
                <w:rPr>
                  <w:rFonts w:hint="eastAsia"/>
                </w:rPr>
                <w:t>机构等级</w:t>
              </w:r>
            </w:ins>
          </w:p>
        </w:tc>
        <w:tc>
          <w:tcPr>
            <w:tcW w:w="782" w:type="dxa"/>
            <w:tcBorders>
              <w:tl2br w:val="nil"/>
              <w:tr2bl w:val="nil"/>
            </w:tcBorders>
            <w:tcMar>
              <w:top w:w="0" w:type="dxa"/>
              <w:left w:w="108" w:type="dxa"/>
              <w:bottom w:w="0" w:type="dxa"/>
              <w:right w:w="108" w:type="dxa"/>
            </w:tcMar>
          </w:tcPr>
          <w:p w:rsidR="00EA78F1" w:rsidRDefault="00EA78F1" w:rsidP="003D7257">
            <w:pPr>
              <w:rPr>
                <w:ins w:id="764" w:author="t450" w:date="2017-09-29T14:29:00Z"/>
                <w:rFonts w:cs="Calibri"/>
                <w:szCs w:val="21"/>
              </w:rPr>
            </w:pPr>
          </w:p>
        </w:tc>
        <w:tc>
          <w:tcPr>
            <w:tcW w:w="1964" w:type="dxa"/>
            <w:tcBorders>
              <w:tl2br w:val="nil"/>
              <w:tr2bl w:val="nil"/>
            </w:tcBorders>
            <w:tcMar>
              <w:top w:w="0" w:type="dxa"/>
              <w:left w:w="108" w:type="dxa"/>
              <w:bottom w:w="0" w:type="dxa"/>
              <w:right w:w="108" w:type="dxa"/>
            </w:tcMar>
          </w:tcPr>
          <w:p w:rsidR="00EA78F1" w:rsidRDefault="00EA78F1" w:rsidP="003D7257">
            <w:pPr>
              <w:jc w:val="left"/>
              <w:rPr>
                <w:ins w:id="765" w:author="t450" w:date="2017-09-29T14:29:00Z"/>
                <w:szCs w:val="21"/>
              </w:rPr>
            </w:pPr>
          </w:p>
        </w:tc>
        <w:tc>
          <w:tcPr>
            <w:tcW w:w="649" w:type="dxa"/>
            <w:tcBorders>
              <w:tl2br w:val="nil"/>
              <w:tr2bl w:val="nil"/>
            </w:tcBorders>
          </w:tcPr>
          <w:p w:rsidR="00EA78F1" w:rsidRDefault="00EA78F1" w:rsidP="003D7257">
            <w:pPr>
              <w:jc w:val="center"/>
              <w:rPr>
                <w:ins w:id="766" w:author="t450" w:date="2017-09-29T14:29:00Z"/>
                <w:szCs w:val="21"/>
              </w:rPr>
            </w:pPr>
            <w:ins w:id="767" w:author="t450" w:date="2017-09-29T14:29:00Z">
              <w:r>
                <w:rPr>
                  <w:rFonts w:hint="eastAsia"/>
                  <w:szCs w:val="21"/>
                </w:rPr>
                <w:t>Y</w:t>
              </w:r>
            </w:ins>
          </w:p>
        </w:tc>
        <w:tc>
          <w:tcPr>
            <w:tcW w:w="664" w:type="dxa"/>
            <w:tcBorders>
              <w:tl2br w:val="nil"/>
              <w:tr2bl w:val="nil"/>
            </w:tcBorders>
          </w:tcPr>
          <w:p w:rsidR="00EA78F1" w:rsidRDefault="00EA78F1" w:rsidP="003D7257">
            <w:pPr>
              <w:jc w:val="left"/>
              <w:rPr>
                <w:ins w:id="768" w:author="t450" w:date="2017-09-29T14:29:00Z"/>
                <w:szCs w:val="21"/>
              </w:rPr>
            </w:pPr>
          </w:p>
        </w:tc>
        <w:tc>
          <w:tcPr>
            <w:tcW w:w="1671" w:type="dxa"/>
            <w:tcBorders>
              <w:tl2br w:val="nil"/>
              <w:tr2bl w:val="nil"/>
            </w:tcBorders>
            <w:vAlign w:val="center"/>
          </w:tcPr>
          <w:p w:rsidR="00EA78F1" w:rsidRDefault="00EA78F1" w:rsidP="003D7257">
            <w:pPr>
              <w:rPr>
                <w:ins w:id="769" w:author="t450" w:date="2017-09-29T14:29:00Z"/>
                <w:rFonts w:ascii="宋体" w:hAnsi="宋体" w:cs="宋体"/>
                <w:szCs w:val="21"/>
              </w:rPr>
            </w:pPr>
            <w:ins w:id="770" w:author="t450" w:date="2017-09-29T14:29:00Z">
              <w:r>
                <w:rPr>
                  <w:rFonts w:hint="eastAsia"/>
                </w:rPr>
                <w:t>char(1)</w:t>
              </w:r>
            </w:ins>
          </w:p>
        </w:tc>
      </w:tr>
      <w:tr w:rsidR="00EA78F1" w:rsidTr="003D7257">
        <w:trPr>
          <w:trHeight w:val="703"/>
          <w:jc w:val="center"/>
          <w:ins w:id="771" w:author="t450" w:date="2017-09-29T14:29:00Z"/>
        </w:trPr>
        <w:tc>
          <w:tcPr>
            <w:tcW w:w="1149" w:type="dxa"/>
            <w:tcBorders>
              <w:tl2br w:val="nil"/>
              <w:tr2bl w:val="nil"/>
            </w:tcBorders>
          </w:tcPr>
          <w:p w:rsidR="00EA78F1" w:rsidRDefault="00EA78F1" w:rsidP="003D7257">
            <w:pPr>
              <w:rPr>
                <w:ins w:id="772" w:author="t450" w:date="2017-09-29T14:29:00Z"/>
              </w:rPr>
            </w:pPr>
            <w:ins w:id="773" w:author="t450" w:date="2017-09-29T14:29:00Z">
              <w:r>
                <w:rPr>
                  <w:rFonts w:hint="eastAsia"/>
                </w:rPr>
                <w:t>contact</w:t>
              </w:r>
            </w:ins>
          </w:p>
        </w:tc>
        <w:tc>
          <w:tcPr>
            <w:tcW w:w="1381" w:type="dxa"/>
            <w:tcBorders>
              <w:tl2br w:val="nil"/>
              <w:tr2bl w:val="nil"/>
            </w:tcBorders>
            <w:tcMar>
              <w:top w:w="0" w:type="dxa"/>
              <w:left w:w="108" w:type="dxa"/>
              <w:bottom w:w="0" w:type="dxa"/>
              <w:right w:w="108" w:type="dxa"/>
            </w:tcMar>
          </w:tcPr>
          <w:p w:rsidR="00EA78F1" w:rsidRDefault="00EA78F1" w:rsidP="003D7257">
            <w:pPr>
              <w:jc w:val="left"/>
              <w:rPr>
                <w:ins w:id="774" w:author="t450" w:date="2017-09-29T14:29:00Z"/>
                <w:rFonts w:cs="Calibri"/>
                <w:szCs w:val="21"/>
              </w:rPr>
            </w:pPr>
            <w:ins w:id="775" w:author="t450" w:date="2017-09-29T14:29:00Z">
              <w:r>
                <w:rPr>
                  <w:rFonts w:hint="eastAsia"/>
                </w:rPr>
                <w:t>机构联系人</w:t>
              </w:r>
            </w:ins>
          </w:p>
        </w:tc>
        <w:tc>
          <w:tcPr>
            <w:tcW w:w="782" w:type="dxa"/>
            <w:tcBorders>
              <w:tl2br w:val="nil"/>
              <w:tr2bl w:val="nil"/>
            </w:tcBorders>
            <w:tcMar>
              <w:top w:w="0" w:type="dxa"/>
              <w:left w:w="108" w:type="dxa"/>
              <w:bottom w:w="0" w:type="dxa"/>
              <w:right w:w="108" w:type="dxa"/>
            </w:tcMar>
          </w:tcPr>
          <w:p w:rsidR="00EA78F1" w:rsidRDefault="00EA78F1" w:rsidP="003D7257">
            <w:pPr>
              <w:rPr>
                <w:ins w:id="776" w:author="t450" w:date="2017-09-29T14:29:00Z"/>
                <w:rFonts w:cs="Calibri"/>
                <w:szCs w:val="21"/>
              </w:rPr>
            </w:pPr>
          </w:p>
        </w:tc>
        <w:tc>
          <w:tcPr>
            <w:tcW w:w="1964" w:type="dxa"/>
            <w:tcBorders>
              <w:tl2br w:val="nil"/>
              <w:tr2bl w:val="nil"/>
            </w:tcBorders>
            <w:tcMar>
              <w:top w:w="0" w:type="dxa"/>
              <w:left w:w="108" w:type="dxa"/>
              <w:bottom w:w="0" w:type="dxa"/>
              <w:right w:w="108" w:type="dxa"/>
            </w:tcMar>
          </w:tcPr>
          <w:p w:rsidR="00EA78F1" w:rsidRDefault="00EA78F1" w:rsidP="003D7257">
            <w:pPr>
              <w:jc w:val="left"/>
              <w:rPr>
                <w:ins w:id="777" w:author="t450" w:date="2017-09-29T14:29:00Z"/>
              </w:rPr>
            </w:pPr>
          </w:p>
        </w:tc>
        <w:tc>
          <w:tcPr>
            <w:tcW w:w="649" w:type="dxa"/>
            <w:tcBorders>
              <w:tl2br w:val="nil"/>
              <w:tr2bl w:val="nil"/>
            </w:tcBorders>
          </w:tcPr>
          <w:p w:rsidR="00EA78F1" w:rsidRDefault="00EA78F1" w:rsidP="003D7257">
            <w:pPr>
              <w:jc w:val="center"/>
              <w:rPr>
                <w:ins w:id="778" w:author="t450" w:date="2017-09-29T14:29:00Z"/>
                <w:szCs w:val="21"/>
              </w:rPr>
            </w:pPr>
            <w:ins w:id="779" w:author="t450" w:date="2017-09-29T14:29:00Z">
              <w:r>
                <w:rPr>
                  <w:rFonts w:hint="eastAsia"/>
                  <w:szCs w:val="21"/>
                </w:rPr>
                <w:t>Y</w:t>
              </w:r>
            </w:ins>
          </w:p>
        </w:tc>
        <w:tc>
          <w:tcPr>
            <w:tcW w:w="664" w:type="dxa"/>
            <w:tcBorders>
              <w:tl2br w:val="nil"/>
              <w:tr2bl w:val="nil"/>
            </w:tcBorders>
          </w:tcPr>
          <w:p w:rsidR="00EA78F1" w:rsidRDefault="00EA78F1" w:rsidP="003D7257">
            <w:pPr>
              <w:jc w:val="left"/>
              <w:rPr>
                <w:ins w:id="780" w:author="t450" w:date="2017-09-29T14:29:00Z"/>
                <w:szCs w:val="21"/>
              </w:rPr>
            </w:pPr>
          </w:p>
        </w:tc>
        <w:tc>
          <w:tcPr>
            <w:tcW w:w="1671" w:type="dxa"/>
            <w:tcBorders>
              <w:tl2br w:val="nil"/>
              <w:tr2bl w:val="nil"/>
            </w:tcBorders>
            <w:vAlign w:val="center"/>
          </w:tcPr>
          <w:p w:rsidR="00EA78F1" w:rsidRDefault="00EA78F1" w:rsidP="003D7257">
            <w:pPr>
              <w:rPr>
                <w:ins w:id="781" w:author="t450" w:date="2017-09-29T14:29:00Z"/>
              </w:rPr>
            </w:pPr>
            <w:ins w:id="782" w:author="t450" w:date="2017-09-29T14:29:00Z">
              <w:r>
                <w:rPr>
                  <w:rFonts w:hint="eastAsia"/>
                </w:rPr>
                <w:t>varchar(255)</w:t>
              </w:r>
            </w:ins>
          </w:p>
        </w:tc>
      </w:tr>
      <w:tr w:rsidR="00EA78F1" w:rsidTr="003D7257">
        <w:trPr>
          <w:trHeight w:val="703"/>
          <w:jc w:val="center"/>
          <w:ins w:id="783" w:author="t450" w:date="2017-09-29T14:29:00Z"/>
        </w:trPr>
        <w:tc>
          <w:tcPr>
            <w:tcW w:w="1149" w:type="dxa"/>
            <w:tcBorders>
              <w:tl2br w:val="nil"/>
              <w:tr2bl w:val="nil"/>
            </w:tcBorders>
          </w:tcPr>
          <w:p w:rsidR="00EA78F1" w:rsidRDefault="00EA78F1" w:rsidP="003D7257">
            <w:pPr>
              <w:rPr>
                <w:ins w:id="784" w:author="t450" w:date="2017-09-29T14:29:00Z"/>
              </w:rPr>
            </w:pPr>
            <w:ins w:id="785" w:author="t450" w:date="2017-09-29T14:29:00Z">
              <w:r>
                <w:rPr>
                  <w:rFonts w:hint="eastAsia"/>
                </w:rPr>
                <w:t>phone</w:t>
              </w:r>
            </w:ins>
          </w:p>
        </w:tc>
        <w:tc>
          <w:tcPr>
            <w:tcW w:w="1381" w:type="dxa"/>
            <w:tcBorders>
              <w:tl2br w:val="nil"/>
              <w:tr2bl w:val="nil"/>
            </w:tcBorders>
            <w:tcMar>
              <w:top w:w="0" w:type="dxa"/>
              <w:left w:w="108" w:type="dxa"/>
              <w:bottom w:w="0" w:type="dxa"/>
              <w:right w:w="108" w:type="dxa"/>
            </w:tcMar>
          </w:tcPr>
          <w:p w:rsidR="00EA78F1" w:rsidRDefault="00A57663" w:rsidP="003D7257">
            <w:pPr>
              <w:jc w:val="left"/>
              <w:rPr>
                <w:ins w:id="786" w:author="t450" w:date="2017-09-29T14:29:00Z"/>
                <w:rFonts w:cs="Calibri"/>
                <w:szCs w:val="21"/>
              </w:rPr>
            </w:pPr>
            <w:ins w:id="787" w:author="t450" w:date="2017-09-30T08:38:00Z">
              <w:r>
                <w:rPr>
                  <w:rFonts w:hint="eastAsia"/>
                </w:rPr>
                <w:t>机构</w:t>
              </w:r>
            </w:ins>
            <w:ins w:id="788" w:author="t450" w:date="2017-09-29T14:29:00Z">
              <w:r w:rsidR="00EA78F1">
                <w:rPr>
                  <w:rFonts w:hint="eastAsia"/>
                </w:rPr>
                <w:t>联系</w:t>
              </w:r>
              <w:r w:rsidR="00EA78F1">
                <w:rPr>
                  <w:rFonts w:hint="eastAsia"/>
                </w:rPr>
                <w:lastRenderedPageBreak/>
                <w:t>人电话</w:t>
              </w:r>
            </w:ins>
          </w:p>
        </w:tc>
        <w:tc>
          <w:tcPr>
            <w:tcW w:w="782" w:type="dxa"/>
            <w:tcBorders>
              <w:tl2br w:val="nil"/>
              <w:tr2bl w:val="nil"/>
            </w:tcBorders>
            <w:tcMar>
              <w:top w:w="0" w:type="dxa"/>
              <w:left w:w="108" w:type="dxa"/>
              <w:bottom w:w="0" w:type="dxa"/>
              <w:right w:w="108" w:type="dxa"/>
            </w:tcMar>
          </w:tcPr>
          <w:p w:rsidR="00EA78F1" w:rsidRDefault="00EA78F1" w:rsidP="003D7257">
            <w:pPr>
              <w:rPr>
                <w:ins w:id="789" w:author="t450" w:date="2017-09-29T14:29:00Z"/>
                <w:rFonts w:cs="Calibri"/>
                <w:szCs w:val="21"/>
              </w:rPr>
            </w:pPr>
          </w:p>
        </w:tc>
        <w:tc>
          <w:tcPr>
            <w:tcW w:w="1964" w:type="dxa"/>
            <w:tcBorders>
              <w:tl2br w:val="nil"/>
              <w:tr2bl w:val="nil"/>
            </w:tcBorders>
            <w:tcMar>
              <w:top w:w="0" w:type="dxa"/>
              <w:left w:w="108" w:type="dxa"/>
              <w:bottom w:w="0" w:type="dxa"/>
              <w:right w:w="108" w:type="dxa"/>
            </w:tcMar>
          </w:tcPr>
          <w:p w:rsidR="00EA78F1" w:rsidRDefault="00EA78F1" w:rsidP="003D7257">
            <w:pPr>
              <w:jc w:val="left"/>
              <w:rPr>
                <w:ins w:id="790" w:author="t450" w:date="2017-09-29T14:29:00Z"/>
              </w:rPr>
            </w:pPr>
          </w:p>
        </w:tc>
        <w:tc>
          <w:tcPr>
            <w:tcW w:w="649" w:type="dxa"/>
            <w:tcBorders>
              <w:tl2br w:val="nil"/>
              <w:tr2bl w:val="nil"/>
            </w:tcBorders>
          </w:tcPr>
          <w:p w:rsidR="00EA78F1" w:rsidRDefault="00EA78F1" w:rsidP="003D7257">
            <w:pPr>
              <w:jc w:val="center"/>
              <w:rPr>
                <w:ins w:id="791" w:author="t450" w:date="2017-09-29T14:29:00Z"/>
                <w:szCs w:val="21"/>
              </w:rPr>
            </w:pPr>
            <w:ins w:id="792" w:author="t450" w:date="2017-09-29T14:29:00Z">
              <w:r>
                <w:rPr>
                  <w:rFonts w:hint="eastAsia"/>
                  <w:szCs w:val="21"/>
                </w:rPr>
                <w:t>Y</w:t>
              </w:r>
            </w:ins>
          </w:p>
        </w:tc>
        <w:tc>
          <w:tcPr>
            <w:tcW w:w="664" w:type="dxa"/>
            <w:tcBorders>
              <w:tl2br w:val="nil"/>
              <w:tr2bl w:val="nil"/>
            </w:tcBorders>
          </w:tcPr>
          <w:p w:rsidR="00EA78F1" w:rsidRDefault="00EA78F1" w:rsidP="003D7257">
            <w:pPr>
              <w:jc w:val="left"/>
              <w:rPr>
                <w:ins w:id="793" w:author="t450" w:date="2017-09-29T14:29:00Z"/>
                <w:szCs w:val="21"/>
              </w:rPr>
            </w:pPr>
          </w:p>
        </w:tc>
        <w:tc>
          <w:tcPr>
            <w:tcW w:w="1671" w:type="dxa"/>
            <w:tcBorders>
              <w:tl2br w:val="nil"/>
              <w:tr2bl w:val="nil"/>
            </w:tcBorders>
            <w:vAlign w:val="center"/>
          </w:tcPr>
          <w:p w:rsidR="00EA78F1" w:rsidRDefault="00EA78F1" w:rsidP="003D7257">
            <w:pPr>
              <w:rPr>
                <w:ins w:id="794" w:author="t450" w:date="2017-09-29T14:29:00Z"/>
              </w:rPr>
            </w:pPr>
            <w:ins w:id="795" w:author="t450" w:date="2017-09-29T14:29:00Z">
              <w:r>
                <w:rPr>
                  <w:rFonts w:hint="eastAsia"/>
                </w:rPr>
                <w:t>varchar(255)</w:t>
              </w:r>
            </w:ins>
          </w:p>
        </w:tc>
      </w:tr>
      <w:tr w:rsidR="00EA78F1" w:rsidTr="003D7257">
        <w:trPr>
          <w:trHeight w:val="703"/>
          <w:jc w:val="center"/>
          <w:ins w:id="796" w:author="t450" w:date="2017-09-29T14:29:00Z"/>
        </w:trPr>
        <w:tc>
          <w:tcPr>
            <w:tcW w:w="1149" w:type="dxa"/>
            <w:tcBorders>
              <w:tl2br w:val="nil"/>
              <w:tr2bl w:val="nil"/>
            </w:tcBorders>
          </w:tcPr>
          <w:p w:rsidR="00EA78F1" w:rsidRDefault="00EA78F1" w:rsidP="003D7257">
            <w:pPr>
              <w:rPr>
                <w:ins w:id="797" w:author="t450" w:date="2017-09-29T14:29:00Z"/>
              </w:rPr>
            </w:pPr>
            <w:ins w:id="798" w:author="t450" w:date="2017-09-29T14:29:00Z">
              <w:r>
                <w:rPr>
                  <w:rFonts w:hint="eastAsia"/>
                </w:rPr>
                <w:lastRenderedPageBreak/>
                <w:t>mail</w:t>
              </w:r>
            </w:ins>
          </w:p>
        </w:tc>
        <w:tc>
          <w:tcPr>
            <w:tcW w:w="1381" w:type="dxa"/>
            <w:tcBorders>
              <w:tl2br w:val="nil"/>
              <w:tr2bl w:val="nil"/>
            </w:tcBorders>
            <w:tcMar>
              <w:top w:w="0" w:type="dxa"/>
              <w:left w:w="108" w:type="dxa"/>
              <w:bottom w:w="0" w:type="dxa"/>
              <w:right w:w="108" w:type="dxa"/>
            </w:tcMar>
          </w:tcPr>
          <w:p w:rsidR="00EA78F1" w:rsidRDefault="00FE313E" w:rsidP="003D7257">
            <w:pPr>
              <w:jc w:val="left"/>
              <w:rPr>
                <w:ins w:id="799" w:author="t450" w:date="2017-09-29T14:29:00Z"/>
                <w:rFonts w:cs="Calibri"/>
                <w:szCs w:val="21"/>
              </w:rPr>
            </w:pPr>
            <w:ins w:id="800" w:author="t450" w:date="2017-09-29T14:30:00Z">
              <w:r>
                <w:rPr>
                  <w:rFonts w:hint="eastAsia"/>
                </w:rPr>
                <w:t>机构</w:t>
              </w:r>
            </w:ins>
            <w:ins w:id="801" w:author="t450" w:date="2017-09-29T14:29:00Z">
              <w:r w:rsidR="00EA78F1">
                <w:rPr>
                  <w:rFonts w:hint="eastAsia"/>
                </w:rPr>
                <w:t>联系人邮箱</w:t>
              </w:r>
            </w:ins>
          </w:p>
        </w:tc>
        <w:tc>
          <w:tcPr>
            <w:tcW w:w="782" w:type="dxa"/>
            <w:tcBorders>
              <w:tl2br w:val="nil"/>
              <w:tr2bl w:val="nil"/>
            </w:tcBorders>
            <w:tcMar>
              <w:top w:w="0" w:type="dxa"/>
              <w:left w:w="108" w:type="dxa"/>
              <w:bottom w:w="0" w:type="dxa"/>
              <w:right w:w="108" w:type="dxa"/>
            </w:tcMar>
          </w:tcPr>
          <w:p w:rsidR="00EA78F1" w:rsidRDefault="00EA78F1" w:rsidP="003D7257">
            <w:pPr>
              <w:rPr>
                <w:ins w:id="802" w:author="t450" w:date="2017-09-29T14:29:00Z"/>
                <w:rFonts w:cs="Calibri"/>
                <w:szCs w:val="21"/>
              </w:rPr>
            </w:pPr>
          </w:p>
        </w:tc>
        <w:tc>
          <w:tcPr>
            <w:tcW w:w="1964" w:type="dxa"/>
            <w:tcBorders>
              <w:tl2br w:val="nil"/>
              <w:tr2bl w:val="nil"/>
            </w:tcBorders>
            <w:tcMar>
              <w:top w:w="0" w:type="dxa"/>
              <w:left w:w="108" w:type="dxa"/>
              <w:bottom w:w="0" w:type="dxa"/>
              <w:right w:w="108" w:type="dxa"/>
            </w:tcMar>
          </w:tcPr>
          <w:p w:rsidR="00EA78F1" w:rsidRDefault="00EA78F1" w:rsidP="003D7257">
            <w:pPr>
              <w:jc w:val="left"/>
              <w:rPr>
                <w:ins w:id="803" w:author="t450" w:date="2017-09-29T14:29:00Z"/>
              </w:rPr>
            </w:pPr>
          </w:p>
        </w:tc>
        <w:tc>
          <w:tcPr>
            <w:tcW w:w="649" w:type="dxa"/>
            <w:tcBorders>
              <w:tl2br w:val="nil"/>
              <w:tr2bl w:val="nil"/>
            </w:tcBorders>
          </w:tcPr>
          <w:p w:rsidR="00EA78F1" w:rsidRDefault="00EA78F1" w:rsidP="003D7257">
            <w:pPr>
              <w:jc w:val="center"/>
              <w:rPr>
                <w:ins w:id="804" w:author="t450" w:date="2017-09-29T14:29:00Z"/>
                <w:szCs w:val="21"/>
              </w:rPr>
            </w:pPr>
            <w:ins w:id="805" w:author="t450" w:date="2017-09-29T14:29:00Z">
              <w:r>
                <w:rPr>
                  <w:rFonts w:hint="eastAsia"/>
                  <w:szCs w:val="21"/>
                </w:rPr>
                <w:t>Y</w:t>
              </w:r>
            </w:ins>
          </w:p>
        </w:tc>
        <w:tc>
          <w:tcPr>
            <w:tcW w:w="664" w:type="dxa"/>
            <w:tcBorders>
              <w:tl2br w:val="nil"/>
              <w:tr2bl w:val="nil"/>
            </w:tcBorders>
          </w:tcPr>
          <w:p w:rsidR="00EA78F1" w:rsidRDefault="00EA78F1" w:rsidP="003D7257">
            <w:pPr>
              <w:jc w:val="left"/>
              <w:rPr>
                <w:ins w:id="806" w:author="t450" w:date="2017-09-29T14:29:00Z"/>
                <w:szCs w:val="21"/>
              </w:rPr>
            </w:pPr>
          </w:p>
        </w:tc>
        <w:tc>
          <w:tcPr>
            <w:tcW w:w="1671" w:type="dxa"/>
            <w:tcBorders>
              <w:tl2br w:val="nil"/>
              <w:tr2bl w:val="nil"/>
            </w:tcBorders>
            <w:vAlign w:val="center"/>
          </w:tcPr>
          <w:p w:rsidR="00EA78F1" w:rsidRDefault="00EA78F1" w:rsidP="003D7257">
            <w:pPr>
              <w:rPr>
                <w:ins w:id="807" w:author="t450" w:date="2017-09-29T14:29:00Z"/>
              </w:rPr>
            </w:pPr>
            <w:ins w:id="808" w:author="t450" w:date="2017-09-29T14:29:00Z">
              <w:r>
                <w:rPr>
                  <w:rFonts w:hint="eastAsia"/>
                </w:rPr>
                <w:t>varchar(255)</w:t>
              </w:r>
            </w:ins>
          </w:p>
        </w:tc>
      </w:tr>
      <w:tr w:rsidR="00EA78F1" w:rsidTr="003D7257">
        <w:trPr>
          <w:trHeight w:val="381"/>
          <w:jc w:val="center"/>
          <w:ins w:id="809" w:author="t450" w:date="2017-09-29T14:29:00Z"/>
        </w:trPr>
        <w:tc>
          <w:tcPr>
            <w:tcW w:w="1149" w:type="dxa"/>
            <w:tcBorders>
              <w:tl2br w:val="nil"/>
              <w:tr2bl w:val="nil"/>
            </w:tcBorders>
          </w:tcPr>
          <w:p w:rsidR="00EA78F1" w:rsidRDefault="00EA78F1" w:rsidP="003D7257">
            <w:pPr>
              <w:rPr>
                <w:ins w:id="810" w:author="t450" w:date="2017-09-29T14:29:00Z"/>
                <w:rFonts w:ascii="宋体" w:hAnsi="宋体"/>
                <w:szCs w:val="21"/>
              </w:rPr>
            </w:pPr>
            <w:ins w:id="811" w:author="t450" w:date="2017-09-29T14:29:00Z">
              <w:r>
                <w:rPr>
                  <w:rFonts w:hint="eastAsia"/>
                </w:rPr>
                <w:t>useable</w:t>
              </w:r>
            </w:ins>
          </w:p>
        </w:tc>
        <w:tc>
          <w:tcPr>
            <w:tcW w:w="1381" w:type="dxa"/>
            <w:tcBorders>
              <w:tl2br w:val="nil"/>
              <w:tr2bl w:val="nil"/>
            </w:tcBorders>
            <w:tcMar>
              <w:top w:w="0" w:type="dxa"/>
              <w:left w:w="108" w:type="dxa"/>
              <w:bottom w:w="0" w:type="dxa"/>
              <w:right w:w="108" w:type="dxa"/>
            </w:tcMar>
          </w:tcPr>
          <w:p w:rsidR="00EA78F1" w:rsidRDefault="00EA78F1" w:rsidP="003D7257">
            <w:pPr>
              <w:jc w:val="left"/>
              <w:rPr>
                <w:ins w:id="812" w:author="t450" w:date="2017-09-29T14:29:00Z"/>
                <w:rFonts w:cs="Calibri"/>
                <w:szCs w:val="21"/>
              </w:rPr>
            </w:pPr>
            <w:ins w:id="813" w:author="t450" w:date="2017-09-29T14:29:00Z">
              <w:r>
                <w:rPr>
                  <w:rFonts w:hint="eastAsia"/>
                </w:rPr>
                <w:t>是否启用</w:t>
              </w:r>
            </w:ins>
          </w:p>
        </w:tc>
        <w:tc>
          <w:tcPr>
            <w:tcW w:w="782" w:type="dxa"/>
            <w:tcBorders>
              <w:tl2br w:val="nil"/>
              <w:tr2bl w:val="nil"/>
            </w:tcBorders>
            <w:tcMar>
              <w:top w:w="0" w:type="dxa"/>
              <w:left w:w="108" w:type="dxa"/>
              <w:bottom w:w="0" w:type="dxa"/>
              <w:right w:w="108" w:type="dxa"/>
            </w:tcMar>
          </w:tcPr>
          <w:p w:rsidR="00EA78F1" w:rsidRDefault="00EA78F1" w:rsidP="003D7257">
            <w:pPr>
              <w:rPr>
                <w:ins w:id="814" w:author="t450" w:date="2017-09-29T14:29:00Z"/>
                <w:rFonts w:cs="Calibri"/>
                <w:szCs w:val="21"/>
              </w:rPr>
            </w:pPr>
          </w:p>
        </w:tc>
        <w:tc>
          <w:tcPr>
            <w:tcW w:w="1964" w:type="dxa"/>
            <w:tcBorders>
              <w:tl2br w:val="nil"/>
              <w:tr2bl w:val="nil"/>
            </w:tcBorders>
            <w:tcMar>
              <w:top w:w="0" w:type="dxa"/>
              <w:left w:w="108" w:type="dxa"/>
              <w:bottom w:w="0" w:type="dxa"/>
              <w:right w:w="108" w:type="dxa"/>
            </w:tcMar>
          </w:tcPr>
          <w:p w:rsidR="00EA78F1" w:rsidRDefault="00EA78F1" w:rsidP="003D7257">
            <w:pPr>
              <w:jc w:val="left"/>
              <w:rPr>
                <w:ins w:id="815" w:author="t450" w:date="2017-09-29T14:29:00Z"/>
                <w:szCs w:val="21"/>
              </w:rPr>
            </w:pPr>
          </w:p>
        </w:tc>
        <w:tc>
          <w:tcPr>
            <w:tcW w:w="649" w:type="dxa"/>
            <w:tcBorders>
              <w:tl2br w:val="nil"/>
              <w:tr2bl w:val="nil"/>
            </w:tcBorders>
          </w:tcPr>
          <w:p w:rsidR="00EA78F1" w:rsidRDefault="00EA78F1" w:rsidP="003D7257">
            <w:pPr>
              <w:jc w:val="center"/>
              <w:rPr>
                <w:ins w:id="816" w:author="t450" w:date="2017-09-29T14:29:00Z"/>
                <w:szCs w:val="21"/>
              </w:rPr>
            </w:pPr>
            <w:ins w:id="817" w:author="t450" w:date="2017-09-29T14:29:00Z">
              <w:r>
                <w:rPr>
                  <w:rFonts w:hint="eastAsia"/>
                  <w:szCs w:val="21"/>
                </w:rPr>
                <w:t>Y</w:t>
              </w:r>
            </w:ins>
          </w:p>
        </w:tc>
        <w:tc>
          <w:tcPr>
            <w:tcW w:w="664" w:type="dxa"/>
            <w:tcBorders>
              <w:tl2br w:val="nil"/>
              <w:tr2bl w:val="nil"/>
            </w:tcBorders>
          </w:tcPr>
          <w:p w:rsidR="00EA78F1" w:rsidRDefault="00EA78F1" w:rsidP="003D7257">
            <w:pPr>
              <w:jc w:val="left"/>
              <w:rPr>
                <w:ins w:id="818" w:author="t450" w:date="2017-09-29T14:29:00Z"/>
                <w:szCs w:val="21"/>
              </w:rPr>
            </w:pPr>
          </w:p>
        </w:tc>
        <w:tc>
          <w:tcPr>
            <w:tcW w:w="1671" w:type="dxa"/>
            <w:tcBorders>
              <w:tl2br w:val="nil"/>
              <w:tr2bl w:val="nil"/>
            </w:tcBorders>
            <w:vAlign w:val="center"/>
          </w:tcPr>
          <w:p w:rsidR="00EA78F1" w:rsidRDefault="00EA78F1" w:rsidP="003D7257">
            <w:pPr>
              <w:rPr>
                <w:ins w:id="819" w:author="t450" w:date="2017-09-29T14:29:00Z"/>
                <w:rFonts w:ascii="宋体" w:hAnsi="宋体" w:cs="宋体"/>
                <w:szCs w:val="21"/>
              </w:rPr>
            </w:pPr>
            <w:ins w:id="820" w:author="t450" w:date="2017-09-29T14:29:00Z">
              <w:r w:rsidRPr="00D12F6F">
                <w:rPr>
                  <w:rFonts w:ascii="Calibri" w:hAnsi="Calibri" w:cs="Times New Roman" w:hint="eastAsia"/>
                  <w:szCs w:val="22"/>
                </w:rPr>
                <w:t>varchar(</w:t>
              </w:r>
              <w:r>
                <w:rPr>
                  <w:rFonts w:ascii="Calibri" w:hAnsi="Calibri" w:hint="eastAsia"/>
                </w:rPr>
                <w:t>255</w:t>
              </w:r>
              <w:r w:rsidRPr="00D12F6F">
                <w:rPr>
                  <w:rFonts w:ascii="Calibri" w:hAnsi="Calibri" w:cs="Times New Roman" w:hint="eastAsia"/>
                  <w:szCs w:val="22"/>
                </w:rPr>
                <w:t>)</w:t>
              </w:r>
            </w:ins>
          </w:p>
        </w:tc>
      </w:tr>
      <w:tr w:rsidR="00EA78F1" w:rsidTr="003D7257">
        <w:trPr>
          <w:trHeight w:val="381"/>
          <w:jc w:val="center"/>
          <w:ins w:id="821" w:author="t450" w:date="2017-09-29T14:29:00Z"/>
        </w:trPr>
        <w:tc>
          <w:tcPr>
            <w:tcW w:w="1149" w:type="dxa"/>
            <w:tcBorders>
              <w:tl2br w:val="nil"/>
              <w:tr2bl w:val="nil"/>
            </w:tcBorders>
          </w:tcPr>
          <w:p w:rsidR="00EA78F1" w:rsidRDefault="00EA78F1" w:rsidP="003D7257">
            <w:pPr>
              <w:rPr>
                <w:ins w:id="822" w:author="t450" w:date="2017-09-29T14:29:00Z"/>
                <w:rFonts w:ascii="宋体" w:hAnsi="宋体"/>
                <w:szCs w:val="21"/>
              </w:rPr>
            </w:pPr>
            <w:ins w:id="823" w:author="t450" w:date="2017-09-29T14:29:00Z">
              <w:r>
                <w:rPr>
                  <w:rFonts w:hint="eastAsia"/>
                </w:rPr>
                <w:t>create_by</w:t>
              </w:r>
            </w:ins>
          </w:p>
        </w:tc>
        <w:tc>
          <w:tcPr>
            <w:tcW w:w="1381" w:type="dxa"/>
            <w:tcBorders>
              <w:tl2br w:val="nil"/>
              <w:tr2bl w:val="nil"/>
            </w:tcBorders>
            <w:tcMar>
              <w:top w:w="0" w:type="dxa"/>
              <w:left w:w="108" w:type="dxa"/>
              <w:bottom w:w="0" w:type="dxa"/>
              <w:right w:w="108" w:type="dxa"/>
            </w:tcMar>
          </w:tcPr>
          <w:p w:rsidR="00EA78F1" w:rsidRDefault="00EA78F1" w:rsidP="003D7257">
            <w:pPr>
              <w:jc w:val="left"/>
              <w:rPr>
                <w:ins w:id="824" w:author="t450" w:date="2017-09-29T14:29:00Z"/>
                <w:rFonts w:cs="Calibri"/>
                <w:szCs w:val="21"/>
              </w:rPr>
            </w:pPr>
            <w:ins w:id="825" w:author="t450" w:date="2017-09-29T14:29:00Z">
              <w:r>
                <w:rPr>
                  <w:rFonts w:hint="eastAsia"/>
                </w:rPr>
                <w:t>创建者</w:t>
              </w:r>
            </w:ins>
          </w:p>
        </w:tc>
        <w:tc>
          <w:tcPr>
            <w:tcW w:w="782" w:type="dxa"/>
            <w:tcBorders>
              <w:tl2br w:val="nil"/>
              <w:tr2bl w:val="nil"/>
            </w:tcBorders>
            <w:tcMar>
              <w:top w:w="0" w:type="dxa"/>
              <w:left w:w="108" w:type="dxa"/>
              <w:bottom w:w="0" w:type="dxa"/>
              <w:right w:w="108" w:type="dxa"/>
            </w:tcMar>
          </w:tcPr>
          <w:p w:rsidR="00EA78F1" w:rsidRDefault="00EA78F1" w:rsidP="003D7257">
            <w:pPr>
              <w:rPr>
                <w:ins w:id="826" w:author="t450" w:date="2017-09-29T14:29:00Z"/>
                <w:rFonts w:cs="Calibri"/>
                <w:szCs w:val="21"/>
              </w:rPr>
            </w:pPr>
          </w:p>
        </w:tc>
        <w:tc>
          <w:tcPr>
            <w:tcW w:w="1964" w:type="dxa"/>
            <w:tcBorders>
              <w:tl2br w:val="nil"/>
              <w:tr2bl w:val="nil"/>
            </w:tcBorders>
            <w:tcMar>
              <w:top w:w="0" w:type="dxa"/>
              <w:left w:w="108" w:type="dxa"/>
              <w:bottom w:w="0" w:type="dxa"/>
              <w:right w:w="108" w:type="dxa"/>
            </w:tcMar>
          </w:tcPr>
          <w:p w:rsidR="00EA78F1" w:rsidRDefault="00EA78F1" w:rsidP="003D7257">
            <w:pPr>
              <w:jc w:val="left"/>
              <w:rPr>
                <w:ins w:id="827" w:author="t450" w:date="2017-09-29T14:29:00Z"/>
                <w:szCs w:val="21"/>
              </w:rPr>
            </w:pPr>
          </w:p>
        </w:tc>
        <w:tc>
          <w:tcPr>
            <w:tcW w:w="649" w:type="dxa"/>
            <w:tcBorders>
              <w:tl2br w:val="nil"/>
              <w:tr2bl w:val="nil"/>
            </w:tcBorders>
          </w:tcPr>
          <w:p w:rsidR="00EA78F1" w:rsidRDefault="00EA78F1" w:rsidP="003D7257">
            <w:pPr>
              <w:jc w:val="center"/>
              <w:rPr>
                <w:ins w:id="828" w:author="t450" w:date="2017-09-29T14:29:00Z"/>
                <w:szCs w:val="21"/>
              </w:rPr>
            </w:pPr>
            <w:ins w:id="829" w:author="t450" w:date="2017-09-29T14:29:00Z">
              <w:r>
                <w:rPr>
                  <w:rFonts w:hint="eastAsia"/>
                  <w:szCs w:val="21"/>
                </w:rPr>
                <w:t>Y</w:t>
              </w:r>
            </w:ins>
          </w:p>
        </w:tc>
        <w:tc>
          <w:tcPr>
            <w:tcW w:w="664" w:type="dxa"/>
            <w:tcBorders>
              <w:tl2br w:val="nil"/>
              <w:tr2bl w:val="nil"/>
            </w:tcBorders>
          </w:tcPr>
          <w:p w:rsidR="00EA78F1" w:rsidRDefault="00EA78F1" w:rsidP="003D7257">
            <w:pPr>
              <w:jc w:val="left"/>
              <w:rPr>
                <w:ins w:id="830" w:author="t450" w:date="2017-09-29T14:29:00Z"/>
                <w:szCs w:val="21"/>
              </w:rPr>
            </w:pPr>
          </w:p>
        </w:tc>
        <w:tc>
          <w:tcPr>
            <w:tcW w:w="1671" w:type="dxa"/>
            <w:tcBorders>
              <w:tl2br w:val="nil"/>
              <w:tr2bl w:val="nil"/>
            </w:tcBorders>
            <w:vAlign w:val="center"/>
          </w:tcPr>
          <w:p w:rsidR="00EA78F1" w:rsidRDefault="00EA78F1" w:rsidP="003D7257">
            <w:pPr>
              <w:rPr>
                <w:ins w:id="831" w:author="t450" w:date="2017-09-29T14:29:00Z"/>
                <w:rFonts w:ascii="宋体" w:hAnsi="宋体" w:cs="宋体"/>
                <w:szCs w:val="21"/>
              </w:rPr>
            </w:pPr>
            <w:ins w:id="832" w:author="t450" w:date="2017-09-29T14:29:00Z">
              <w:r>
                <w:rPr>
                  <w:rFonts w:hint="eastAsia"/>
                </w:rPr>
                <w:t>varchar(255)</w:t>
              </w:r>
            </w:ins>
          </w:p>
        </w:tc>
      </w:tr>
      <w:tr w:rsidR="00EA78F1" w:rsidTr="003D7257">
        <w:trPr>
          <w:trHeight w:val="381"/>
          <w:jc w:val="center"/>
          <w:ins w:id="833" w:author="t450" w:date="2017-09-29T14:29:00Z"/>
        </w:trPr>
        <w:tc>
          <w:tcPr>
            <w:tcW w:w="1149" w:type="dxa"/>
            <w:tcBorders>
              <w:tl2br w:val="nil"/>
              <w:tr2bl w:val="nil"/>
            </w:tcBorders>
          </w:tcPr>
          <w:p w:rsidR="00EA78F1" w:rsidRDefault="00EA78F1" w:rsidP="003D7257">
            <w:pPr>
              <w:rPr>
                <w:ins w:id="834" w:author="t450" w:date="2017-09-29T14:29:00Z"/>
                <w:rFonts w:ascii="宋体" w:hAnsi="宋体"/>
                <w:szCs w:val="21"/>
              </w:rPr>
            </w:pPr>
            <w:ins w:id="835" w:author="t450" w:date="2017-09-29T14:29:00Z">
              <w:r>
                <w:rPr>
                  <w:rFonts w:hint="eastAsia"/>
                </w:rPr>
                <w:t>create_date</w:t>
              </w:r>
            </w:ins>
          </w:p>
        </w:tc>
        <w:tc>
          <w:tcPr>
            <w:tcW w:w="1381" w:type="dxa"/>
            <w:tcBorders>
              <w:tl2br w:val="nil"/>
              <w:tr2bl w:val="nil"/>
            </w:tcBorders>
            <w:tcMar>
              <w:top w:w="0" w:type="dxa"/>
              <w:left w:w="108" w:type="dxa"/>
              <w:bottom w:w="0" w:type="dxa"/>
              <w:right w:w="108" w:type="dxa"/>
            </w:tcMar>
          </w:tcPr>
          <w:p w:rsidR="00EA78F1" w:rsidRDefault="00EA78F1" w:rsidP="003D7257">
            <w:pPr>
              <w:jc w:val="left"/>
              <w:rPr>
                <w:ins w:id="836" w:author="t450" w:date="2017-09-29T14:29:00Z"/>
                <w:rFonts w:cs="Calibri"/>
                <w:szCs w:val="21"/>
              </w:rPr>
            </w:pPr>
            <w:ins w:id="837" w:author="t450" w:date="2017-09-29T14:29:00Z">
              <w:r>
                <w:rPr>
                  <w:rFonts w:hint="eastAsia"/>
                </w:rPr>
                <w:t>创建时间</w:t>
              </w:r>
            </w:ins>
          </w:p>
        </w:tc>
        <w:tc>
          <w:tcPr>
            <w:tcW w:w="782" w:type="dxa"/>
            <w:tcBorders>
              <w:tl2br w:val="nil"/>
              <w:tr2bl w:val="nil"/>
            </w:tcBorders>
            <w:tcMar>
              <w:top w:w="0" w:type="dxa"/>
              <w:left w:w="108" w:type="dxa"/>
              <w:bottom w:w="0" w:type="dxa"/>
              <w:right w:w="108" w:type="dxa"/>
            </w:tcMar>
          </w:tcPr>
          <w:p w:rsidR="00EA78F1" w:rsidRDefault="00EA78F1" w:rsidP="003D7257">
            <w:pPr>
              <w:rPr>
                <w:ins w:id="838" w:author="t450" w:date="2017-09-29T14:29:00Z"/>
                <w:rFonts w:cs="Calibri"/>
                <w:szCs w:val="21"/>
              </w:rPr>
            </w:pPr>
          </w:p>
        </w:tc>
        <w:tc>
          <w:tcPr>
            <w:tcW w:w="1964" w:type="dxa"/>
            <w:tcBorders>
              <w:tl2br w:val="nil"/>
              <w:tr2bl w:val="nil"/>
            </w:tcBorders>
            <w:tcMar>
              <w:top w:w="0" w:type="dxa"/>
              <w:left w:w="108" w:type="dxa"/>
              <w:bottom w:w="0" w:type="dxa"/>
              <w:right w:w="108" w:type="dxa"/>
            </w:tcMar>
          </w:tcPr>
          <w:p w:rsidR="00EA78F1" w:rsidRDefault="00EA78F1" w:rsidP="003D7257">
            <w:pPr>
              <w:jc w:val="left"/>
              <w:rPr>
                <w:ins w:id="839" w:author="t450" w:date="2017-09-29T14:29:00Z"/>
                <w:szCs w:val="21"/>
              </w:rPr>
            </w:pPr>
          </w:p>
        </w:tc>
        <w:tc>
          <w:tcPr>
            <w:tcW w:w="649" w:type="dxa"/>
            <w:tcBorders>
              <w:tl2br w:val="nil"/>
              <w:tr2bl w:val="nil"/>
            </w:tcBorders>
          </w:tcPr>
          <w:p w:rsidR="00EA78F1" w:rsidRDefault="00EA78F1" w:rsidP="003D7257">
            <w:pPr>
              <w:jc w:val="center"/>
              <w:rPr>
                <w:ins w:id="840" w:author="t450" w:date="2017-09-29T14:29:00Z"/>
                <w:szCs w:val="21"/>
              </w:rPr>
            </w:pPr>
            <w:ins w:id="841" w:author="t450" w:date="2017-09-29T14:29:00Z">
              <w:r>
                <w:rPr>
                  <w:rFonts w:hint="eastAsia"/>
                  <w:szCs w:val="21"/>
                </w:rPr>
                <w:t>Y</w:t>
              </w:r>
            </w:ins>
          </w:p>
        </w:tc>
        <w:tc>
          <w:tcPr>
            <w:tcW w:w="664" w:type="dxa"/>
            <w:tcBorders>
              <w:tl2br w:val="nil"/>
              <w:tr2bl w:val="nil"/>
            </w:tcBorders>
          </w:tcPr>
          <w:p w:rsidR="00EA78F1" w:rsidRDefault="00EA78F1" w:rsidP="003D7257">
            <w:pPr>
              <w:jc w:val="left"/>
              <w:rPr>
                <w:ins w:id="842" w:author="t450" w:date="2017-09-29T14:29:00Z"/>
                <w:szCs w:val="21"/>
              </w:rPr>
            </w:pPr>
          </w:p>
        </w:tc>
        <w:tc>
          <w:tcPr>
            <w:tcW w:w="1671" w:type="dxa"/>
            <w:tcBorders>
              <w:tl2br w:val="nil"/>
              <w:tr2bl w:val="nil"/>
            </w:tcBorders>
            <w:vAlign w:val="center"/>
          </w:tcPr>
          <w:p w:rsidR="00EA78F1" w:rsidRDefault="00EA78F1" w:rsidP="003D7257">
            <w:pPr>
              <w:rPr>
                <w:ins w:id="843" w:author="t450" w:date="2017-09-29T14:29:00Z"/>
                <w:rFonts w:ascii="宋体" w:hAnsi="宋体" w:cs="宋体"/>
                <w:szCs w:val="21"/>
              </w:rPr>
            </w:pPr>
            <w:ins w:id="844" w:author="t450" w:date="2017-09-29T14:29:00Z">
              <w:r>
                <w:rPr>
                  <w:rFonts w:hint="eastAsia"/>
                </w:rPr>
                <w:t>datetime</w:t>
              </w:r>
            </w:ins>
          </w:p>
        </w:tc>
      </w:tr>
      <w:tr w:rsidR="00EA78F1" w:rsidTr="003D7257">
        <w:trPr>
          <w:trHeight w:val="381"/>
          <w:jc w:val="center"/>
          <w:ins w:id="845" w:author="t450" w:date="2017-09-29T14:29:00Z"/>
        </w:trPr>
        <w:tc>
          <w:tcPr>
            <w:tcW w:w="1149" w:type="dxa"/>
            <w:tcBorders>
              <w:tl2br w:val="nil"/>
              <w:tr2bl w:val="nil"/>
            </w:tcBorders>
          </w:tcPr>
          <w:p w:rsidR="00EA78F1" w:rsidRDefault="00EA78F1" w:rsidP="003D7257">
            <w:pPr>
              <w:rPr>
                <w:ins w:id="846" w:author="t450" w:date="2017-09-29T14:29:00Z"/>
                <w:rFonts w:ascii="宋体" w:hAnsi="宋体"/>
                <w:szCs w:val="21"/>
              </w:rPr>
            </w:pPr>
            <w:ins w:id="847" w:author="t450" w:date="2017-09-29T14:29:00Z">
              <w:r>
                <w:rPr>
                  <w:rFonts w:hint="eastAsia"/>
                </w:rPr>
                <w:t>update_by</w:t>
              </w:r>
            </w:ins>
          </w:p>
        </w:tc>
        <w:tc>
          <w:tcPr>
            <w:tcW w:w="1381" w:type="dxa"/>
            <w:tcBorders>
              <w:tl2br w:val="nil"/>
              <w:tr2bl w:val="nil"/>
            </w:tcBorders>
            <w:tcMar>
              <w:top w:w="0" w:type="dxa"/>
              <w:left w:w="108" w:type="dxa"/>
              <w:bottom w:w="0" w:type="dxa"/>
              <w:right w:w="108" w:type="dxa"/>
            </w:tcMar>
          </w:tcPr>
          <w:p w:rsidR="00EA78F1" w:rsidRDefault="00EA78F1" w:rsidP="003D7257">
            <w:pPr>
              <w:jc w:val="left"/>
              <w:rPr>
                <w:ins w:id="848" w:author="t450" w:date="2017-09-29T14:29:00Z"/>
                <w:rFonts w:cs="Calibri"/>
                <w:szCs w:val="21"/>
              </w:rPr>
            </w:pPr>
            <w:ins w:id="849" w:author="t450" w:date="2017-09-29T14:29:00Z">
              <w:r>
                <w:rPr>
                  <w:rFonts w:hint="eastAsia"/>
                </w:rPr>
                <w:t>更新人</w:t>
              </w:r>
            </w:ins>
          </w:p>
        </w:tc>
        <w:tc>
          <w:tcPr>
            <w:tcW w:w="782" w:type="dxa"/>
            <w:tcBorders>
              <w:tl2br w:val="nil"/>
              <w:tr2bl w:val="nil"/>
            </w:tcBorders>
            <w:tcMar>
              <w:top w:w="0" w:type="dxa"/>
              <w:left w:w="108" w:type="dxa"/>
              <w:bottom w:w="0" w:type="dxa"/>
              <w:right w:w="108" w:type="dxa"/>
            </w:tcMar>
          </w:tcPr>
          <w:p w:rsidR="00EA78F1" w:rsidRDefault="00EA78F1" w:rsidP="003D7257">
            <w:pPr>
              <w:rPr>
                <w:ins w:id="850" w:author="t450" w:date="2017-09-29T14:29:00Z"/>
                <w:rFonts w:cs="Calibri"/>
                <w:szCs w:val="21"/>
              </w:rPr>
            </w:pPr>
          </w:p>
        </w:tc>
        <w:tc>
          <w:tcPr>
            <w:tcW w:w="1964" w:type="dxa"/>
            <w:tcBorders>
              <w:tl2br w:val="nil"/>
              <w:tr2bl w:val="nil"/>
            </w:tcBorders>
            <w:tcMar>
              <w:top w:w="0" w:type="dxa"/>
              <w:left w:w="108" w:type="dxa"/>
              <w:bottom w:w="0" w:type="dxa"/>
              <w:right w:w="108" w:type="dxa"/>
            </w:tcMar>
          </w:tcPr>
          <w:p w:rsidR="00EA78F1" w:rsidRDefault="00EA78F1" w:rsidP="003D7257">
            <w:pPr>
              <w:jc w:val="left"/>
              <w:rPr>
                <w:ins w:id="851" w:author="t450" w:date="2017-09-29T14:29:00Z"/>
                <w:szCs w:val="21"/>
              </w:rPr>
            </w:pPr>
          </w:p>
        </w:tc>
        <w:tc>
          <w:tcPr>
            <w:tcW w:w="649" w:type="dxa"/>
            <w:tcBorders>
              <w:tl2br w:val="nil"/>
              <w:tr2bl w:val="nil"/>
            </w:tcBorders>
          </w:tcPr>
          <w:p w:rsidR="00EA78F1" w:rsidRDefault="00EA78F1" w:rsidP="003D7257">
            <w:pPr>
              <w:jc w:val="center"/>
              <w:rPr>
                <w:ins w:id="852" w:author="t450" w:date="2017-09-29T14:29:00Z"/>
                <w:szCs w:val="21"/>
              </w:rPr>
            </w:pPr>
            <w:ins w:id="853" w:author="t450" w:date="2017-09-29T14:29:00Z">
              <w:r>
                <w:rPr>
                  <w:rFonts w:hint="eastAsia"/>
                  <w:szCs w:val="21"/>
                </w:rPr>
                <w:t>Y</w:t>
              </w:r>
            </w:ins>
          </w:p>
        </w:tc>
        <w:tc>
          <w:tcPr>
            <w:tcW w:w="664" w:type="dxa"/>
            <w:tcBorders>
              <w:tl2br w:val="nil"/>
              <w:tr2bl w:val="nil"/>
            </w:tcBorders>
          </w:tcPr>
          <w:p w:rsidR="00EA78F1" w:rsidRDefault="00EA78F1" w:rsidP="003D7257">
            <w:pPr>
              <w:jc w:val="left"/>
              <w:rPr>
                <w:ins w:id="854" w:author="t450" w:date="2017-09-29T14:29:00Z"/>
                <w:szCs w:val="21"/>
              </w:rPr>
            </w:pPr>
          </w:p>
        </w:tc>
        <w:tc>
          <w:tcPr>
            <w:tcW w:w="1671" w:type="dxa"/>
            <w:tcBorders>
              <w:tl2br w:val="nil"/>
              <w:tr2bl w:val="nil"/>
            </w:tcBorders>
            <w:vAlign w:val="center"/>
          </w:tcPr>
          <w:p w:rsidR="00EA78F1" w:rsidRDefault="00EA78F1" w:rsidP="003D7257">
            <w:pPr>
              <w:rPr>
                <w:ins w:id="855" w:author="t450" w:date="2017-09-29T14:29:00Z"/>
                <w:rFonts w:ascii="宋体" w:hAnsi="宋体" w:cs="宋体"/>
                <w:szCs w:val="21"/>
              </w:rPr>
            </w:pPr>
            <w:ins w:id="856" w:author="t450" w:date="2017-09-29T14:29:00Z">
              <w:r>
                <w:rPr>
                  <w:rFonts w:hint="eastAsia"/>
                </w:rPr>
                <w:t>varchar(255)</w:t>
              </w:r>
            </w:ins>
          </w:p>
        </w:tc>
      </w:tr>
      <w:tr w:rsidR="00EA78F1" w:rsidTr="003D7257">
        <w:trPr>
          <w:trHeight w:val="703"/>
          <w:jc w:val="center"/>
          <w:ins w:id="857" w:author="t450" w:date="2017-09-29T14:29:00Z"/>
        </w:trPr>
        <w:tc>
          <w:tcPr>
            <w:tcW w:w="1149" w:type="dxa"/>
            <w:tcBorders>
              <w:tl2br w:val="nil"/>
              <w:tr2bl w:val="nil"/>
            </w:tcBorders>
          </w:tcPr>
          <w:p w:rsidR="00EA78F1" w:rsidRDefault="00EA78F1" w:rsidP="003D7257">
            <w:pPr>
              <w:rPr>
                <w:ins w:id="858" w:author="t450" w:date="2017-09-29T14:29:00Z"/>
              </w:rPr>
            </w:pPr>
            <w:ins w:id="859" w:author="t450" w:date="2017-09-29T14:29:00Z">
              <w:r>
                <w:rPr>
                  <w:rFonts w:hint="eastAsia"/>
                </w:rPr>
                <w:t>update_date</w:t>
              </w:r>
            </w:ins>
          </w:p>
        </w:tc>
        <w:tc>
          <w:tcPr>
            <w:tcW w:w="1381" w:type="dxa"/>
            <w:tcBorders>
              <w:tl2br w:val="nil"/>
              <w:tr2bl w:val="nil"/>
            </w:tcBorders>
            <w:tcMar>
              <w:top w:w="0" w:type="dxa"/>
              <w:left w:w="108" w:type="dxa"/>
              <w:bottom w:w="0" w:type="dxa"/>
              <w:right w:w="108" w:type="dxa"/>
            </w:tcMar>
          </w:tcPr>
          <w:p w:rsidR="00EA78F1" w:rsidRDefault="00EA78F1" w:rsidP="003D7257">
            <w:pPr>
              <w:jc w:val="left"/>
              <w:rPr>
                <w:ins w:id="860" w:author="t450" w:date="2017-09-29T14:29:00Z"/>
                <w:rFonts w:cs="Calibri"/>
                <w:szCs w:val="21"/>
              </w:rPr>
            </w:pPr>
            <w:ins w:id="861" w:author="t450" w:date="2017-09-29T14:29:00Z">
              <w:r>
                <w:rPr>
                  <w:rFonts w:hint="eastAsia"/>
                </w:rPr>
                <w:t>更新时间</w:t>
              </w:r>
            </w:ins>
          </w:p>
        </w:tc>
        <w:tc>
          <w:tcPr>
            <w:tcW w:w="782" w:type="dxa"/>
            <w:tcBorders>
              <w:tl2br w:val="nil"/>
              <w:tr2bl w:val="nil"/>
            </w:tcBorders>
            <w:tcMar>
              <w:top w:w="0" w:type="dxa"/>
              <w:left w:w="108" w:type="dxa"/>
              <w:bottom w:w="0" w:type="dxa"/>
              <w:right w:w="108" w:type="dxa"/>
            </w:tcMar>
          </w:tcPr>
          <w:p w:rsidR="00EA78F1" w:rsidRDefault="00EA78F1" w:rsidP="003D7257">
            <w:pPr>
              <w:rPr>
                <w:ins w:id="862" w:author="t450" w:date="2017-09-29T14:29:00Z"/>
                <w:rFonts w:cs="Calibri"/>
                <w:szCs w:val="21"/>
              </w:rPr>
            </w:pPr>
          </w:p>
        </w:tc>
        <w:tc>
          <w:tcPr>
            <w:tcW w:w="1964" w:type="dxa"/>
            <w:tcBorders>
              <w:tl2br w:val="nil"/>
              <w:tr2bl w:val="nil"/>
            </w:tcBorders>
            <w:tcMar>
              <w:top w:w="0" w:type="dxa"/>
              <w:left w:w="108" w:type="dxa"/>
              <w:bottom w:w="0" w:type="dxa"/>
              <w:right w:w="108" w:type="dxa"/>
            </w:tcMar>
          </w:tcPr>
          <w:p w:rsidR="00EA78F1" w:rsidRDefault="00EA78F1" w:rsidP="003D7257">
            <w:pPr>
              <w:jc w:val="left"/>
              <w:rPr>
                <w:ins w:id="863" w:author="t450" w:date="2017-09-29T14:29:00Z"/>
              </w:rPr>
            </w:pPr>
          </w:p>
        </w:tc>
        <w:tc>
          <w:tcPr>
            <w:tcW w:w="649" w:type="dxa"/>
            <w:tcBorders>
              <w:tl2br w:val="nil"/>
              <w:tr2bl w:val="nil"/>
            </w:tcBorders>
          </w:tcPr>
          <w:p w:rsidR="00EA78F1" w:rsidRDefault="00EA78F1" w:rsidP="003D7257">
            <w:pPr>
              <w:jc w:val="center"/>
              <w:rPr>
                <w:ins w:id="864" w:author="t450" w:date="2017-09-29T14:29:00Z"/>
                <w:szCs w:val="21"/>
              </w:rPr>
            </w:pPr>
            <w:ins w:id="865" w:author="t450" w:date="2017-09-29T14:29:00Z">
              <w:r>
                <w:rPr>
                  <w:rFonts w:hint="eastAsia"/>
                  <w:szCs w:val="21"/>
                </w:rPr>
                <w:t>Y</w:t>
              </w:r>
            </w:ins>
          </w:p>
        </w:tc>
        <w:tc>
          <w:tcPr>
            <w:tcW w:w="664" w:type="dxa"/>
            <w:tcBorders>
              <w:tl2br w:val="nil"/>
              <w:tr2bl w:val="nil"/>
            </w:tcBorders>
          </w:tcPr>
          <w:p w:rsidR="00EA78F1" w:rsidRDefault="00EA78F1" w:rsidP="003D7257">
            <w:pPr>
              <w:jc w:val="left"/>
              <w:rPr>
                <w:ins w:id="866" w:author="t450" w:date="2017-09-29T14:29:00Z"/>
                <w:szCs w:val="21"/>
              </w:rPr>
            </w:pPr>
          </w:p>
        </w:tc>
        <w:tc>
          <w:tcPr>
            <w:tcW w:w="1671" w:type="dxa"/>
            <w:tcBorders>
              <w:tl2br w:val="nil"/>
              <w:tr2bl w:val="nil"/>
            </w:tcBorders>
            <w:vAlign w:val="center"/>
          </w:tcPr>
          <w:p w:rsidR="00EA78F1" w:rsidRDefault="00EA78F1" w:rsidP="003D7257">
            <w:pPr>
              <w:rPr>
                <w:ins w:id="867" w:author="t450" w:date="2017-09-29T14:29:00Z"/>
                <w:rFonts w:ascii="宋体" w:hAnsi="宋体" w:cs="宋体"/>
                <w:szCs w:val="21"/>
              </w:rPr>
            </w:pPr>
            <w:ins w:id="868" w:author="t450" w:date="2017-09-29T14:29:00Z">
              <w:r>
                <w:rPr>
                  <w:rFonts w:hint="eastAsia"/>
                </w:rPr>
                <w:t>datetime</w:t>
              </w:r>
            </w:ins>
          </w:p>
        </w:tc>
      </w:tr>
      <w:tr w:rsidR="00EA78F1" w:rsidTr="003D7257">
        <w:trPr>
          <w:trHeight w:val="381"/>
          <w:jc w:val="center"/>
          <w:ins w:id="869" w:author="t450" w:date="2017-09-29T14:29:00Z"/>
        </w:trPr>
        <w:tc>
          <w:tcPr>
            <w:tcW w:w="1149" w:type="dxa"/>
            <w:tcBorders>
              <w:tl2br w:val="nil"/>
              <w:tr2bl w:val="nil"/>
            </w:tcBorders>
          </w:tcPr>
          <w:p w:rsidR="00EA78F1" w:rsidRDefault="00EA78F1" w:rsidP="003D7257">
            <w:pPr>
              <w:rPr>
                <w:ins w:id="870" w:author="t450" w:date="2017-09-29T14:29:00Z"/>
              </w:rPr>
            </w:pPr>
            <w:ins w:id="871" w:author="t450" w:date="2017-09-29T14:29:00Z">
              <w:r>
                <w:rPr>
                  <w:rFonts w:hint="eastAsia"/>
                </w:rPr>
                <w:t>remarks</w:t>
              </w:r>
            </w:ins>
          </w:p>
        </w:tc>
        <w:tc>
          <w:tcPr>
            <w:tcW w:w="1381" w:type="dxa"/>
            <w:tcBorders>
              <w:tl2br w:val="nil"/>
              <w:tr2bl w:val="nil"/>
            </w:tcBorders>
            <w:tcMar>
              <w:top w:w="0" w:type="dxa"/>
              <w:left w:w="108" w:type="dxa"/>
              <w:bottom w:w="0" w:type="dxa"/>
              <w:right w:w="108" w:type="dxa"/>
            </w:tcMar>
          </w:tcPr>
          <w:p w:rsidR="00EA78F1" w:rsidRDefault="00EA78F1" w:rsidP="003D7257">
            <w:pPr>
              <w:jc w:val="left"/>
              <w:rPr>
                <w:ins w:id="872" w:author="t450" w:date="2017-09-29T14:29:00Z"/>
                <w:rFonts w:cs="Calibri"/>
                <w:szCs w:val="21"/>
              </w:rPr>
            </w:pPr>
            <w:ins w:id="873" w:author="t450" w:date="2017-09-29T14:29:00Z">
              <w:r>
                <w:rPr>
                  <w:rFonts w:hint="eastAsia"/>
                </w:rPr>
                <w:t>备注信息</w:t>
              </w:r>
            </w:ins>
          </w:p>
        </w:tc>
        <w:tc>
          <w:tcPr>
            <w:tcW w:w="782" w:type="dxa"/>
            <w:tcBorders>
              <w:tl2br w:val="nil"/>
              <w:tr2bl w:val="nil"/>
            </w:tcBorders>
            <w:tcMar>
              <w:top w:w="0" w:type="dxa"/>
              <w:left w:w="108" w:type="dxa"/>
              <w:bottom w:w="0" w:type="dxa"/>
              <w:right w:w="108" w:type="dxa"/>
            </w:tcMar>
          </w:tcPr>
          <w:p w:rsidR="00EA78F1" w:rsidRDefault="00EA78F1" w:rsidP="003D7257">
            <w:pPr>
              <w:rPr>
                <w:ins w:id="874" w:author="t450" w:date="2017-09-29T14:29:00Z"/>
                <w:rFonts w:cs="Calibri"/>
                <w:szCs w:val="21"/>
              </w:rPr>
            </w:pPr>
          </w:p>
        </w:tc>
        <w:tc>
          <w:tcPr>
            <w:tcW w:w="1964" w:type="dxa"/>
            <w:tcBorders>
              <w:tl2br w:val="nil"/>
              <w:tr2bl w:val="nil"/>
            </w:tcBorders>
            <w:tcMar>
              <w:top w:w="0" w:type="dxa"/>
              <w:left w:w="108" w:type="dxa"/>
              <w:bottom w:w="0" w:type="dxa"/>
              <w:right w:w="108" w:type="dxa"/>
            </w:tcMar>
          </w:tcPr>
          <w:p w:rsidR="00EA78F1" w:rsidRDefault="00EA78F1" w:rsidP="003D7257">
            <w:pPr>
              <w:jc w:val="left"/>
              <w:rPr>
                <w:ins w:id="875" w:author="t450" w:date="2017-09-29T14:29:00Z"/>
              </w:rPr>
            </w:pPr>
          </w:p>
        </w:tc>
        <w:tc>
          <w:tcPr>
            <w:tcW w:w="649" w:type="dxa"/>
            <w:tcBorders>
              <w:tl2br w:val="nil"/>
              <w:tr2bl w:val="nil"/>
            </w:tcBorders>
          </w:tcPr>
          <w:p w:rsidR="00EA78F1" w:rsidRDefault="00EA78F1" w:rsidP="003D7257">
            <w:pPr>
              <w:jc w:val="center"/>
              <w:rPr>
                <w:ins w:id="876" w:author="t450" w:date="2017-09-29T14:29:00Z"/>
                <w:szCs w:val="21"/>
              </w:rPr>
            </w:pPr>
            <w:ins w:id="877" w:author="t450" w:date="2017-09-29T14:29:00Z">
              <w:r>
                <w:rPr>
                  <w:rFonts w:hint="eastAsia"/>
                  <w:szCs w:val="21"/>
                </w:rPr>
                <w:t>Y</w:t>
              </w:r>
            </w:ins>
          </w:p>
        </w:tc>
        <w:tc>
          <w:tcPr>
            <w:tcW w:w="664" w:type="dxa"/>
            <w:tcBorders>
              <w:tl2br w:val="nil"/>
              <w:tr2bl w:val="nil"/>
            </w:tcBorders>
          </w:tcPr>
          <w:p w:rsidR="00EA78F1" w:rsidRDefault="00EA78F1" w:rsidP="003D7257">
            <w:pPr>
              <w:jc w:val="left"/>
              <w:rPr>
                <w:ins w:id="878" w:author="t450" w:date="2017-09-29T14:29:00Z"/>
                <w:szCs w:val="21"/>
              </w:rPr>
            </w:pPr>
          </w:p>
        </w:tc>
        <w:tc>
          <w:tcPr>
            <w:tcW w:w="1671" w:type="dxa"/>
            <w:tcBorders>
              <w:tl2br w:val="nil"/>
              <w:tr2bl w:val="nil"/>
            </w:tcBorders>
            <w:vAlign w:val="center"/>
          </w:tcPr>
          <w:p w:rsidR="00EA78F1" w:rsidRDefault="00EA78F1" w:rsidP="003D7257">
            <w:pPr>
              <w:rPr>
                <w:ins w:id="879" w:author="t450" w:date="2017-09-29T14:29:00Z"/>
                <w:rFonts w:ascii="宋体" w:hAnsi="宋体" w:cs="宋体"/>
                <w:szCs w:val="21"/>
              </w:rPr>
            </w:pPr>
            <w:ins w:id="880" w:author="t450" w:date="2017-09-29T14:29:00Z">
              <w:r>
                <w:rPr>
                  <w:rFonts w:hint="eastAsia"/>
                </w:rPr>
                <w:t>varchar(255)</w:t>
              </w:r>
            </w:ins>
          </w:p>
        </w:tc>
      </w:tr>
      <w:tr w:rsidR="00EA78F1" w:rsidTr="003D7257">
        <w:trPr>
          <w:trHeight w:val="442"/>
          <w:jc w:val="center"/>
          <w:ins w:id="881" w:author="t450" w:date="2017-09-29T14:29:00Z"/>
        </w:trPr>
        <w:tc>
          <w:tcPr>
            <w:tcW w:w="1149" w:type="dxa"/>
            <w:tcBorders>
              <w:tl2br w:val="nil"/>
              <w:tr2bl w:val="nil"/>
            </w:tcBorders>
          </w:tcPr>
          <w:p w:rsidR="00EA78F1" w:rsidRDefault="00EA78F1" w:rsidP="003D7257">
            <w:pPr>
              <w:rPr>
                <w:ins w:id="882" w:author="t450" w:date="2017-09-29T14:29:00Z"/>
              </w:rPr>
            </w:pPr>
            <w:ins w:id="883" w:author="t450" w:date="2017-09-29T14:29:00Z">
              <w:r>
                <w:rPr>
                  <w:rFonts w:hint="eastAsia"/>
                </w:rPr>
                <w:t>del_flag</w:t>
              </w:r>
            </w:ins>
          </w:p>
        </w:tc>
        <w:tc>
          <w:tcPr>
            <w:tcW w:w="1381" w:type="dxa"/>
            <w:tcBorders>
              <w:tl2br w:val="nil"/>
              <w:tr2bl w:val="nil"/>
            </w:tcBorders>
            <w:tcMar>
              <w:top w:w="0" w:type="dxa"/>
              <w:left w:w="108" w:type="dxa"/>
              <w:bottom w:w="0" w:type="dxa"/>
              <w:right w:w="108" w:type="dxa"/>
            </w:tcMar>
          </w:tcPr>
          <w:p w:rsidR="00EA78F1" w:rsidRDefault="00EA78F1" w:rsidP="003D7257">
            <w:pPr>
              <w:jc w:val="left"/>
              <w:rPr>
                <w:ins w:id="884" w:author="t450" w:date="2017-09-29T14:29:00Z"/>
                <w:rFonts w:cs="Calibri"/>
                <w:szCs w:val="21"/>
              </w:rPr>
            </w:pPr>
            <w:ins w:id="885" w:author="t450" w:date="2017-09-29T14:29:00Z">
              <w:r>
                <w:rPr>
                  <w:rFonts w:hint="eastAsia"/>
                </w:rPr>
                <w:t>删除标记</w:t>
              </w:r>
            </w:ins>
          </w:p>
        </w:tc>
        <w:tc>
          <w:tcPr>
            <w:tcW w:w="782" w:type="dxa"/>
            <w:tcBorders>
              <w:tl2br w:val="nil"/>
              <w:tr2bl w:val="nil"/>
            </w:tcBorders>
            <w:tcMar>
              <w:top w:w="0" w:type="dxa"/>
              <w:left w:w="108" w:type="dxa"/>
              <w:bottom w:w="0" w:type="dxa"/>
              <w:right w:w="108" w:type="dxa"/>
            </w:tcMar>
          </w:tcPr>
          <w:p w:rsidR="00EA78F1" w:rsidRDefault="00EA78F1" w:rsidP="003D7257">
            <w:pPr>
              <w:rPr>
                <w:ins w:id="886" w:author="t450" w:date="2017-09-29T14:29:00Z"/>
                <w:rFonts w:cs="Calibri"/>
                <w:szCs w:val="21"/>
              </w:rPr>
            </w:pPr>
          </w:p>
        </w:tc>
        <w:tc>
          <w:tcPr>
            <w:tcW w:w="1964" w:type="dxa"/>
            <w:tcBorders>
              <w:tl2br w:val="nil"/>
              <w:tr2bl w:val="nil"/>
            </w:tcBorders>
            <w:tcMar>
              <w:top w:w="0" w:type="dxa"/>
              <w:left w:w="108" w:type="dxa"/>
              <w:bottom w:w="0" w:type="dxa"/>
              <w:right w:w="108" w:type="dxa"/>
            </w:tcMar>
          </w:tcPr>
          <w:p w:rsidR="00EA78F1" w:rsidRDefault="00EA78F1" w:rsidP="003D7257">
            <w:pPr>
              <w:jc w:val="left"/>
              <w:rPr>
                <w:ins w:id="887" w:author="t450" w:date="2017-09-29T14:29:00Z"/>
              </w:rPr>
            </w:pPr>
          </w:p>
        </w:tc>
        <w:tc>
          <w:tcPr>
            <w:tcW w:w="649" w:type="dxa"/>
            <w:tcBorders>
              <w:tl2br w:val="nil"/>
              <w:tr2bl w:val="nil"/>
            </w:tcBorders>
          </w:tcPr>
          <w:p w:rsidR="00EA78F1" w:rsidRDefault="00EA78F1" w:rsidP="003D7257">
            <w:pPr>
              <w:jc w:val="center"/>
              <w:rPr>
                <w:ins w:id="888" w:author="t450" w:date="2017-09-29T14:29:00Z"/>
                <w:szCs w:val="21"/>
              </w:rPr>
            </w:pPr>
            <w:ins w:id="889" w:author="t450" w:date="2017-09-29T14:29:00Z">
              <w:r>
                <w:rPr>
                  <w:rFonts w:hint="eastAsia"/>
                  <w:szCs w:val="21"/>
                </w:rPr>
                <w:t>Y</w:t>
              </w:r>
            </w:ins>
          </w:p>
        </w:tc>
        <w:tc>
          <w:tcPr>
            <w:tcW w:w="664" w:type="dxa"/>
            <w:tcBorders>
              <w:tl2br w:val="nil"/>
              <w:tr2bl w:val="nil"/>
            </w:tcBorders>
          </w:tcPr>
          <w:p w:rsidR="00EA78F1" w:rsidRDefault="00EA78F1" w:rsidP="003D7257">
            <w:pPr>
              <w:jc w:val="left"/>
              <w:rPr>
                <w:ins w:id="890" w:author="t450" w:date="2017-09-29T14:29:00Z"/>
                <w:szCs w:val="21"/>
              </w:rPr>
            </w:pPr>
          </w:p>
        </w:tc>
        <w:tc>
          <w:tcPr>
            <w:tcW w:w="1671" w:type="dxa"/>
            <w:tcBorders>
              <w:tl2br w:val="nil"/>
              <w:tr2bl w:val="nil"/>
            </w:tcBorders>
            <w:vAlign w:val="center"/>
          </w:tcPr>
          <w:p w:rsidR="00EA78F1" w:rsidRDefault="00EA78F1" w:rsidP="003D7257">
            <w:pPr>
              <w:rPr>
                <w:ins w:id="891" w:author="t450" w:date="2017-09-29T14:29:00Z"/>
                <w:rFonts w:ascii="宋体" w:hAnsi="宋体" w:cs="宋体"/>
                <w:szCs w:val="21"/>
              </w:rPr>
            </w:pPr>
            <w:ins w:id="892" w:author="t450" w:date="2017-09-29T14:29:00Z">
              <w:r>
                <w:rPr>
                  <w:rFonts w:hint="eastAsia"/>
                </w:rPr>
                <w:t>char(1)</w:t>
              </w:r>
            </w:ins>
          </w:p>
        </w:tc>
      </w:tr>
    </w:tbl>
    <w:p w:rsidR="00EA78F1" w:rsidRDefault="00EA78F1" w:rsidP="00EA78F1">
      <w:pPr>
        <w:pStyle w:val="5"/>
      </w:pPr>
      <w:moveToRangeStart w:id="893" w:author="t450" w:date="2017-09-29T14:29:00Z" w:name="move494458703"/>
      <w:moveTo w:id="894" w:author="t450" w:date="2017-09-29T14:29:00Z">
        <w:r w:rsidRPr="00CB2A37">
          <w:t>系统角色表</w:t>
        </w:r>
        <w:r>
          <w:rPr>
            <w:rFonts w:hint="eastAsia"/>
          </w:rPr>
          <w:t>（</w:t>
        </w:r>
        <w:r>
          <w:rPr>
            <w:rFonts w:hint="eastAsia"/>
          </w:rPr>
          <w:t>sys_role</w:t>
        </w:r>
        <w:r>
          <w:rPr>
            <w:rFonts w:hint="eastAsia"/>
          </w:rPr>
          <w:t>）</w:t>
        </w:r>
      </w:moveTo>
    </w:p>
    <w:moveToRangeEnd w:id="893"/>
    <w:p w:rsidR="00EA78F1" w:rsidRPr="00E44195" w:rsidDel="00EA78F1" w:rsidRDefault="00EA78F1">
      <w:pPr>
        <w:rPr>
          <w:del w:id="895" w:author="t450" w:date="2017-09-29T14:29:00Z"/>
        </w:rPr>
        <w:pPrChange w:id="896" w:author="t450" w:date="2017-09-29T14:29:00Z">
          <w:pPr>
            <w:pStyle w:val="5"/>
          </w:pPr>
        </w:pPrChange>
      </w:pPr>
    </w:p>
    <w:tbl>
      <w:tblPr>
        <w:tblW w:w="830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178"/>
        <w:gridCol w:w="1416"/>
        <w:gridCol w:w="710"/>
        <w:gridCol w:w="1886"/>
        <w:gridCol w:w="779"/>
        <w:gridCol w:w="795"/>
        <w:gridCol w:w="1545"/>
      </w:tblGrid>
      <w:tr w:rsidR="00421069" w:rsidTr="000D278B">
        <w:trPr>
          <w:trHeight w:val="400"/>
          <w:jc w:val="center"/>
        </w:trPr>
        <w:tc>
          <w:tcPr>
            <w:tcW w:w="1178" w:type="dxa"/>
            <w:tcBorders>
              <w:tl2br w:val="nil"/>
              <w:tr2bl w:val="nil"/>
            </w:tcBorders>
          </w:tcPr>
          <w:p w:rsidR="00421069" w:rsidRDefault="00421069" w:rsidP="002E1B48">
            <w:pPr>
              <w:rPr>
                <w:rFonts w:ascii="宋体" w:hAnsi="宋体"/>
                <w:b/>
                <w:szCs w:val="21"/>
              </w:rPr>
            </w:pPr>
            <w:r>
              <w:rPr>
                <w:rFonts w:ascii="宋体" w:hAnsi="宋体" w:hint="eastAsia"/>
                <w:b/>
                <w:szCs w:val="21"/>
              </w:rPr>
              <w:t>SYS_USER</w:t>
            </w:r>
          </w:p>
        </w:tc>
        <w:tc>
          <w:tcPr>
            <w:tcW w:w="7131" w:type="dxa"/>
            <w:gridSpan w:val="6"/>
            <w:tcBorders>
              <w:tl2br w:val="nil"/>
              <w:tr2bl w:val="nil"/>
            </w:tcBorders>
            <w:tcMar>
              <w:top w:w="0" w:type="dxa"/>
              <w:left w:w="108" w:type="dxa"/>
              <w:bottom w:w="0" w:type="dxa"/>
              <w:right w:w="108" w:type="dxa"/>
            </w:tcMar>
          </w:tcPr>
          <w:p w:rsidR="00421069" w:rsidRDefault="00421069" w:rsidP="002E1B48">
            <w:pPr>
              <w:rPr>
                <w:rFonts w:ascii="宋体" w:hAnsi="宋体"/>
                <w:szCs w:val="21"/>
              </w:rPr>
            </w:pPr>
            <w:r>
              <w:rPr>
                <w:rFonts w:ascii="宋体" w:hAnsi="宋体" w:hint="eastAsia"/>
                <w:b/>
                <w:szCs w:val="21"/>
              </w:rPr>
              <w:t>系统角色表</w:t>
            </w:r>
          </w:p>
        </w:tc>
      </w:tr>
      <w:tr w:rsidR="00421069" w:rsidTr="000D278B">
        <w:trPr>
          <w:trHeight w:val="708"/>
          <w:jc w:val="center"/>
        </w:trPr>
        <w:tc>
          <w:tcPr>
            <w:tcW w:w="1178" w:type="dxa"/>
            <w:tcBorders>
              <w:tl2br w:val="nil"/>
              <w:tr2bl w:val="nil"/>
            </w:tcBorders>
          </w:tcPr>
          <w:p w:rsidR="00421069" w:rsidRDefault="00421069" w:rsidP="002E1B48">
            <w:r>
              <w:rPr>
                <w:rFonts w:ascii="宋体" w:hAnsi="宋体" w:hint="eastAsia"/>
                <w:szCs w:val="21"/>
              </w:rPr>
              <w:t>字段代码</w:t>
            </w:r>
          </w:p>
        </w:tc>
        <w:tc>
          <w:tcPr>
            <w:tcW w:w="1416" w:type="dxa"/>
            <w:tcBorders>
              <w:tl2br w:val="nil"/>
              <w:tr2bl w:val="nil"/>
            </w:tcBorders>
            <w:tcMar>
              <w:top w:w="0" w:type="dxa"/>
              <w:left w:w="108" w:type="dxa"/>
              <w:bottom w:w="0" w:type="dxa"/>
              <w:right w:w="108" w:type="dxa"/>
            </w:tcMar>
          </w:tcPr>
          <w:p w:rsidR="00421069" w:rsidRDefault="00421069" w:rsidP="002E1B48">
            <w:pPr>
              <w:rPr>
                <w:rFonts w:cs="Calibri"/>
                <w:szCs w:val="21"/>
              </w:rPr>
            </w:pPr>
            <w:r>
              <w:rPr>
                <w:rFonts w:ascii="宋体" w:hAnsi="宋体" w:hint="eastAsia"/>
                <w:szCs w:val="21"/>
              </w:rPr>
              <w:t>字段名</w:t>
            </w:r>
          </w:p>
        </w:tc>
        <w:tc>
          <w:tcPr>
            <w:tcW w:w="710" w:type="dxa"/>
            <w:tcBorders>
              <w:tl2br w:val="nil"/>
              <w:tr2bl w:val="nil"/>
            </w:tcBorders>
            <w:tcMar>
              <w:top w:w="0" w:type="dxa"/>
              <w:left w:w="108" w:type="dxa"/>
              <w:bottom w:w="0" w:type="dxa"/>
              <w:right w:w="108" w:type="dxa"/>
            </w:tcMar>
          </w:tcPr>
          <w:p w:rsidR="00421069" w:rsidRDefault="00421069" w:rsidP="002E1B48">
            <w:pPr>
              <w:rPr>
                <w:rFonts w:cs="Calibri"/>
                <w:szCs w:val="21"/>
              </w:rPr>
            </w:pPr>
            <w:r>
              <w:rPr>
                <w:rFonts w:ascii="宋体" w:hAnsi="宋体" w:hint="eastAsia"/>
                <w:szCs w:val="21"/>
              </w:rPr>
              <w:t>主键</w:t>
            </w:r>
          </w:p>
        </w:tc>
        <w:tc>
          <w:tcPr>
            <w:tcW w:w="1886" w:type="dxa"/>
            <w:tcBorders>
              <w:tl2br w:val="nil"/>
              <w:tr2bl w:val="nil"/>
            </w:tcBorders>
            <w:tcMar>
              <w:top w:w="0" w:type="dxa"/>
              <w:left w:w="108" w:type="dxa"/>
              <w:bottom w:w="0" w:type="dxa"/>
              <w:right w:w="108" w:type="dxa"/>
            </w:tcMar>
          </w:tcPr>
          <w:p w:rsidR="00421069" w:rsidRDefault="00421069" w:rsidP="002E1B48">
            <w:r>
              <w:rPr>
                <w:rFonts w:ascii="宋体" w:hAnsi="宋体" w:hint="eastAsia"/>
                <w:szCs w:val="21"/>
              </w:rPr>
              <w:t>备注</w:t>
            </w:r>
          </w:p>
        </w:tc>
        <w:tc>
          <w:tcPr>
            <w:tcW w:w="779" w:type="dxa"/>
            <w:tcBorders>
              <w:tl2br w:val="nil"/>
              <w:tr2bl w:val="nil"/>
            </w:tcBorders>
          </w:tcPr>
          <w:p w:rsidR="00421069" w:rsidRDefault="00421069" w:rsidP="002E1B48">
            <w:pPr>
              <w:rPr>
                <w:szCs w:val="21"/>
              </w:rPr>
            </w:pPr>
            <w:r>
              <w:rPr>
                <w:rFonts w:cs="Calibri" w:hint="eastAsia"/>
                <w:szCs w:val="21"/>
              </w:rPr>
              <w:t>可空</w:t>
            </w:r>
          </w:p>
        </w:tc>
        <w:tc>
          <w:tcPr>
            <w:tcW w:w="795" w:type="dxa"/>
            <w:tcBorders>
              <w:tl2br w:val="nil"/>
              <w:tr2bl w:val="nil"/>
            </w:tcBorders>
          </w:tcPr>
          <w:p w:rsidR="00421069" w:rsidRDefault="00421069" w:rsidP="002E1B48">
            <w:pPr>
              <w:rPr>
                <w:szCs w:val="21"/>
              </w:rPr>
            </w:pPr>
            <w:r>
              <w:rPr>
                <w:rFonts w:cs="Calibri" w:hint="eastAsia"/>
                <w:szCs w:val="21"/>
              </w:rPr>
              <w:t>默认值</w:t>
            </w:r>
          </w:p>
        </w:tc>
        <w:tc>
          <w:tcPr>
            <w:tcW w:w="1545" w:type="dxa"/>
            <w:tcBorders>
              <w:tl2br w:val="nil"/>
              <w:tr2bl w:val="nil"/>
            </w:tcBorders>
          </w:tcPr>
          <w:p w:rsidR="00421069" w:rsidRDefault="00421069" w:rsidP="002E1B48">
            <w:r>
              <w:rPr>
                <w:rFonts w:ascii="宋体" w:hAnsi="宋体" w:hint="eastAsia"/>
                <w:szCs w:val="21"/>
              </w:rPr>
              <w:t>类型</w:t>
            </w:r>
          </w:p>
        </w:tc>
      </w:tr>
      <w:tr w:rsidR="00421069" w:rsidTr="000D278B">
        <w:trPr>
          <w:trHeight w:val="400"/>
          <w:jc w:val="center"/>
        </w:trPr>
        <w:tc>
          <w:tcPr>
            <w:tcW w:w="1178" w:type="dxa"/>
            <w:tcBorders>
              <w:tl2br w:val="nil"/>
              <w:tr2bl w:val="nil"/>
            </w:tcBorders>
          </w:tcPr>
          <w:p w:rsidR="00421069" w:rsidRDefault="00421069" w:rsidP="002E1B48">
            <w:pPr>
              <w:rPr>
                <w:rFonts w:ascii="宋体" w:hAnsi="宋体"/>
                <w:szCs w:val="21"/>
              </w:rPr>
            </w:pPr>
            <w:r>
              <w:rPr>
                <w:rFonts w:hint="eastAsia"/>
              </w:rPr>
              <w:t>id</w:t>
            </w:r>
          </w:p>
        </w:tc>
        <w:tc>
          <w:tcPr>
            <w:tcW w:w="1416"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r>
              <w:rPr>
                <w:rFonts w:hint="eastAsia"/>
              </w:rPr>
              <w:t>编号</w:t>
            </w:r>
          </w:p>
        </w:tc>
        <w:tc>
          <w:tcPr>
            <w:tcW w:w="710" w:type="dxa"/>
            <w:tcBorders>
              <w:tl2br w:val="nil"/>
              <w:tr2bl w:val="nil"/>
            </w:tcBorders>
            <w:tcMar>
              <w:top w:w="0" w:type="dxa"/>
              <w:left w:w="108" w:type="dxa"/>
              <w:bottom w:w="0" w:type="dxa"/>
              <w:right w:w="108" w:type="dxa"/>
            </w:tcMar>
          </w:tcPr>
          <w:p w:rsidR="00421069" w:rsidRDefault="00421069" w:rsidP="002E1B48">
            <w:pPr>
              <w:rPr>
                <w:rFonts w:cs="Calibri"/>
                <w:szCs w:val="21"/>
              </w:rPr>
            </w:pPr>
            <w:r>
              <w:rPr>
                <w:rFonts w:cs="Calibri" w:hint="eastAsia"/>
                <w:szCs w:val="21"/>
              </w:rPr>
              <w:t>Y</w:t>
            </w:r>
          </w:p>
        </w:tc>
        <w:tc>
          <w:tcPr>
            <w:tcW w:w="1886" w:type="dxa"/>
            <w:tcBorders>
              <w:tl2br w:val="nil"/>
              <w:tr2bl w:val="nil"/>
            </w:tcBorders>
            <w:tcMar>
              <w:top w:w="0" w:type="dxa"/>
              <w:left w:w="108" w:type="dxa"/>
              <w:bottom w:w="0" w:type="dxa"/>
              <w:right w:w="108" w:type="dxa"/>
            </w:tcMar>
          </w:tcPr>
          <w:p w:rsidR="00421069" w:rsidRDefault="00421069" w:rsidP="002E1B48">
            <w:pPr>
              <w:jc w:val="left"/>
              <w:rPr>
                <w:szCs w:val="21"/>
              </w:rPr>
            </w:pPr>
            <w:r>
              <w:rPr>
                <w:rFonts w:hint="eastAsia"/>
                <w:szCs w:val="21"/>
              </w:rPr>
              <w:t>自动递增</w:t>
            </w:r>
          </w:p>
        </w:tc>
        <w:tc>
          <w:tcPr>
            <w:tcW w:w="779" w:type="dxa"/>
            <w:tcBorders>
              <w:tl2br w:val="nil"/>
              <w:tr2bl w:val="nil"/>
            </w:tcBorders>
          </w:tcPr>
          <w:p w:rsidR="00421069" w:rsidRDefault="00421069" w:rsidP="002E1B48">
            <w:pPr>
              <w:jc w:val="left"/>
              <w:rPr>
                <w:szCs w:val="21"/>
              </w:rPr>
            </w:pPr>
            <w:r>
              <w:rPr>
                <w:rFonts w:hint="eastAsia"/>
                <w:szCs w:val="21"/>
              </w:rPr>
              <w:t xml:space="preserve"> N</w:t>
            </w:r>
          </w:p>
        </w:tc>
        <w:tc>
          <w:tcPr>
            <w:tcW w:w="795" w:type="dxa"/>
            <w:tcBorders>
              <w:tl2br w:val="nil"/>
              <w:tr2bl w:val="nil"/>
            </w:tcBorders>
          </w:tcPr>
          <w:p w:rsidR="00421069" w:rsidRDefault="00421069" w:rsidP="002E1B48">
            <w:pPr>
              <w:jc w:val="left"/>
              <w:rPr>
                <w:szCs w:val="21"/>
              </w:rPr>
            </w:pPr>
          </w:p>
        </w:tc>
        <w:tc>
          <w:tcPr>
            <w:tcW w:w="1545" w:type="dxa"/>
            <w:tcBorders>
              <w:tl2br w:val="nil"/>
              <w:tr2bl w:val="nil"/>
            </w:tcBorders>
            <w:vAlign w:val="center"/>
          </w:tcPr>
          <w:p w:rsidR="00421069" w:rsidRDefault="00421069" w:rsidP="002E1B48">
            <w:pPr>
              <w:rPr>
                <w:rFonts w:ascii="宋体" w:hAnsi="宋体" w:cs="宋体"/>
                <w:szCs w:val="21"/>
              </w:rPr>
            </w:pPr>
            <w:r>
              <w:rPr>
                <w:rFonts w:hint="eastAsia"/>
              </w:rPr>
              <w:t>int</w:t>
            </w:r>
          </w:p>
        </w:tc>
      </w:tr>
      <w:tr w:rsidR="00421069" w:rsidTr="000D278B">
        <w:trPr>
          <w:trHeight w:val="400"/>
          <w:jc w:val="center"/>
        </w:trPr>
        <w:tc>
          <w:tcPr>
            <w:tcW w:w="1178" w:type="dxa"/>
            <w:tcBorders>
              <w:tl2br w:val="nil"/>
              <w:tr2bl w:val="nil"/>
            </w:tcBorders>
          </w:tcPr>
          <w:p w:rsidR="00421069" w:rsidRDefault="00421069" w:rsidP="002E1B48">
            <w:pPr>
              <w:rPr>
                <w:rFonts w:ascii="宋体" w:hAnsi="宋体"/>
                <w:szCs w:val="21"/>
              </w:rPr>
            </w:pPr>
            <w:r>
              <w:rPr>
                <w:rFonts w:hint="eastAsia"/>
              </w:rPr>
              <w:t>name</w:t>
            </w:r>
          </w:p>
        </w:tc>
        <w:tc>
          <w:tcPr>
            <w:tcW w:w="1416"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r>
              <w:rPr>
                <w:rFonts w:hint="eastAsia"/>
              </w:rPr>
              <w:t>角色名称</w:t>
            </w:r>
          </w:p>
        </w:tc>
        <w:tc>
          <w:tcPr>
            <w:tcW w:w="710"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886" w:type="dxa"/>
            <w:tcBorders>
              <w:tl2br w:val="nil"/>
              <w:tr2bl w:val="nil"/>
            </w:tcBorders>
            <w:tcMar>
              <w:top w:w="0" w:type="dxa"/>
              <w:left w:w="108" w:type="dxa"/>
              <w:bottom w:w="0" w:type="dxa"/>
              <w:right w:w="108" w:type="dxa"/>
            </w:tcMar>
          </w:tcPr>
          <w:p w:rsidR="00421069" w:rsidRDefault="00421069" w:rsidP="002E1B48">
            <w:pPr>
              <w:jc w:val="left"/>
              <w:rPr>
                <w:szCs w:val="21"/>
              </w:rPr>
            </w:pPr>
          </w:p>
        </w:tc>
        <w:tc>
          <w:tcPr>
            <w:tcW w:w="779" w:type="dxa"/>
            <w:tcBorders>
              <w:tl2br w:val="nil"/>
              <w:tr2bl w:val="nil"/>
            </w:tcBorders>
          </w:tcPr>
          <w:p w:rsidR="00421069" w:rsidRDefault="00421069" w:rsidP="002E1B48">
            <w:pPr>
              <w:jc w:val="left"/>
              <w:rPr>
                <w:szCs w:val="21"/>
              </w:rPr>
            </w:pPr>
            <w:r>
              <w:rPr>
                <w:rFonts w:hint="eastAsia"/>
                <w:szCs w:val="21"/>
              </w:rPr>
              <w:t xml:space="preserve"> N</w:t>
            </w:r>
          </w:p>
        </w:tc>
        <w:tc>
          <w:tcPr>
            <w:tcW w:w="795" w:type="dxa"/>
            <w:tcBorders>
              <w:tl2br w:val="nil"/>
              <w:tr2bl w:val="nil"/>
            </w:tcBorders>
          </w:tcPr>
          <w:p w:rsidR="00421069" w:rsidRDefault="00421069" w:rsidP="002E1B48">
            <w:pPr>
              <w:jc w:val="left"/>
              <w:rPr>
                <w:szCs w:val="21"/>
              </w:rPr>
            </w:pPr>
          </w:p>
        </w:tc>
        <w:tc>
          <w:tcPr>
            <w:tcW w:w="1545" w:type="dxa"/>
            <w:tcBorders>
              <w:tl2br w:val="nil"/>
              <w:tr2bl w:val="nil"/>
            </w:tcBorders>
            <w:vAlign w:val="center"/>
          </w:tcPr>
          <w:p w:rsidR="00421069" w:rsidRDefault="00421069" w:rsidP="002E1B48">
            <w:pPr>
              <w:rPr>
                <w:rFonts w:ascii="宋体" w:hAnsi="宋体" w:cs="宋体"/>
                <w:szCs w:val="21"/>
              </w:rPr>
            </w:pPr>
            <w:r>
              <w:rPr>
                <w:rFonts w:hint="eastAsia"/>
              </w:rPr>
              <w:t>varchar(255)</w:t>
            </w:r>
          </w:p>
        </w:tc>
      </w:tr>
      <w:tr w:rsidR="00421069" w:rsidTr="000D278B">
        <w:trPr>
          <w:trHeight w:val="400"/>
          <w:jc w:val="center"/>
        </w:trPr>
        <w:tc>
          <w:tcPr>
            <w:tcW w:w="1178" w:type="dxa"/>
            <w:tcBorders>
              <w:tl2br w:val="nil"/>
              <w:tr2bl w:val="nil"/>
            </w:tcBorders>
          </w:tcPr>
          <w:p w:rsidR="00421069" w:rsidRDefault="00421069" w:rsidP="002E1B48">
            <w:pPr>
              <w:rPr>
                <w:rFonts w:ascii="宋体" w:hAnsi="宋体"/>
                <w:szCs w:val="21"/>
              </w:rPr>
            </w:pPr>
            <w:r>
              <w:rPr>
                <w:rFonts w:hint="eastAsia"/>
              </w:rPr>
              <w:t>enname</w:t>
            </w:r>
          </w:p>
        </w:tc>
        <w:tc>
          <w:tcPr>
            <w:tcW w:w="1416"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r>
              <w:rPr>
                <w:rFonts w:hint="eastAsia"/>
              </w:rPr>
              <w:t>英文名称</w:t>
            </w:r>
          </w:p>
        </w:tc>
        <w:tc>
          <w:tcPr>
            <w:tcW w:w="710"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886" w:type="dxa"/>
            <w:tcBorders>
              <w:tl2br w:val="nil"/>
              <w:tr2bl w:val="nil"/>
            </w:tcBorders>
            <w:tcMar>
              <w:top w:w="0" w:type="dxa"/>
              <w:left w:w="108" w:type="dxa"/>
              <w:bottom w:w="0" w:type="dxa"/>
              <w:right w:w="108" w:type="dxa"/>
            </w:tcMar>
          </w:tcPr>
          <w:p w:rsidR="00421069" w:rsidRDefault="00421069" w:rsidP="002E1B48">
            <w:pPr>
              <w:jc w:val="left"/>
              <w:rPr>
                <w:szCs w:val="21"/>
              </w:rPr>
            </w:pPr>
          </w:p>
        </w:tc>
        <w:tc>
          <w:tcPr>
            <w:tcW w:w="779" w:type="dxa"/>
            <w:tcBorders>
              <w:tl2br w:val="nil"/>
              <w:tr2bl w:val="nil"/>
            </w:tcBorders>
          </w:tcPr>
          <w:p w:rsidR="00421069" w:rsidRDefault="00421069" w:rsidP="002E1B48">
            <w:pPr>
              <w:jc w:val="left"/>
              <w:rPr>
                <w:szCs w:val="21"/>
              </w:rPr>
            </w:pPr>
            <w:r>
              <w:rPr>
                <w:rFonts w:hint="eastAsia"/>
                <w:szCs w:val="21"/>
              </w:rPr>
              <w:t xml:space="preserve"> N</w:t>
            </w:r>
          </w:p>
        </w:tc>
        <w:tc>
          <w:tcPr>
            <w:tcW w:w="795" w:type="dxa"/>
            <w:tcBorders>
              <w:tl2br w:val="nil"/>
              <w:tr2bl w:val="nil"/>
            </w:tcBorders>
          </w:tcPr>
          <w:p w:rsidR="00421069" w:rsidRDefault="00421069" w:rsidP="002E1B48">
            <w:pPr>
              <w:jc w:val="left"/>
              <w:rPr>
                <w:szCs w:val="21"/>
              </w:rPr>
            </w:pPr>
          </w:p>
        </w:tc>
        <w:tc>
          <w:tcPr>
            <w:tcW w:w="1545" w:type="dxa"/>
            <w:tcBorders>
              <w:tl2br w:val="nil"/>
              <w:tr2bl w:val="nil"/>
            </w:tcBorders>
            <w:vAlign w:val="center"/>
          </w:tcPr>
          <w:p w:rsidR="00421069" w:rsidRDefault="00421069" w:rsidP="002E1B48">
            <w:pPr>
              <w:rPr>
                <w:rFonts w:ascii="宋体" w:hAnsi="宋体" w:cs="宋体"/>
                <w:szCs w:val="21"/>
              </w:rPr>
            </w:pPr>
            <w:r>
              <w:rPr>
                <w:rFonts w:hint="eastAsia"/>
              </w:rPr>
              <w:t>varchar(255)</w:t>
            </w:r>
          </w:p>
        </w:tc>
      </w:tr>
      <w:tr w:rsidR="002F4680" w:rsidTr="000D278B">
        <w:trPr>
          <w:trHeight w:val="400"/>
          <w:jc w:val="center"/>
        </w:trPr>
        <w:tc>
          <w:tcPr>
            <w:tcW w:w="1178" w:type="dxa"/>
            <w:tcBorders>
              <w:tl2br w:val="nil"/>
              <w:tr2bl w:val="nil"/>
            </w:tcBorders>
          </w:tcPr>
          <w:p w:rsidR="002F4680" w:rsidRPr="00EC4E11" w:rsidRDefault="00BA72D6" w:rsidP="002E1B48">
            <w:r w:rsidRPr="000D278B">
              <w:t>t</w:t>
            </w:r>
            <w:r w:rsidR="002F4680" w:rsidRPr="00EC4E11">
              <w:t>ype</w:t>
            </w:r>
          </w:p>
        </w:tc>
        <w:tc>
          <w:tcPr>
            <w:tcW w:w="1416" w:type="dxa"/>
            <w:tcBorders>
              <w:tl2br w:val="nil"/>
              <w:tr2bl w:val="nil"/>
            </w:tcBorders>
            <w:tcMar>
              <w:top w:w="0" w:type="dxa"/>
              <w:left w:w="108" w:type="dxa"/>
              <w:bottom w:w="0" w:type="dxa"/>
              <w:right w:w="108" w:type="dxa"/>
            </w:tcMar>
          </w:tcPr>
          <w:p w:rsidR="002F4680" w:rsidRPr="009441B4" w:rsidRDefault="002F4680" w:rsidP="00ED3949">
            <w:pPr>
              <w:jc w:val="left"/>
            </w:pPr>
            <w:r w:rsidRPr="009441B4">
              <w:rPr>
                <w:rFonts w:hint="eastAsia"/>
              </w:rPr>
              <w:t>角色组</w:t>
            </w:r>
          </w:p>
        </w:tc>
        <w:tc>
          <w:tcPr>
            <w:tcW w:w="710" w:type="dxa"/>
            <w:tcBorders>
              <w:tl2br w:val="nil"/>
              <w:tr2bl w:val="nil"/>
            </w:tcBorders>
            <w:tcMar>
              <w:top w:w="0" w:type="dxa"/>
              <w:left w:w="108" w:type="dxa"/>
              <w:bottom w:w="0" w:type="dxa"/>
              <w:right w:w="108" w:type="dxa"/>
            </w:tcMar>
          </w:tcPr>
          <w:p w:rsidR="002F4680" w:rsidRDefault="002F4680" w:rsidP="002E1B48">
            <w:pPr>
              <w:rPr>
                <w:rFonts w:cs="Calibri"/>
                <w:szCs w:val="21"/>
              </w:rPr>
            </w:pPr>
          </w:p>
        </w:tc>
        <w:tc>
          <w:tcPr>
            <w:tcW w:w="1886" w:type="dxa"/>
            <w:tcBorders>
              <w:tl2br w:val="nil"/>
              <w:tr2bl w:val="nil"/>
            </w:tcBorders>
            <w:tcMar>
              <w:top w:w="0" w:type="dxa"/>
              <w:left w:w="108" w:type="dxa"/>
              <w:bottom w:w="0" w:type="dxa"/>
              <w:right w:w="108" w:type="dxa"/>
            </w:tcMar>
          </w:tcPr>
          <w:p w:rsidR="002F4680" w:rsidRDefault="00BA72D6" w:rsidP="002E1B48">
            <w:pPr>
              <w:jc w:val="left"/>
              <w:rPr>
                <w:szCs w:val="21"/>
              </w:rPr>
            </w:pPr>
            <w:r>
              <w:rPr>
                <w:rFonts w:hint="eastAsia"/>
              </w:rPr>
              <w:t>区分企业用户角色、银行用户</w:t>
            </w:r>
          </w:p>
        </w:tc>
        <w:tc>
          <w:tcPr>
            <w:tcW w:w="779" w:type="dxa"/>
            <w:tcBorders>
              <w:tl2br w:val="nil"/>
              <w:tr2bl w:val="nil"/>
            </w:tcBorders>
          </w:tcPr>
          <w:p w:rsidR="002F4680" w:rsidRDefault="009D3D4D" w:rsidP="002E1B48">
            <w:pPr>
              <w:jc w:val="left"/>
              <w:rPr>
                <w:szCs w:val="21"/>
              </w:rPr>
            </w:pPr>
            <w:r>
              <w:rPr>
                <w:rFonts w:hint="eastAsia"/>
                <w:szCs w:val="21"/>
              </w:rPr>
              <w:t xml:space="preserve"> Y</w:t>
            </w:r>
          </w:p>
        </w:tc>
        <w:tc>
          <w:tcPr>
            <w:tcW w:w="795" w:type="dxa"/>
            <w:tcBorders>
              <w:tl2br w:val="nil"/>
              <w:tr2bl w:val="nil"/>
            </w:tcBorders>
          </w:tcPr>
          <w:p w:rsidR="002F4680" w:rsidRDefault="002F4680" w:rsidP="002E1B48">
            <w:pPr>
              <w:jc w:val="left"/>
              <w:rPr>
                <w:szCs w:val="21"/>
              </w:rPr>
            </w:pPr>
          </w:p>
        </w:tc>
        <w:tc>
          <w:tcPr>
            <w:tcW w:w="1545" w:type="dxa"/>
            <w:tcBorders>
              <w:tl2br w:val="nil"/>
              <w:tr2bl w:val="nil"/>
            </w:tcBorders>
            <w:vAlign w:val="center"/>
          </w:tcPr>
          <w:p w:rsidR="002F4680" w:rsidRDefault="009D3D4D" w:rsidP="002E1B48">
            <w:r>
              <w:rPr>
                <w:rFonts w:hint="eastAsia"/>
              </w:rPr>
              <w:t>varchar(20)</w:t>
            </w:r>
          </w:p>
        </w:tc>
      </w:tr>
      <w:tr w:rsidR="00421069" w:rsidTr="000D278B">
        <w:trPr>
          <w:trHeight w:val="400"/>
          <w:jc w:val="center"/>
        </w:trPr>
        <w:tc>
          <w:tcPr>
            <w:tcW w:w="1178" w:type="dxa"/>
            <w:tcBorders>
              <w:tl2br w:val="nil"/>
              <w:tr2bl w:val="nil"/>
            </w:tcBorders>
          </w:tcPr>
          <w:p w:rsidR="00421069" w:rsidRDefault="00421069" w:rsidP="002E1B48">
            <w:r>
              <w:rPr>
                <w:rFonts w:hint="eastAsia"/>
              </w:rPr>
              <w:t>create_by</w:t>
            </w:r>
          </w:p>
        </w:tc>
        <w:tc>
          <w:tcPr>
            <w:tcW w:w="1416"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r>
              <w:rPr>
                <w:rFonts w:hint="eastAsia"/>
              </w:rPr>
              <w:t>创建者</w:t>
            </w:r>
          </w:p>
        </w:tc>
        <w:tc>
          <w:tcPr>
            <w:tcW w:w="710"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886" w:type="dxa"/>
            <w:tcBorders>
              <w:tl2br w:val="nil"/>
              <w:tr2bl w:val="nil"/>
            </w:tcBorders>
            <w:tcMar>
              <w:top w:w="0" w:type="dxa"/>
              <w:left w:w="108" w:type="dxa"/>
              <w:bottom w:w="0" w:type="dxa"/>
              <w:right w:w="108" w:type="dxa"/>
            </w:tcMar>
          </w:tcPr>
          <w:p w:rsidR="00421069" w:rsidRDefault="00421069" w:rsidP="002E1B48">
            <w:pPr>
              <w:jc w:val="left"/>
            </w:pPr>
          </w:p>
        </w:tc>
        <w:tc>
          <w:tcPr>
            <w:tcW w:w="779" w:type="dxa"/>
            <w:tcBorders>
              <w:tl2br w:val="nil"/>
              <w:tr2bl w:val="nil"/>
            </w:tcBorders>
          </w:tcPr>
          <w:p w:rsidR="00421069" w:rsidRDefault="00421069" w:rsidP="002E1B48">
            <w:pPr>
              <w:jc w:val="left"/>
              <w:rPr>
                <w:szCs w:val="21"/>
              </w:rPr>
            </w:pPr>
            <w:r>
              <w:rPr>
                <w:rFonts w:hint="eastAsia"/>
                <w:szCs w:val="21"/>
              </w:rPr>
              <w:t xml:space="preserve"> Y</w:t>
            </w:r>
          </w:p>
        </w:tc>
        <w:tc>
          <w:tcPr>
            <w:tcW w:w="795" w:type="dxa"/>
            <w:tcBorders>
              <w:tl2br w:val="nil"/>
              <w:tr2bl w:val="nil"/>
            </w:tcBorders>
          </w:tcPr>
          <w:p w:rsidR="00421069" w:rsidRDefault="00421069" w:rsidP="002E1B48">
            <w:pPr>
              <w:jc w:val="left"/>
              <w:rPr>
                <w:szCs w:val="21"/>
              </w:rPr>
            </w:pPr>
          </w:p>
        </w:tc>
        <w:tc>
          <w:tcPr>
            <w:tcW w:w="1545" w:type="dxa"/>
            <w:tcBorders>
              <w:tl2br w:val="nil"/>
              <w:tr2bl w:val="nil"/>
            </w:tcBorders>
            <w:vAlign w:val="center"/>
          </w:tcPr>
          <w:p w:rsidR="00421069" w:rsidRDefault="00421069" w:rsidP="002E1B48">
            <w:r>
              <w:rPr>
                <w:rFonts w:hint="eastAsia"/>
              </w:rPr>
              <w:t>varchar(255)</w:t>
            </w:r>
          </w:p>
        </w:tc>
      </w:tr>
      <w:tr w:rsidR="00421069" w:rsidTr="000D278B">
        <w:trPr>
          <w:trHeight w:val="400"/>
          <w:jc w:val="center"/>
        </w:trPr>
        <w:tc>
          <w:tcPr>
            <w:tcW w:w="1178" w:type="dxa"/>
            <w:tcBorders>
              <w:tl2br w:val="nil"/>
              <w:tr2bl w:val="nil"/>
            </w:tcBorders>
          </w:tcPr>
          <w:p w:rsidR="00421069" w:rsidRDefault="00421069" w:rsidP="002E1B48">
            <w:pPr>
              <w:rPr>
                <w:rFonts w:ascii="宋体" w:hAnsi="宋体"/>
                <w:szCs w:val="21"/>
              </w:rPr>
            </w:pPr>
            <w:r>
              <w:rPr>
                <w:rFonts w:hint="eastAsia"/>
              </w:rPr>
              <w:t>create_date</w:t>
            </w:r>
          </w:p>
        </w:tc>
        <w:tc>
          <w:tcPr>
            <w:tcW w:w="1416"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r>
              <w:rPr>
                <w:rFonts w:hint="eastAsia"/>
              </w:rPr>
              <w:t>创建时间</w:t>
            </w:r>
          </w:p>
        </w:tc>
        <w:tc>
          <w:tcPr>
            <w:tcW w:w="710"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886" w:type="dxa"/>
            <w:tcBorders>
              <w:tl2br w:val="nil"/>
              <w:tr2bl w:val="nil"/>
            </w:tcBorders>
            <w:tcMar>
              <w:top w:w="0" w:type="dxa"/>
              <w:left w:w="108" w:type="dxa"/>
              <w:bottom w:w="0" w:type="dxa"/>
              <w:right w:w="108" w:type="dxa"/>
            </w:tcMar>
          </w:tcPr>
          <w:p w:rsidR="00421069" w:rsidRDefault="00421069" w:rsidP="002E1B48">
            <w:pPr>
              <w:jc w:val="left"/>
              <w:rPr>
                <w:szCs w:val="21"/>
              </w:rPr>
            </w:pPr>
          </w:p>
        </w:tc>
        <w:tc>
          <w:tcPr>
            <w:tcW w:w="779" w:type="dxa"/>
            <w:tcBorders>
              <w:tl2br w:val="nil"/>
              <w:tr2bl w:val="nil"/>
            </w:tcBorders>
          </w:tcPr>
          <w:p w:rsidR="00421069" w:rsidRDefault="00421069" w:rsidP="002E1B48">
            <w:pPr>
              <w:jc w:val="left"/>
              <w:rPr>
                <w:szCs w:val="21"/>
              </w:rPr>
            </w:pPr>
            <w:r>
              <w:rPr>
                <w:rFonts w:hint="eastAsia"/>
                <w:szCs w:val="21"/>
              </w:rPr>
              <w:t xml:space="preserve"> Y</w:t>
            </w:r>
          </w:p>
        </w:tc>
        <w:tc>
          <w:tcPr>
            <w:tcW w:w="795" w:type="dxa"/>
            <w:tcBorders>
              <w:tl2br w:val="nil"/>
              <w:tr2bl w:val="nil"/>
            </w:tcBorders>
          </w:tcPr>
          <w:p w:rsidR="00421069" w:rsidRDefault="00421069" w:rsidP="002E1B48">
            <w:pPr>
              <w:jc w:val="left"/>
              <w:rPr>
                <w:szCs w:val="21"/>
              </w:rPr>
            </w:pPr>
          </w:p>
        </w:tc>
        <w:tc>
          <w:tcPr>
            <w:tcW w:w="1545" w:type="dxa"/>
            <w:tcBorders>
              <w:tl2br w:val="nil"/>
              <w:tr2bl w:val="nil"/>
            </w:tcBorders>
            <w:vAlign w:val="center"/>
          </w:tcPr>
          <w:p w:rsidR="00421069" w:rsidRDefault="00421069" w:rsidP="002E1B48">
            <w:pPr>
              <w:rPr>
                <w:rFonts w:ascii="宋体" w:hAnsi="宋体" w:cs="宋体"/>
                <w:szCs w:val="21"/>
              </w:rPr>
            </w:pPr>
            <w:r>
              <w:rPr>
                <w:rFonts w:hint="eastAsia"/>
              </w:rPr>
              <w:t>datetime</w:t>
            </w:r>
          </w:p>
        </w:tc>
      </w:tr>
      <w:tr w:rsidR="00421069" w:rsidTr="000D278B">
        <w:trPr>
          <w:trHeight w:val="400"/>
          <w:jc w:val="center"/>
        </w:trPr>
        <w:tc>
          <w:tcPr>
            <w:tcW w:w="1178" w:type="dxa"/>
            <w:tcBorders>
              <w:tl2br w:val="nil"/>
              <w:tr2bl w:val="nil"/>
            </w:tcBorders>
          </w:tcPr>
          <w:p w:rsidR="00421069" w:rsidRDefault="00421069" w:rsidP="002E1B48">
            <w:pPr>
              <w:rPr>
                <w:rFonts w:ascii="宋体" w:hAnsi="宋体"/>
                <w:szCs w:val="21"/>
              </w:rPr>
            </w:pPr>
            <w:r>
              <w:rPr>
                <w:rFonts w:hint="eastAsia"/>
              </w:rPr>
              <w:t>update_by</w:t>
            </w:r>
          </w:p>
        </w:tc>
        <w:tc>
          <w:tcPr>
            <w:tcW w:w="1416"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r>
              <w:rPr>
                <w:rFonts w:hint="eastAsia"/>
              </w:rPr>
              <w:t>更新者</w:t>
            </w:r>
          </w:p>
        </w:tc>
        <w:tc>
          <w:tcPr>
            <w:tcW w:w="710"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886" w:type="dxa"/>
            <w:tcBorders>
              <w:tl2br w:val="nil"/>
              <w:tr2bl w:val="nil"/>
            </w:tcBorders>
            <w:tcMar>
              <w:top w:w="0" w:type="dxa"/>
              <w:left w:w="108" w:type="dxa"/>
              <w:bottom w:w="0" w:type="dxa"/>
              <w:right w:w="108" w:type="dxa"/>
            </w:tcMar>
          </w:tcPr>
          <w:p w:rsidR="00421069" w:rsidRDefault="00421069" w:rsidP="002E1B48">
            <w:pPr>
              <w:jc w:val="left"/>
              <w:rPr>
                <w:szCs w:val="21"/>
              </w:rPr>
            </w:pPr>
          </w:p>
        </w:tc>
        <w:tc>
          <w:tcPr>
            <w:tcW w:w="779" w:type="dxa"/>
            <w:tcBorders>
              <w:tl2br w:val="nil"/>
              <w:tr2bl w:val="nil"/>
            </w:tcBorders>
          </w:tcPr>
          <w:p w:rsidR="00421069" w:rsidRDefault="00421069" w:rsidP="002E1B48">
            <w:pPr>
              <w:jc w:val="left"/>
              <w:rPr>
                <w:szCs w:val="21"/>
              </w:rPr>
            </w:pPr>
            <w:r>
              <w:rPr>
                <w:rFonts w:hint="eastAsia"/>
                <w:szCs w:val="21"/>
              </w:rPr>
              <w:t xml:space="preserve"> Y</w:t>
            </w:r>
          </w:p>
        </w:tc>
        <w:tc>
          <w:tcPr>
            <w:tcW w:w="795" w:type="dxa"/>
            <w:tcBorders>
              <w:tl2br w:val="nil"/>
              <w:tr2bl w:val="nil"/>
            </w:tcBorders>
          </w:tcPr>
          <w:p w:rsidR="00421069" w:rsidRDefault="00421069" w:rsidP="002E1B48">
            <w:pPr>
              <w:jc w:val="left"/>
              <w:rPr>
                <w:szCs w:val="21"/>
              </w:rPr>
            </w:pPr>
          </w:p>
        </w:tc>
        <w:tc>
          <w:tcPr>
            <w:tcW w:w="1545" w:type="dxa"/>
            <w:tcBorders>
              <w:tl2br w:val="nil"/>
              <w:tr2bl w:val="nil"/>
            </w:tcBorders>
            <w:vAlign w:val="center"/>
          </w:tcPr>
          <w:p w:rsidR="00421069" w:rsidRDefault="00421069" w:rsidP="002E1B48">
            <w:pPr>
              <w:rPr>
                <w:rFonts w:ascii="宋体" w:hAnsi="宋体" w:cs="宋体"/>
                <w:szCs w:val="21"/>
              </w:rPr>
            </w:pPr>
            <w:r>
              <w:rPr>
                <w:rFonts w:hint="eastAsia"/>
              </w:rPr>
              <w:t>varchar(255)</w:t>
            </w:r>
          </w:p>
        </w:tc>
      </w:tr>
      <w:tr w:rsidR="00421069" w:rsidTr="000D278B">
        <w:trPr>
          <w:trHeight w:val="400"/>
          <w:jc w:val="center"/>
        </w:trPr>
        <w:tc>
          <w:tcPr>
            <w:tcW w:w="1178" w:type="dxa"/>
            <w:tcBorders>
              <w:tl2br w:val="nil"/>
              <w:tr2bl w:val="nil"/>
            </w:tcBorders>
          </w:tcPr>
          <w:p w:rsidR="00421069" w:rsidRDefault="00421069" w:rsidP="002E1B48">
            <w:pPr>
              <w:rPr>
                <w:rFonts w:ascii="宋体" w:hAnsi="宋体"/>
                <w:szCs w:val="21"/>
              </w:rPr>
            </w:pPr>
            <w:r>
              <w:rPr>
                <w:rFonts w:hint="eastAsia"/>
              </w:rPr>
              <w:t>update_date</w:t>
            </w:r>
          </w:p>
        </w:tc>
        <w:tc>
          <w:tcPr>
            <w:tcW w:w="1416"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r>
              <w:rPr>
                <w:rFonts w:hint="eastAsia"/>
              </w:rPr>
              <w:t>更新时间</w:t>
            </w:r>
          </w:p>
        </w:tc>
        <w:tc>
          <w:tcPr>
            <w:tcW w:w="710"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886" w:type="dxa"/>
            <w:tcBorders>
              <w:tl2br w:val="nil"/>
              <w:tr2bl w:val="nil"/>
            </w:tcBorders>
            <w:tcMar>
              <w:top w:w="0" w:type="dxa"/>
              <w:left w:w="108" w:type="dxa"/>
              <w:bottom w:w="0" w:type="dxa"/>
              <w:right w:w="108" w:type="dxa"/>
            </w:tcMar>
          </w:tcPr>
          <w:p w:rsidR="00421069" w:rsidRDefault="00421069" w:rsidP="002E1B48">
            <w:pPr>
              <w:jc w:val="left"/>
              <w:rPr>
                <w:szCs w:val="21"/>
              </w:rPr>
            </w:pPr>
          </w:p>
        </w:tc>
        <w:tc>
          <w:tcPr>
            <w:tcW w:w="779" w:type="dxa"/>
            <w:tcBorders>
              <w:tl2br w:val="nil"/>
              <w:tr2bl w:val="nil"/>
            </w:tcBorders>
          </w:tcPr>
          <w:p w:rsidR="00421069" w:rsidRDefault="00421069" w:rsidP="002E1B48">
            <w:pPr>
              <w:jc w:val="left"/>
              <w:rPr>
                <w:szCs w:val="21"/>
              </w:rPr>
            </w:pPr>
            <w:r>
              <w:rPr>
                <w:rFonts w:hint="eastAsia"/>
                <w:szCs w:val="21"/>
              </w:rPr>
              <w:t xml:space="preserve"> Y</w:t>
            </w:r>
          </w:p>
        </w:tc>
        <w:tc>
          <w:tcPr>
            <w:tcW w:w="795" w:type="dxa"/>
            <w:tcBorders>
              <w:tl2br w:val="nil"/>
              <w:tr2bl w:val="nil"/>
            </w:tcBorders>
          </w:tcPr>
          <w:p w:rsidR="00421069" w:rsidRDefault="00421069" w:rsidP="002E1B48">
            <w:pPr>
              <w:jc w:val="left"/>
              <w:rPr>
                <w:szCs w:val="21"/>
              </w:rPr>
            </w:pPr>
          </w:p>
        </w:tc>
        <w:tc>
          <w:tcPr>
            <w:tcW w:w="1545" w:type="dxa"/>
            <w:tcBorders>
              <w:tl2br w:val="nil"/>
              <w:tr2bl w:val="nil"/>
            </w:tcBorders>
            <w:vAlign w:val="center"/>
          </w:tcPr>
          <w:p w:rsidR="00421069" w:rsidRDefault="00421069" w:rsidP="002E1B48">
            <w:pPr>
              <w:rPr>
                <w:rFonts w:ascii="宋体" w:hAnsi="宋体" w:cs="宋体"/>
                <w:szCs w:val="21"/>
              </w:rPr>
            </w:pPr>
            <w:r>
              <w:rPr>
                <w:rFonts w:hint="eastAsia"/>
              </w:rPr>
              <w:t>datetime</w:t>
            </w:r>
          </w:p>
        </w:tc>
      </w:tr>
      <w:tr w:rsidR="00421069" w:rsidTr="000D278B">
        <w:trPr>
          <w:trHeight w:val="503"/>
          <w:jc w:val="center"/>
        </w:trPr>
        <w:tc>
          <w:tcPr>
            <w:tcW w:w="1178" w:type="dxa"/>
            <w:tcBorders>
              <w:tl2br w:val="nil"/>
              <w:tr2bl w:val="nil"/>
            </w:tcBorders>
          </w:tcPr>
          <w:p w:rsidR="00421069" w:rsidRDefault="00421069" w:rsidP="002E1B48">
            <w:r>
              <w:rPr>
                <w:rFonts w:hint="eastAsia"/>
              </w:rPr>
              <w:t>remarks</w:t>
            </w:r>
          </w:p>
        </w:tc>
        <w:tc>
          <w:tcPr>
            <w:tcW w:w="1416"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r>
              <w:rPr>
                <w:rFonts w:hint="eastAsia"/>
              </w:rPr>
              <w:t>备注信息</w:t>
            </w:r>
          </w:p>
        </w:tc>
        <w:tc>
          <w:tcPr>
            <w:tcW w:w="710"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886" w:type="dxa"/>
            <w:tcBorders>
              <w:tl2br w:val="nil"/>
              <w:tr2bl w:val="nil"/>
            </w:tcBorders>
            <w:tcMar>
              <w:top w:w="0" w:type="dxa"/>
              <w:left w:w="108" w:type="dxa"/>
              <w:bottom w:w="0" w:type="dxa"/>
              <w:right w:w="108" w:type="dxa"/>
            </w:tcMar>
          </w:tcPr>
          <w:p w:rsidR="00421069" w:rsidRDefault="00421069" w:rsidP="002E1B48">
            <w:pPr>
              <w:jc w:val="left"/>
            </w:pPr>
          </w:p>
        </w:tc>
        <w:tc>
          <w:tcPr>
            <w:tcW w:w="779" w:type="dxa"/>
            <w:tcBorders>
              <w:tl2br w:val="nil"/>
              <w:tr2bl w:val="nil"/>
            </w:tcBorders>
          </w:tcPr>
          <w:p w:rsidR="00421069" w:rsidRDefault="00421069" w:rsidP="002E1B48">
            <w:pPr>
              <w:jc w:val="left"/>
              <w:rPr>
                <w:szCs w:val="21"/>
              </w:rPr>
            </w:pPr>
            <w:r>
              <w:rPr>
                <w:rFonts w:hint="eastAsia"/>
                <w:szCs w:val="21"/>
              </w:rPr>
              <w:t xml:space="preserve"> Y </w:t>
            </w:r>
          </w:p>
        </w:tc>
        <w:tc>
          <w:tcPr>
            <w:tcW w:w="795" w:type="dxa"/>
            <w:tcBorders>
              <w:tl2br w:val="nil"/>
              <w:tr2bl w:val="nil"/>
            </w:tcBorders>
          </w:tcPr>
          <w:p w:rsidR="00421069" w:rsidRDefault="00421069" w:rsidP="002E1B48">
            <w:pPr>
              <w:jc w:val="left"/>
              <w:rPr>
                <w:szCs w:val="21"/>
              </w:rPr>
            </w:pPr>
          </w:p>
        </w:tc>
        <w:tc>
          <w:tcPr>
            <w:tcW w:w="1545" w:type="dxa"/>
            <w:tcBorders>
              <w:tl2br w:val="nil"/>
              <w:tr2bl w:val="nil"/>
            </w:tcBorders>
            <w:vAlign w:val="center"/>
          </w:tcPr>
          <w:p w:rsidR="00421069" w:rsidRDefault="00421069" w:rsidP="002E1B48">
            <w:pPr>
              <w:rPr>
                <w:rFonts w:ascii="宋体" w:hAnsi="宋体" w:cs="宋体"/>
                <w:szCs w:val="21"/>
              </w:rPr>
            </w:pPr>
            <w:r>
              <w:rPr>
                <w:rFonts w:hint="eastAsia"/>
              </w:rPr>
              <w:t>varchar(255)</w:t>
            </w:r>
          </w:p>
        </w:tc>
      </w:tr>
    </w:tbl>
    <w:p w:rsidR="00FE313E" w:rsidRPr="00D12F6F" w:rsidRDefault="00FE313E">
      <w:pPr>
        <w:pStyle w:val="5"/>
        <w:rPr>
          <w:ins w:id="897" w:author="t450" w:date="2017-09-29T14:31:00Z"/>
        </w:rPr>
        <w:pPrChange w:id="898" w:author="t450" w:date="2017-09-29T14:31:00Z">
          <w:pPr>
            <w:pStyle w:val="4"/>
          </w:pPr>
        </w:pPrChange>
      </w:pPr>
      <w:bookmarkStart w:id="899" w:name="_Toc1881"/>
      <w:bookmarkStart w:id="900" w:name="_Toc81"/>
      <w:bookmarkStart w:id="901" w:name="_Toc492200342"/>
      <w:ins w:id="902" w:author="t450" w:date="2017-09-29T14:31:00Z">
        <w:r w:rsidRPr="007A1BF8">
          <w:t>部门</w:t>
        </w:r>
        <w:r w:rsidRPr="00CB2A37">
          <w:t>—</w:t>
        </w:r>
        <w:r w:rsidRPr="00687E9C">
          <w:t>角色（</w:t>
        </w:r>
        <w:r w:rsidRPr="00687E9C">
          <w:t>sys_</w:t>
        </w:r>
        <w:r w:rsidRPr="00D12F6F">
          <w:t>dept_role</w:t>
        </w:r>
        <w:r w:rsidRPr="00D12F6F">
          <w:t>）</w:t>
        </w:r>
      </w:ins>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04"/>
        <w:gridCol w:w="943"/>
        <w:gridCol w:w="721"/>
        <w:gridCol w:w="2029"/>
        <w:gridCol w:w="662"/>
        <w:gridCol w:w="678"/>
        <w:gridCol w:w="1683"/>
        <w:tblGridChange w:id="903">
          <w:tblGrid>
            <w:gridCol w:w="1604"/>
            <w:gridCol w:w="943"/>
            <w:gridCol w:w="731"/>
            <w:gridCol w:w="2019"/>
            <w:gridCol w:w="662"/>
            <w:gridCol w:w="678"/>
            <w:gridCol w:w="1683"/>
          </w:tblGrid>
        </w:tblGridChange>
      </w:tblGrid>
      <w:tr w:rsidR="00FE313E" w:rsidTr="003D7257">
        <w:trPr>
          <w:trHeight w:val="565"/>
          <w:jc w:val="center"/>
          <w:ins w:id="904" w:author="t450" w:date="2017-09-29T14:31:00Z"/>
        </w:trPr>
        <w:tc>
          <w:tcPr>
            <w:tcW w:w="1604" w:type="dxa"/>
            <w:tcBorders>
              <w:tl2br w:val="nil"/>
              <w:tr2bl w:val="nil"/>
            </w:tcBorders>
          </w:tcPr>
          <w:p w:rsidR="00FE313E" w:rsidRDefault="00FE313E" w:rsidP="003D7257">
            <w:pPr>
              <w:rPr>
                <w:ins w:id="905" w:author="t450" w:date="2017-09-29T14:31:00Z"/>
                <w:rFonts w:ascii="宋体" w:hAnsi="宋体"/>
                <w:b/>
                <w:szCs w:val="21"/>
              </w:rPr>
            </w:pPr>
            <w:ins w:id="906" w:author="t450" w:date="2017-09-29T14:31:00Z">
              <w:r>
                <w:rPr>
                  <w:rFonts w:ascii="宋体" w:hAnsi="宋体" w:hint="eastAsia"/>
                  <w:b/>
                  <w:szCs w:val="21"/>
                </w:rPr>
                <w:lastRenderedPageBreak/>
                <w:t>SYS_DEPT_ROLE</w:t>
              </w:r>
            </w:ins>
          </w:p>
        </w:tc>
        <w:tc>
          <w:tcPr>
            <w:tcW w:w="6716" w:type="dxa"/>
            <w:gridSpan w:val="6"/>
            <w:tcBorders>
              <w:tl2br w:val="nil"/>
              <w:tr2bl w:val="nil"/>
            </w:tcBorders>
            <w:tcMar>
              <w:top w:w="0" w:type="dxa"/>
              <w:left w:w="108" w:type="dxa"/>
              <w:bottom w:w="0" w:type="dxa"/>
              <w:right w:w="108" w:type="dxa"/>
            </w:tcMar>
          </w:tcPr>
          <w:p w:rsidR="00FE313E" w:rsidRDefault="00FE313E" w:rsidP="003D7257">
            <w:pPr>
              <w:rPr>
                <w:ins w:id="907" w:author="t450" w:date="2017-09-29T14:31:00Z"/>
                <w:rFonts w:ascii="宋体" w:hAnsi="宋体"/>
                <w:szCs w:val="21"/>
              </w:rPr>
            </w:pPr>
            <w:ins w:id="908" w:author="t450" w:date="2017-09-29T14:31:00Z">
              <w:r>
                <w:rPr>
                  <w:rFonts w:ascii="宋体" w:hAnsi="宋体" w:hint="eastAsia"/>
                  <w:b/>
                  <w:szCs w:val="21"/>
                </w:rPr>
                <w:t>部门角色关联关系表</w:t>
              </w:r>
            </w:ins>
          </w:p>
        </w:tc>
      </w:tr>
      <w:tr w:rsidR="00FE313E" w:rsidTr="0059379A">
        <w:tblPrEx>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ExChange w:id="909" w:author="xlli" w:date="2017-12-05T15:57:00Z">
            <w:tblPrEx>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Ex>
          </w:tblPrExChange>
        </w:tblPrEx>
        <w:trPr>
          <w:trHeight w:val="654"/>
          <w:jc w:val="center"/>
          <w:ins w:id="910" w:author="t450" w:date="2017-09-29T14:31:00Z"/>
          <w:trPrChange w:id="911" w:author="xlli" w:date="2017-12-05T15:57:00Z">
            <w:trPr>
              <w:trHeight w:val="654"/>
              <w:jc w:val="center"/>
            </w:trPr>
          </w:trPrChange>
        </w:trPr>
        <w:tc>
          <w:tcPr>
            <w:tcW w:w="1604" w:type="dxa"/>
            <w:tcBorders>
              <w:tl2br w:val="nil"/>
              <w:tr2bl w:val="nil"/>
            </w:tcBorders>
            <w:tcPrChange w:id="912" w:author="xlli" w:date="2017-12-05T15:57:00Z">
              <w:tcPr>
                <w:tcW w:w="1604" w:type="dxa"/>
                <w:tcBorders>
                  <w:tl2br w:val="nil"/>
                  <w:tr2bl w:val="nil"/>
                </w:tcBorders>
              </w:tcPr>
            </w:tcPrChange>
          </w:tcPr>
          <w:p w:rsidR="00FE313E" w:rsidRDefault="00FE313E" w:rsidP="003D7257">
            <w:pPr>
              <w:rPr>
                <w:ins w:id="913" w:author="t450" w:date="2017-09-29T14:31:00Z"/>
              </w:rPr>
            </w:pPr>
            <w:ins w:id="914" w:author="t450" w:date="2017-09-29T14:31:00Z">
              <w:r>
                <w:rPr>
                  <w:rFonts w:ascii="宋体" w:hAnsi="宋体" w:hint="eastAsia"/>
                  <w:szCs w:val="21"/>
                </w:rPr>
                <w:t>字段代码</w:t>
              </w:r>
            </w:ins>
          </w:p>
        </w:tc>
        <w:tc>
          <w:tcPr>
            <w:tcW w:w="943" w:type="dxa"/>
            <w:tcBorders>
              <w:tl2br w:val="nil"/>
              <w:tr2bl w:val="nil"/>
            </w:tcBorders>
            <w:tcMar>
              <w:top w:w="0" w:type="dxa"/>
              <w:left w:w="108" w:type="dxa"/>
              <w:bottom w:w="0" w:type="dxa"/>
              <w:right w:w="108" w:type="dxa"/>
            </w:tcMar>
            <w:tcPrChange w:id="915" w:author="xlli" w:date="2017-12-05T15:57:00Z">
              <w:tcPr>
                <w:tcW w:w="943" w:type="dxa"/>
                <w:tcBorders>
                  <w:tl2br w:val="nil"/>
                  <w:tr2bl w:val="nil"/>
                </w:tcBorders>
                <w:tcMar>
                  <w:top w:w="0" w:type="dxa"/>
                  <w:left w:w="108" w:type="dxa"/>
                  <w:bottom w:w="0" w:type="dxa"/>
                  <w:right w:w="108" w:type="dxa"/>
                </w:tcMar>
              </w:tcPr>
            </w:tcPrChange>
          </w:tcPr>
          <w:p w:rsidR="00FE313E" w:rsidRDefault="00FE313E" w:rsidP="003D7257">
            <w:pPr>
              <w:rPr>
                <w:ins w:id="916" w:author="t450" w:date="2017-09-29T14:31:00Z"/>
                <w:rFonts w:cs="Calibri"/>
                <w:szCs w:val="21"/>
              </w:rPr>
            </w:pPr>
            <w:ins w:id="917" w:author="t450" w:date="2017-09-29T14:31:00Z">
              <w:r>
                <w:rPr>
                  <w:rFonts w:ascii="宋体" w:hAnsi="宋体" w:hint="eastAsia"/>
                  <w:szCs w:val="21"/>
                </w:rPr>
                <w:t>字段名</w:t>
              </w:r>
            </w:ins>
          </w:p>
        </w:tc>
        <w:tc>
          <w:tcPr>
            <w:tcW w:w="721" w:type="dxa"/>
            <w:tcBorders>
              <w:tl2br w:val="nil"/>
              <w:tr2bl w:val="nil"/>
            </w:tcBorders>
            <w:tcMar>
              <w:top w:w="0" w:type="dxa"/>
              <w:left w:w="108" w:type="dxa"/>
              <w:bottom w:w="0" w:type="dxa"/>
              <w:right w:w="108" w:type="dxa"/>
            </w:tcMar>
            <w:tcPrChange w:id="918" w:author="xlli" w:date="2017-12-05T15:57:00Z">
              <w:tcPr>
                <w:tcW w:w="731" w:type="dxa"/>
                <w:tcBorders>
                  <w:tl2br w:val="nil"/>
                  <w:tr2bl w:val="nil"/>
                </w:tcBorders>
                <w:tcMar>
                  <w:top w:w="0" w:type="dxa"/>
                  <w:left w:w="108" w:type="dxa"/>
                  <w:bottom w:w="0" w:type="dxa"/>
                  <w:right w:w="108" w:type="dxa"/>
                </w:tcMar>
              </w:tcPr>
            </w:tcPrChange>
          </w:tcPr>
          <w:p w:rsidR="00FE313E" w:rsidRDefault="00FE313E" w:rsidP="003D7257">
            <w:pPr>
              <w:rPr>
                <w:ins w:id="919" w:author="t450" w:date="2017-09-29T14:31:00Z"/>
                <w:rFonts w:cs="Calibri"/>
                <w:szCs w:val="21"/>
              </w:rPr>
            </w:pPr>
            <w:ins w:id="920" w:author="t450" w:date="2017-09-29T14:31:00Z">
              <w:r>
                <w:rPr>
                  <w:rFonts w:ascii="宋体" w:hAnsi="宋体" w:hint="eastAsia"/>
                  <w:szCs w:val="21"/>
                </w:rPr>
                <w:t>主键</w:t>
              </w:r>
            </w:ins>
          </w:p>
        </w:tc>
        <w:tc>
          <w:tcPr>
            <w:tcW w:w="2029" w:type="dxa"/>
            <w:tcBorders>
              <w:tl2br w:val="nil"/>
              <w:tr2bl w:val="nil"/>
            </w:tcBorders>
            <w:tcMar>
              <w:top w:w="0" w:type="dxa"/>
              <w:left w:w="108" w:type="dxa"/>
              <w:bottom w:w="0" w:type="dxa"/>
              <w:right w:w="108" w:type="dxa"/>
            </w:tcMar>
            <w:tcPrChange w:id="921" w:author="xlli" w:date="2017-12-05T15:57:00Z">
              <w:tcPr>
                <w:tcW w:w="2019" w:type="dxa"/>
                <w:tcBorders>
                  <w:tl2br w:val="nil"/>
                  <w:tr2bl w:val="nil"/>
                </w:tcBorders>
                <w:tcMar>
                  <w:top w:w="0" w:type="dxa"/>
                  <w:left w:w="108" w:type="dxa"/>
                  <w:bottom w:w="0" w:type="dxa"/>
                  <w:right w:w="108" w:type="dxa"/>
                </w:tcMar>
              </w:tcPr>
            </w:tcPrChange>
          </w:tcPr>
          <w:p w:rsidR="00FE313E" w:rsidRDefault="00FE313E" w:rsidP="003D7257">
            <w:pPr>
              <w:rPr>
                <w:ins w:id="922" w:author="t450" w:date="2017-09-29T14:31:00Z"/>
              </w:rPr>
            </w:pPr>
            <w:ins w:id="923" w:author="t450" w:date="2017-09-29T14:31:00Z">
              <w:r>
                <w:rPr>
                  <w:rFonts w:ascii="宋体" w:hAnsi="宋体" w:hint="eastAsia"/>
                  <w:szCs w:val="21"/>
                </w:rPr>
                <w:t>备注</w:t>
              </w:r>
            </w:ins>
          </w:p>
        </w:tc>
        <w:tc>
          <w:tcPr>
            <w:tcW w:w="662" w:type="dxa"/>
            <w:tcBorders>
              <w:tl2br w:val="nil"/>
              <w:tr2bl w:val="nil"/>
            </w:tcBorders>
            <w:tcPrChange w:id="924" w:author="xlli" w:date="2017-12-05T15:57:00Z">
              <w:tcPr>
                <w:tcW w:w="662" w:type="dxa"/>
                <w:tcBorders>
                  <w:tl2br w:val="nil"/>
                  <w:tr2bl w:val="nil"/>
                </w:tcBorders>
              </w:tcPr>
            </w:tcPrChange>
          </w:tcPr>
          <w:p w:rsidR="00FE313E" w:rsidRDefault="00FE313E" w:rsidP="003D7257">
            <w:pPr>
              <w:rPr>
                <w:ins w:id="925" w:author="t450" w:date="2017-09-29T14:31:00Z"/>
                <w:szCs w:val="21"/>
              </w:rPr>
            </w:pPr>
            <w:ins w:id="926" w:author="t450" w:date="2017-09-29T14:31:00Z">
              <w:r>
                <w:rPr>
                  <w:rFonts w:cs="Calibri" w:hint="eastAsia"/>
                  <w:szCs w:val="21"/>
                </w:rPr>
                <w:t>可空</w:t>
              </w:r>
            </w:ins>
          </w:p>
        </w:tc>
        <w:tc>
          <w:tcPr>
            <w:tcW w:w="678" w:type="dxa"/>
            <w:tcBorders>
              <w:tl2br w:val="nil"/>
              <w:tr2bl w:val="nil"/>
            </w:tcBorders>
            <w:tcPrChange w:id="927" w:author="xlli" w:date="2017-12-05T15:57:00Z">
              <w:tcPr>
                <w:tcW w:w="678" w:type="dxa"/>
                <w:tcBorders>
                  <w:tl2br w:val="nil"/>
                  <w:tr2bl w:val="nil"/>
                </w:tcBorders>
              </w:tcPr>
            </w:tcPrChange>
          </w:tcPr>
          <w:p w:rsidR="00FE313E" w:rsidRDefault="00FE313E" w:rsidP="003D7257">
            <w:pPr>
              <w:rPr>
                <w:ins w:id="928" w:author="t450" w:date="2017-09-29T14:31:00Z"/>
                <w:szCs w:val="21"/>
              </w:rPr>
            </w:pPr>
            <w:ins w:id="929" w:author="t450" w:date="2017-09-29T14:31:00Z">
              <w:r>
                <w:rPr>
                  <w:rFonts w:cs="Calibri" w:hint="eastAsia"/>
                  <w:szCs w:val="21"/>
                </w:rPr>
                <w:t>默认值</w:t>
              </w:r>
            </w:ins>
          </w:p>
        </w:tc>
        <w:tc>
          <w:tcPr>
            <w:tcW w:w="1683" w:type="dxa"/>
            <w:tcBorders>
              <w:tl2br w:val="nil"/>
              <w:tr2bl w:val="nil"/>
            </w:tcBorders>
            <w:tcPrChange w:id="930" w:author="xlli" w:date="2017-12-05T15:57:00Z">
              <w:tcPr>
                <w:tcW w:w="1683" w:type="dxa"/>
                <w:tcBorders>
                  <w:tl2br w:val="nil"/>
                  <w:tr2bl w:val="nil"/>
                </w:tcBorders>
              </w:tcPr>
            </w:tcPrChange>
          </w:tcPr>
          <w:p w:rsidR="00FE313E" w:rsidRDefault="00FE313E" w:rsidP="003D7257">
            <w:pPr>
              <w:rPr>
                <w:ins w:id="931" w:author="t450" w:date="2017-09-29T14:31:00Z"/>
              </w:rPr>
            </w:pPr>
            <w:ins w:id="932" w:author="t450" w:date="2017-09-29T14:31:00Z">
              <w:r>
                <w:rPr>
                  <w:rFonts w:ascii="宋体" w:hAnsi="宋体" w:hint="eastAsia"/>
                  <w:szCs w:val="21"/>
                </w:rPr>
                <w:t>类型</w:t>
              </w:r>
            </w:ins>
          </w:p>
        </w:tc>
      </w:tr>
      <w:tr w:rsidR="00FE313E" w:rsidTr="0059379A">
        <w:tblPrEx>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ExChange w:id="933" w:author="xlli" w:date="2017-12-05T15:57:00Z">
            <w:tblPrEx>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Ex>
          </w:tblPrExChange>
        </w:tblPrEx>
        <w:trPr>
          <w:trHeight w:val="337"/>
          <w:jc w:val="center"/>
          <w:ins w:id="934" w:author="t450" w:date="2017-09-29T14:31:00Z"/>
          <w:trPrChange w:id="935" w:author="xlli" w:date="2017-12-05T15:57:00Z">
            <w:trPr>
              <w:trHeight w:val="337"/>
              <w:jc w:val="center"/>
            </w:trPr>
          </w:trPrChange>
        </w:trPr>
        <w:tc>
          <w:tcPr>
            <w:tcW w:w="1604" w:type="dxa"/>
            <w:tcBorders>
              <w:tl2br w:val="nil"/>
              <w:tr2bl w:val="nil"/>
            </w:tcBorders>
            <w:tcPrChange w:id="936" w:author="xlli" w:date="2017-12-05T15:57:00Z">
              <w:tcPr>
                <w:tcW w:w="1604" w:type="dxa"/>
                <w:tcBorders>
                  <w:tl2br w:val="nil"/>
                  <w:tr2bl w:val="nil"/>
                </w:tcBorders>
              </w:tcPr>
            </w:tcPrChange>
          </w:tcPr>
          <w:p w:rsidR="00FE313E" w:rsidRDefault="00FE313E" w:rsidP="003D7257">
            <w:pPr>
              <w:rPr>
                <w:ins w:id="937" w:author="t450" w:date="2017-09-29T14:31:00Z"/>
              </w:rPr>
            </w:pPr>
            <w:ins w:id="938" w:author="t450" w:date="2017-09-29T14:31:00Z">
              <w:r>
                <w:rPr>
                  <w:rFonts w:hint="eastAsia"/>
                </w:rPr>
                <w:t>id</w:t>
              </w:r>
            </w:ins>
          </w:p>
        </w:tc>
        <w:tc>
          <w:tcPr>
            <w:tcW w:w="943" w:type="dxa"/>
            <w:tcBorders>
              <w:tl2br w:val="nil"/>
              <w:tr2bl w:val="nil"/>
            </w:tcBorders>
            <w:tcMar>
              <w:top w:w="0" w:type="dxa"/>
              <w:left w:w="108" w:type="dxa"/>
              <w:bottom w:w="0" w:type="dxa"/>
              <w:right w:w="108" w:type="dxa"/>
            </w:tcMar>
            <w:tcPrChange w:id="939" w:author="xlli" w:date="2017-12-05T15:57:00Z">
              <w:tcPr>
                <w:tcW w:w="943" w:type="dxa"/>
                <w:tcBorders>
                  <w:tl2br w:val="nil"/>
                  <w:tr2bl w:val="nil"/>
                </w:tcBorders>
                <w:tcMar>
                  <w:top w:w="0" w:type="dxa"/>
                  <w:left w:w="108" w:type="dxa"/>
                  <w:bottom w:w="0" w:type="dxa"/>
                  <w:right w:w="108" w:type="dxa"/>
                </w:tcMar>
              </w:tcPr>
            </w:tcPrChange>
          </w:tcPr>
          <w:p w:rsidR="00FE313E" w:rsidRDefault="00FE313E" w:rsidP="003D7257">
            <w:pPr>
              <w:jc w:val="left"/>
              <w:rPr>
                <w:ins w:id="940" w:author="t450" w:date="2017-09-29T14:31:00Z"/>
              </w:rPr>
            </w:pPr>
            <w:ins w:id="941" w:author="t450" w:date="2017-09-29T14:31:00Z">
              <w:r>
                <w:rPr>
                  <w:rFonts w:hint="eastAsia"/>
                </w:rPr>
                <w:t>序号</w:t>
              </w:r>
            </w:ins>
          </w:p>
        </w:tc>
        <w:tc>
          <w:tcPr>
            <w:tcW w:w="721" w:type="dxa"/>
            <w:tcBorders>
              <w:tl2br w:val="nil"/>
              <w:tr2bl w:val="nil"/>
            </w:tcBorders>
            <w:tcMar>
              <w:top w:w="0" w:type="dxa"/>
              <w:left w:w="108" w:type="dxa"/>
              <w:bottom w:w="0" w:type="dxa"/>
              <w:right w:w="108" w:type="dxa"/>
            </w:tcMar>
            <w:tcPrChange w:id="942" w:author="xlli" w:date="2017-12-05T15:57:00Z">
              <w:tcPr>
                <w:tcW w:w="731" w:type="dxa"/>
                <w:tcBorders>
                  <w:tl2br w:val="nil"/>
                  <w:tr2bl w:val="nil"/>
                </w:tcBorders>
                <w:tcMar>
                  <w:top w:w="0" w:type="dxa"/>
                  <w:left w:w="108" w:type="dxa"/>
                  <w:bottom w:w="0" w:type="dxa"/>
                  <w:right w:w="108" w:type="dxa"/>
                </w:tcMar>
              </w:tcPr>
            </w:tcPrChange>
          </w:tcPr>
          <w:p w:rsidR="00FE313E" w:rsidRDefault="00FE313E" w:rsidP="003D7257">
            <w:pPr>
              <w:rPr>
                <w:ins w:id="943" w:author="t450" w:date="2017-09-29T14:31:00Z"/>
                <w:rFonts w:cs="Calibri"/>
                <w:szCs w:val="21"/>
              </w:rPr>
            </w:pPr>
            <w:ins w:id="944" w:author="t450" w:date="2017-09-29T14:31:00Z">
              <w:r>
                <w:rPr>
                  <w:rFonts w:cs="Calibri" w:hint="eastAsia"/>
                  <w:szCs w:val="21"/>
                </w:rPr>
                <w:t>Y</w:t>
              </w:r>
            </w:ins>
          </w:p>
        </w:tc>
        <w:tc>
          <w:tcPr>
            <w:tcW w:w="2029" w:type="dxa"/>
            <w:tcBorders>
              <w:tl2br w:val="nil"/>
              <w:tr2bl w:val="nil"/>
            </w:tcBorders>
            <w:tcMar>
              <w:top w:w="0" w:type="dxa"/>
              <w:left w:w="108" w:type="dxa"/>
              <w:bottom w:w="0" w:type="dxa"/>
              <w:right w:w="108" w:type="dxa"/>
            </w:tcMar>
            <w:tcPrChange w:id="945" w:author="xlli" w:date="2017-12-05T15:57:00Z">
              <w:tcPr>
                <w:tcW w:w="2019" w:type="dxa"/>
                <w:tcBorders>
                  <w:tl2br w:val="nil"/>
                  <w:tr2bl w:val="nil"/>
                </w:tcBorders>
                <w:tcMar>
                  <w:top w:w="0" w:type="dxa"/>
                  <w:left w:w="108" w:type="dxa"/>
                  <w:bottom w:w="0" w:type="dxa"/>
                  <w:right w:w="108" w:type="dxa"/>
                </w:tcMar>
              </w:tcPr>
            </w:tcPrChange>
          </w:tcPr>
          <w:p w:rsidR="00FE313E" w:rsidRDefault="00FE313E" w:rsidP="003D7257">
            <w:pPr>
              <w:jc w:val="left"/>
              <w:rPr>
                <w:ins w:id="946" w:author="t450" w:date="2017-09-29T14:31:00Z"/>
                <w:szCs w:val="21"/>
              </w:rPr>
            </w:pPr>
          </w:p>
        </w:tc>
        <w:tc>
          <w:tcPr>
            <w:tcW w:w="662" w:type="dxa"/>
            <w:tcBorders>
              <w:tl2br w:val="nil"/>
              <w:tr2bl w:val="nil"/>
            </w:tcBorders>
            <w:tcPrChange w:id="947" w:author="xlli" w:date="2017-12-05T15:57:00Z">
              <w:tcPr>
                <w:tcW w:w="662" w:type="dxa"/>
                <w:tcBorders>
                  <w:tl2br w:val="nil"/>
                  <w:tr2bl w:val="nil"/>
                </w:tcBorders>
              </w:tcPr>
            </w:tcPrChange>
          </w:tcPr>
          <w:p w:rsidR="00FE313E" w:rsidRDefault="00FE313E" w:rsidP="003D7257">
            <w:pPr>
              <w:jc w:val="center"/>
              <w:rPr>
                <w:ins w:id="948" w:author="t450" w:date="2017-09-29T14:31:00Z"/>
                <w:szCs w:val="21"/>
              </w:rPr>
            </w:pPr>
            <w:ins w:id="949" w:author="t450" w:date="2017-09-29T14:31:00Z">
              <w:r>
                <w:rPr>
                  <w:rFonts w:hint="eastAsia"/>
                  <w:szCs w:val="21"/>
                </w:rPr>
                <w:t>N</w:t>
              </w:r>
            </w:ins>
          </w:p>
        </w:tc>
        <w:tc>
          <w:tcPr>
            <w:tcW w:w="678" w:type="dxa"/>
            <w:tcBorders>
              <w:tl2br w:val="nil"/>
              <w:tr2bl w:val="nil"/>
            </w:tcBorders>
            <w:tcPrChange w:id="950" w:author="xlli" w:date="2017-12-05T15:57:00Z">
              <w:tcPr>
                <w:tcW w:w="678" w:type="dxa"/>
                <w:tcBorders>
                  <w:tl2br w:val="nil"/>
                  <w:tr2bl w:val="nil"/>
                </w:tcBorders>
              </w:tcPr>
            </w:tcPrChange>
          </w:tcPr>
          <w:p w:rsidR="00FE313E" w:rsidRDefault="00FE313E" w:rsidP="003D7257">
            <w:pPr>
              <w:jc w:val="left"/>
              <w:rPr>
                <w:ins w:id="951" w:author="t450" w:date="2017-09-29T14:31:00Z"/>
                <w:szCs w:val="21"/>
              </w:rPr>
            </w:pPr>
          </w:p>
        </w:tc>
        <w:tc>
          <w:tcPr>
            <w:tcW w:w="1683" w:type="dxa"/>
            <w:tcBorders>
              <w:tl2br w:val="nil"/>
              <w:tr2bl w:val="nil"/>
            </w:tcBorders>
            <w:vAlign w:val="center"/>
            <w:tcPrChange w:id="952" w:author="xlli" w:date="2017-12-05T15:57:00Z">
              <w:tcPr>
                <w:tcW w:w="1683" w:type="dxa"/>
                <w:tcBorders>
                  <w:tl2br w:val="nil"/>
                  <w:tr2bl w:val="nil"/>
                </w:tcBorders>
                <w:vAlign w:val="center"/>
              </w:tcPr>
            </w:tcPrChange>
          </w:tcPr>
          <w:p w:rsidR="00FE313E" w:rsidRDefault="00FE313E" w:rsidP="003D7257">
            <w:pPr>
              <w:rPr>
                <w:ins w:id="953" w:author="t450" w:date="2017-09-29T14:31:00Z"/>
              </w:rPr>
            </w:pPr>
            <w:ins w:id="954" w:author="t450" w:date="2017-09-29T14:31:00Z">
              <w:r>
                <w:rPr>
                  <w:rFonts w:hint="eastAsia"/>
                </w:rPr>
                <w:t>int</w:t>
              </w:r>
            </w:ins>
          </w:p>
        </w:tc>
      </w:tr>
      <w:tr w:rsidR="00FE313E" w:rsidTr="0059379A">
        <w:tblPrEx>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ExChange w:id="955" w:author="xlli" w:date="2017-12-05T15:57:00Z">
            <w:tblPrEx>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Ex>
          </w:tblPrExChange>
        </w:tblPrEx>
        <w:trPr>
          <w:trHeight w:val="337"/>
          <w:jc w:val="center"/>
          <w:ins w:id="956" w:author="t450" w:date="2017-09-29T14:31:00Z"/>
          <w:trPrChange w:id="957" w:author="xlli" w:date="2017-12-05T15:57:00Z">
            <w:trPr>
              <w:trHeight w:val="337"/>
              <w:jc w:val="center"/>
            </w:trPr>
          </w:trPrChange>
        </w:trPr>
        <w:tc>
          <w:tcPr>
            <w:tcW w:w="1604" w:type="dxa"/>
            <w:tcBorders>
              <w:tl2br w:val="nil"/>
              <w:tr2bl w:val="nil"/>
            </w:tcBorders>
            <w:tcPrChange w:id="958" w:author="xlli" w:date="2017-12-05T15:57:00Z">
              <w:tcPr>
                <w:tcW w:w="1604" w:type="dxa"/>
                <w:tcBorders>
                  <w:tl2br w:val="nil"/>
                  <w:tr2bl w:val="nil"/>
                </w:tcBorders>
              </w:tcPr>
            </w:tcPrChange>
          </w:tcPr>
          <w:p w:rsidR="00FE313E" w:rsidRDefault="00FE313E" w:rsidP="003D7257">
            <w:pPr>
              <w:rPr>
                <w:ins w:id="959" w:author="t450" w:date="2017-09-29T14:31:00Z"/>
                <w:rFonts w:ascii="宋体" w:hAnsi="宋体"/>
                <w:szCs w:val="21"/>
              </w:rPr>
            </w:pPr>
            <w:ins w:id="960" w:author="t450" w:date="2017-09-29T14:31:00Z">
              <w:r>
                <w:rPr>
                  <w:rFonts w:hint="eastAsia"/>
                </w:rPr>
                <w:t>dept_id</w:t>
              </w:r>
            </w:ins>
          </w:p>
        </w:tc>
        <w:tc>
          <w:tcPr>
            <w:tcW w:w="943" w:type="dxa"/>
            <w:tcBorders>
              <w:tl2br w:val="nil"/>
              <w:tr2bl w:val="nil"/>
            </w:tcBorders>
            <w:tcMar>
              <w:top w:w="0" w:type="dxa"/>
              <w:left w:w="108" w:type="dxa"/>
              <w:bottom w:w="0" w:type="dxa"/>
              <w:right w:w="108" w:type="dxa"/>
            </w:tcMar>
            <w:tcPrChange w:id="961" w:author="xlli" w:date="2017-12-05T15:57:00Z">
              <w:tcPr>
                <w:tcW w:w="943" w:type="dxa"/>
                <w:tcBorders>
                  <w:tl2br w:val="nil"/>
                  <w:tr2bl w:val="nil"/>
                </w:tcBorders>
                <w:tcMar>
                  <w:top w:w="0" w:type="dxa"/>
                  <w:left w:w="108" w:type="dxa"/>
                  <w:bottom w:w="0" w:type="dxa"/>
                  <w:right w:w="108" w:type="dxa"/>
                </w:tcMar>
              </w:tcPr>
            </w:tcPrChange>
          </w:tcPr>
          <w:p w:rsidR="00FE313E" w:rsidRDefault="00FE313E" w:rsidP="003D7257">
            <w:pPr>
              <w:jc w:val="left"/>
              <w:rPr>
                <w:ins w:id="962" w:author="t450" w:date="2017-09-29T14:31:00Z"/>
                <w:rFonts w:cs="Calibri"/>
                <w:szCs w:val="21"/>
              </w:rPr>
            </w:pPr>
            <w:ins w:id="963" w:author="t450" w:date="2017-09-29T14:31:00Z">
              <w:r>
                <w:rPr>
                  <w:rFonts w:hint="eastAsia"/>
                </w:rPr>
                <w:t>部门</w:t>
              </w:r>
              <w:r>
                <w:rPr>
                  <w:rFonts w:hint="eastAsia"/>
                </w:rPr>
                <w:t>id</w:t>
              </w:r>
            </w:ins>
          </w:p>
        </w:tc>
        <w:tc>
          <w:tcPr>
            <w:tcW w:w="721" w:type="dxa"/>
            <w:tcBorders>
              <w:tl2br w:val="nil"/>
              <w:tr2bl w:val="nil"/>
            </w:tcBorders>
            <w:tcMar>
              <w:top w:w="0" w:type="dxa"/>
              <w:left w:w="108" w:type="dxa"/>
              <w:bottom w:w="0" w:type="dxa"/>
              <w:right w:w="108" w:type="dxa"/>
            </w:tcMar>
            <w:tcPrChange w:id="964" w:author="xlli" w:date="2017-12-05T15:57:00Z">
              <w:tcPr>
                <w:tcW w:w="731" w:type="dxa"/>
                <w:tcBorders>
                  <w:tl2br w:val="nil"/>
                  <w:tr2bl w:val="nil"/>
                </w:tcBorders>
                <w:tcMar>
                  <w:top w:w="0" w:type="dxa"/>
                  <w:left w:w="108" w:type="dxa"/>
                  <w:bottom w:w="0" w:type="dxa"/>
                  <w:right w:w="108" w:type="dxa"/>
                </w:tcMar>
              </w:tcPr>
            </w:tcPrChange>
          </w:tcPr>
          <w:p w:rsidR="00FE313E" w:rsidRDefault="00FE313E" w:rsidP="003D7257">
            <w:pPr>
              <w:rPr>
                <w:ins w:id="965" w:author="t450" w:date="2017-09-29T14:31:00Z"/>
                <w:rFonts w:cs="Calibri"/>
                <w:szCs w:val="21"/>
              </w:rPr>
            </w:pPr>
          </w:p>
        </w:tc>
        <w:tc>
          <w:tcPr>
            <w:tcW w:w="2029" w:type="dxa"/>
            <w:tcBorders>
              <w:tl2br w:val="nil"/>
              <w:tr2bl w:val="nil"/>
            </w:tcBorders>
            <w:tcMar>
              <w:top w:w="0" w:type="dxa"/>
              <w:left w:w="108" w:type="dxa"/>
              <w:bottom w:w="0" w:type="dxa"/>
              <w:right w:w="108" w:type="dxa"/>
            </w:tcMar>
            <w:tcPrChange w:id="966" w:author="xlli" w:date="2017-12-05T15:57:00Z">
              <w:tcPr>
                <w:tcW w:w="2019" w:type="dxa"/>
                <w:tcBorders>
                  <w:tl2br w:val="nil"/>
                  <w:tr2bl w:val="nil"/>
                </w:tcBorders>
                <w:tcMar>
                  <w:top w:w="0" w:type="dxa"/>
                  <w:left w:w="108" w:type="dxa"/>
                  <w:bottom w:w="0" w:type="dxa"/>
                  <w:right w:w="108" w:type="dxa"/>
                </w:tcMar>
              </w:tcPr>
            </w:tcPrChange>
          </w:tcPr>
          <w:p w:rsidR="00FE313E" w:rsidRDefault="00FE313E" w:rsidP="003D7257">
            <w:pPr>
              <w:jc w:val="left"/>
              <w:rPr>
                <w:ins w:id="967" w:author="t450" w:date="2017-09-29T14:31:00Z"/>
                <w:szCs w:val="21"/>
              </w:rPr>
            </w:pPr>
            <w:ins w:id="968" w:author="t450" w:date="2017-09-29T14:31:00Z">
              <w:r>
                <w:rPr>
                  <w:rFonts w:hint="eastAsia"/>
                  <w:szCs w:val="21"/>
                </w:rPr>
                <w:t>sys_org</w:t>
              </w:r>
              <w:proofErr w:type="gramStart"/>
              <w:r>
                <w:rPr>
                  <w:rFonts w:hint="eastAsia"/>
                  <w:szCs w:val="21"/>
                </w:rPr>
                <w:t>表主键</w:t>
              </w:r>
              <w:proofErr w:type="gramEnd"/>
              <w:r>
                <w:rPr>
                  <w:rFonts w:hint="eastAsia"/>
                  <w:szCs w:val="21"/>
                </w:rPr>
                <w:t>id</w:t>
              </w:r>
            </w:ins>
          </w:p>
        </w:tc>
        <w:tc>
          <w:tcPr>
            <w:tcW w:w="662" w:type="dxa"/>
            <w:tcBorders>
              <w:tl2br w:val="nil"/>
              <w:tr2bl w:val="nil"/>
            </w:tcBorders>
            <w:tcPrChange w:id="969" w:author="xlli" w:date="2017-12-05T15:57:00Z">
              <w:tcPr>
                <w:tcW w:w="662" w:type="dxa"/>
                <w:tcBorders>
                  <w:tl2br w:val="nil"/>
                  <w:tr2bl w:val="nil"/>
                </w:tcBorders>
              </w:tcPr>
            </w:tcPrChange>
          </w:tcPr>
          <w:p w:rsidR="00FE313E" w:rsidRDefault="00FE313E" w:rsidP="003D7257">
            <w:pPr>
              <w:jc w:val="center"/>
              <w:rPr>
                <w:ins w:id="970" w:author="t450" w:date="2017-09-29T14:31:00Z"/>
                <w:szCs w:val="21"/>
              </w:rPr>
            </w:pPr>
            <w:ins w:id="971" w:author="t450" w:date="2017-09-29T14:31:00Z">
              <w:r>
                <w:rPr>
                  <w:rFonts w:hint="eastAsia"/>
                  <w:szCs w:val="21"/>
                </w:rPr>
                <w:t>N</w:t>
              </w:r>
            </w:ins>
          </w:p>
        </w:tc>
        <w:tc>
          <w:tcPr>
            <w:tcW w:w="678" w:type="dxa"/>
            <w:tcBorders>
              <w:tl2br w:val="nil"/>
              <w:tr2bl w:val="nil"/>
            </w:tcBorders>
            <w:tcPrChange w:id="972" w:author="xlli" w:date="2017-12-05T15:57:00Z">
              <w:tcPr>
                <w:tcW w:w="678" w:type="dxa"/>
                <w:tcBorders>
                  <w:tl2br w:val="nil"/>
                  <w:tr2bl w:val="nil"/>
                </w:tcBorders>
              </w:tcPr>
            </w:tcPrChange>
          </w:tcPr>
          <w:p w:rsidR="00FE313E" w:rsidRDefault="00FE313E" w:rsidP="003D7257">
            <w:pPr>
              <w:jc w:val="left"/>
              <w:rPr>
                <w:ins w:id="973" w:author="t450" w:date="2017-09-29T14:31:00Z"/>
                <w:szCs w:val="21"/>
              </w:rPr>
            </w:pPr>
          </w:p>
        </w:tc>
        <w:tc>
          <w:tcPr>
            <w:tcW w:w="1683" w:type="dxa"/>
            <w:tcBorders>
              <w:tl2br w:val="nil"/>
              <w:tr2bl w:val="nil"/>
            </w:tcBorders>
            <w:vAlign w:val="center"/>
            <w:tcPrChange w:id="974" w:author="xlli" w:date="2017-12-05T15:57:00Z">
              <w:tcPr>
                <w:tcW w:w="1683" w:type="dxa"/>
                <w:tcBorders>
                  <w:tl2br w:val="nil"/>
                  <w:tr2bl w:val="nil"/>
                </w:tcBorders>
                <w:vAlign w:val="center"/>
              </w:tcPr>
            </w:tcPrChange>
          </w:tcPr>
          <w:p w:rsidR="00FE313E" w:rsidRDefault="00FE313E" w:rsidP="003D7257">
            <w:pPr>
              <w:rPr>
                <w:ins w:id="975" w:author="t450" w:date="2017-09-29T14:31:00Z"/>
                <w:rFonts w:ascii="宋体" w:hAnsi="宋体" w:cs="宋体"/>
                <w:szCs w:val="21"/>
              </w:rPr>
            </w:pPr>
            <w:ins w:id="976" w:author="t450" w:date="2017-09-29T14:31:00Z">
              <w:r>
                <w:rPr>
                  <w:rFonts w:hint="eastAsia"/>
                </w:rPr>
                <w:t>int</w:t>
              </w:r>
            </w:ins>
          </w:p>
        </w:tc>
      </w:tr>
      <w:tr w:rsidR="00FE313E" w:rsidTr="0059379A">
        <w:tblPrEx>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ExChange w:id="977" w:author="xlli" w:date="2017-12-05T15:57:00Z">
            <w:tblPrEx>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Ex>
          </w:tblPrExChange>
        </w:tblPrEx>
        <w:trPr>
          <w:trHeight w:val="337"/>
          <w:jc w:val="center"/>
          <w:ins w:id="978" w:author="t450" w:date="2017-09-29T14:31:00Z"/>
          <w:trPrChange w:id="979" w:author="xlli" w:date="2017-12-05T15:57:00Z">
            <w:trPr>
              <w:trHeight w:val="337"/>
              <w:jc w:val="center"/>
            </w:trPr>
          </w:trPrChange>
        </w:trPr>
        <w:tc>
          <w:tcPr>
            <w:tcW w:w="1604" w:type="dxa"/>
            <w:tcBorders>
              <w:tl2br w:val="nil"/>
              <w:tr2bl w:val="nil"/>
            </w:tcBorders>
            <w:tcPrChange w:id="980" w:author="xlli" w:date="2017-12-05T15:57:00Z">
              <w:tcPr>
                <w:tcW w:w="1604" w:type="dxa"/>
                <w:tcBorders>
                  <w:tl2br w:val="nil"/>
                  <w:tr2bl w:val="nil"/>
                </w:tcBorders>
              </w:tcPr>
            </w:tcPrChange>
          </w:tcPr>
          <w:p w:rsidR="00FE313E" w:rsidRDefault="00FE313E" w:rsidP="003D7257">
            <w:pPr>
              <w:rPr>
                <w:ins w:id="981" w:author="t450" w:date="2017-09-29T14:31:00Z"/>
                <w:rFonts w:ascii="宋体" w:hAnsi="宋体"/>
                <w:szCs w:val="21"/>
              </w:rPr>
            </w:pPr>
            <w:ins w:id="982" w:author="t450" w:date="2017-09-29T14:31:00Z">
              <w:r>
                <w:rPr>
                  <w:rFonts w:hint="eastAsia"/>
                </w:rPr>
                <w:t>role_id</w:t>
              </w:r>
            </w:ins>
          </w:p>
        </w:tc>
        <w:tc>
          <w:tcPr>
            <w:tcW w:w="943" w:type="dxa"/>
            <w:tcBorders>
              <w:tl2br w:val="nil"/>
              <w:tr2bl w:val="nil"/>
            </w:tcBorders>
            <w:tcMar>
              <w:top w:w="0" w:type="dxa"/>
              <w:left w:w="108" w:type="dxa"/>
              <w:bottom w:w="0" w:type="dxa"/>
              <w:right w:w="108" w:type="dxa"/>
            </w:tcMar>
            <w:tcPrChange w:id="983" w:author="xlli" w:date="2017-12-05T15:57:00Z">
              <w:tcPr>
                <w:tcW w:w="943" w:type="dxa"/>
                <w:tcBorders>
                  <w:tl2br w:val="nil"/>
                  <w:tr2bl w:val="nil"/>
                </w:tcBorders>
                <w:tcMar>
                  <w:top w:w="0" w:type="dxa"/>
                  <w:left w:w="108" w:type="dxa"/>
                  <w:bottom w:w="0" w:type="dxa"/>
                  <w:right w:w="108" w:type="dxa"/>
                </w:tcMar>
              </w:tcPr>
            </w:tcPrChange>
          </w:tcPr>
          <w:p w:rsidR="00FE313E" w:rsidRDefault="00FE313E" w:rsidP="003D7257">
            <w:pPr>
              <w:jc w:val="left"/>
              <w:rPr>
                <w:ins w:id="984" w:author="t450" w:date="2017-09-29T14:31:00Z"/>
                <w:rFonts w:cs="Calibri"/>
                <w:szCs w:val="21"/>
              </w:rPr>
            </w:pPr>
            <w:ins w:id="985" w:author="t450" w:date="2017-09-29T14:31:00Z">
              <w:r>
                <w:rPr>
                  <w:rFonts w:cs="Calibri" w:hint="eastAsia"/>
                  <w:szCs w:val="21"/>
                </w:rPr>
                <w:t>角色</w:t>
              </w:r>
              <w:r>
                <w:rPr>
                  <w:rFonts w:cs="Calibri" w:hint="eastAsia"/>
                  <w:szCs w:val="21"/>
                </w:rPr>
                <w:t>id</w:t>
              </w:r>
            </w:ins>
          </w:p>
        </w:tc>
        <w:tc>
          <w:tcPr>
            <w:tcW w:w="721" w:type="dxa"/>
            <w:tcBorders>
              <w:tl2br w:val="nil"/>
              <w:tr2bl w:val="nil"/>
            </w:tcBorders>
            <w:tcMar>
              <w:top w:w="0" w:type="dxa"/>
              <w:left w:w="108" w:type="dxa"/>
              <w:bottom w:w="0" w:type="dxa"/>
              <w:right w:w="108" w:type="dxa"/>
            </w:tcMar>
            <w:tcPrChange w:id="986" w:author="xlli" w:date="2017-12-05T15:57:00Z">
              <w:tcPr>
                <w:tcW w:w="731" w:type="dxa"/>
                <w:tcBorders>
                  <w:tl2br w:val="nil"/>
                  <w:tr2bl w:val="nil"/>
                </w:tcBorders>
                <w:tcMar>
                  <w:top w:w="0" w:type="dxa"/>
                  <w:left w:w="108" w:type="dxa"/>
                  <w:bottom w:w="0" w:type="dxa"/>
                  <w:right w:w="108" w:type="dxa"/>
                </w:tcMar>
              </w:tcPr>
            </w:tcPrChange>
          </w:tcPr>
          <w:p w:rsidR="00FE313E" w:rsidRDefault="00FE313E" w:rsidP="003D7257">
            <w:pPr>
              <w:rPr>
                <w:ins w:id="987" w:author="t450" w:date="2017-09-29T14:31:00Z"/>
                <w:rFonts w:cs="Calibri"/>
                <w:szCs w:val="21"/>
              </w:rPr>
            </w:pPr>
          </w:p>
        </w:tc>
        <w:tc>
          <w:tcPr>
            <w:tcW w:w="2029" w:type="dxa"/>
            <w:tcBorders>
              <w:tl2br w:val="nil"/>
              <w:tr2bl w:val="nil"/>
            </w:tcBorders>
            <w:tcMar>
              <w:top w:w="0" w:type="dxa"/>
              <w:left w:w="108" w:type="dxa"/>
              <w:bottom w:w="0" w:type="dxa"/>
              <w:right w:w="108" w:type="dxa"/>
            </w:tcMar>
            <w:tcPrChange w:id="988" w:author="xlli" w:date="2017-12-05T15:57:00Z">
              <w:tcPr>
                <w:tcW w:w="2019" w:type="dxa"/>
                <w:tcBorders>
                  <w:tl2br w:val="nil"/>
                  <w:tr2bl w:val="nil"/>
                </w:tcBorders>
                <w:tcMar>
                  <w:top w:w="0" w:type="dxa"/>
                  <w:left w:w="108" w:type="dxa"/>
                  <w:bottom w:w="0" w:type="dxa"/>
                  <w:right w:w="108" w:type="dxa"/>
                </w:tcMar>
              </w:tcPr>
            </w:tcPrChange>
          </w:tcPr>
          <w:p w:rsidR="00FE313E" w:rsidRDefault="00FE313E" w:rsidP="003D7257">
            <w:pPr>
              <w:jc w:val="left"/>
              <w:rPr>
                <w:ins w:id="989" w:author="t450" w:date="2017-09-29T14:31:00Z"/>
                <w:szCs w:val="21"/>
              </w:rPr>
            </w:pPr>
            <w:ins w:id="990" w:author="t450" w:date="2017-09-29T14:31:00Z">
              <w:r>
                <w:rPr>
                  <w:rFonts w:hint="eastAsia"/>
                </w:rPr>
                <w:t>sys_role</w:t>
              </w:r>
              <w:proofErr w:type="gramStart"/>
              <w:r>
                <w:rPr>
                  <w:rFonts w:hint="eastAsia"/>
                </w:rPr>
                <w:t>表主键</w:t>
              </w:r>
              <w:proofErr w:type="gramEnd"/>
              <w:r>
                <w:rPr>
                  <w:rFonts w:hint="eastAsia"/>
                </w:rPr>
                <w:t>id</w:t>
              </w:r>
            </w:ins>
          </w:p>
        </w:tc>
        <w:tc>
          <w:tcPr>
            <w:tcW w:w="662" w:type="dxa"/>
            <w:tcBorders>
              <w:tl2br w:val="nil"/>
              <w:tr2bl w:val="nil"/>
            </w:tcBorders>
            <w:tcPrChange w:id="991" w:author="xlli" w:date="2017-12-05T15:57:00Z">
              <w:tcPr>
                <w:tcW w:w="662" w:type="dxa"/>
                <w:tcBorders>
                  <w:tl2br w:val="nil"/>
                  <w:tr2bl w:val="nil"/>
                </w:tcBorders>
              </w:tcPr>
            </w:tcPrChange>
          </w:tcPr>
          <w:p w:rsidR="00FE313E" w:rsidRDefault="00FE313E" w:rsidP="003D7257">
            <w:pPr>
              <w:jc w:val="center"/>
              <w:rPr>
                <w:ins w:id="992" w:author="t450" w:date="2017-09-29T14:31:00Z"/>
                <w:szCs w:val="21"/>
              </w:rPr>
            </w:pPr>
            <w:ins w:id="993" w:author="t450" w:date="2017-09-29T14:31:00Z">
              <w:r>
                <w:rPr>
                  <w:rFonts w:hint="eastAsia"/>
                  <w:szCs w:val="21"/>
                </w:rPr>
                <w:t>N</w:t>
              </w:r>
            </w:ins>
          </w:p>
        </w:tc>
        <w:tc>
          <w:tcPr>
            <w:tcW w:w="678" w:type="dxa"/>
            <w:tcBorders>
              <w:tl2br w:val="nil"/>
              <w:tr2bl w:val="nil"/>
            </w:tcBorders>
            <w:tcPrChange w:id="994" w:author="xlli" w:date="2017-12-05T15:57:00Z">
              <w:tcPr>
                <w:tcW w:w="678" w:type="dxa"/>
                <w:tcBorders>
                  <w:tl2br w:val="nil"/>
                  <w:tr2bl w:val="nil"/>
                </w:tcBorders>
              </w:tcPr>
            </w:tcPrChange>
          </w:tcPr>
          <w:p w:rsidR="00FE313E" w:rsidRDefault="00FE313E" w:rsidP="003D7257">
            <w:pPr>
              <w:jc w:val="left"/>
              <w:rPr>
                <w:ins w:id="995" w:author="t450" w:date="2017-09-29T14:31:00Z"/>
                <w:szCs w:val="21"/>
              </w:rPr>
            </w:pPr>
          </w:p>
        </w:tc>
        <w:tc>
          <w:tcPr>
            <w:tcW w:w="1683" w:type="dxa"/>
            <w:tcBorders>
              <w:tl2br w:val="nil"/>
              <w:tr2bl w:val="nil"/>
            </w:tcBorders>
            <w:vAlign w:val="center"/>
            <w:tcPrChange w:id="996" w:author="xlli" w:date="2017-12-05T15:57:00Z">
              <w:tcPr>
                <w:tcW w:w="1683" w:type="dxa"/>
                <w:tcBorders>
                  <w:tl2br w:val="nil"/>
                  <w:tr2bl w:val="nil"/>
                </w:tcBorders>
                <w:vAlign w:val="center"/>
              </w:tcPr>
            </w:tcPrChange>
          </w:tcPr>
          <w:p w:rsidR="00FE313E" w:rsidRDefault="00FE313E" w:rsidP="003D7257">
            <w:pPr>
              <w:rPr>
                <w:ins w:id="997" w:author="t450" w:date="2017-09-29T14:31:00Z"/>
                <w:rFonts w:ascii="宋体" w:hAnsi="宋体" w:cs="宋体"/>
                <w:szCs w:val="21"/>
              </w:rPr>
            </w:pPr>
            <w:ins w:id="998" w:author="t450" w:date="2017-09-29T14:31:00Z">
              <w:r>
                <w:rPr>
                  <w:rFonts w:hint="eastAsia"/>
                </w:rPr>
                <w:t>int</w:t>
              </w:r>
            </w:ins>
          </w:p>
        </w:tc>
      </w:tr>
      <w:tr w:rsidR="00FE313E" w:rsidTr="0059379A">
        <w:tblPrEx>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ExChange w:id="999" w:author="xlli" w:date="2017-12-05T15:57:00Z">
            <w:tblPrEx>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Ex>
          </w:tblPrExChange>
        </w:tblPrEx>
        <w:trPr>
          <w:trHeight w:val="337"/>
          <w:jc w:val="center"/>
          <w:ins w:id="1000" w:author="t450" w:date="2017-09-29T14:31:00Z"/>
          <w:trPrChange w:id="1001" w:author="xlli" w:date="2017-12-05T15:57:00Z">
            <w:trPr>
              <w:trHeight w:val="337"/>
              <w:jc w:val="center"/>
            </w:trPr>
          </w:trPrChange>
        </w:trPr>
        <w:tc>
          <w:tcPr>
            <w:tcW w:w="1604" w:type="dxa"/>
            <w:tcBorders>
              <w:tl2br w:val="nil"/>
              <w:tr2bl w:val="nil"/>
            </w:tcBorders>
            <w:tcPrChange w:id="1002" w:author="xlli" w:date="2017-12-05T15:57:00Z">
              <w:tcPr>
                <w:tcW w:w="1604" w:type="dxa"/>
                <w:tcBorders>
                  <w:tl2br w:val="nil"/>
                  <w:tr2bl w:val="nil"/>
                </w:tcBorders>
              </w:tcPr>
            </w:tcPrChange>
          </w:tcPr>
          <w:p w:rsidR="00FE313E" w:rsidRDefault="00FE313E" w:rsidP="003D7257">
            <w:pPr>
              <w:rPr>
                <w:ins w:id="1003" w:author="t450" w:date="2017-09-29T14:31:00Z"/>
              </w:rPr>
            </w:pPr>
            <w:ins w:id="1004" w:author="t450" w:date="2017-09-29T14:31:00Z">
              <w:r>
                <w:rPr>
                  <w:rFonts w:hint="eastAsia"/>
                </w:rPr>
                <w:t>create_by</w:t>
              </w:r>
            </w:ins>
          </w:p>
        </w:tc>
        <w:tc>
          <w:tcPr>
            <w:tcW w:w="943" w:type="dxa"/>
            <w:tcBorders>
              <w:tl2br w:val="nil"/>
              <w:tr2bl w:val="nil"/>
            </w:tcBorders>
            <w:tcMar>
              <w:top w:w="0" w:type="dxa"/>
              <w:left w:w="108" w:type="dxa"/>
              <w:bottom w:w="0" w:type="dxa"/>
              <w:right w:w="108" w:type="dxa"/>
            </w:tcMar>
            <w:tcPrChange w:id="1005" w:author="xlli" w:date="2017-12-05T15:57:00Z">
              <w:tcPr>
                <w:tcW w:w="943" w:type="dxa"/>
                <w:tcBorders>
                  <w:tl2br w:val="nil"/>
                  <w:tr2bl w:val="nil"/>
                </w:tcBorders>
                <w:tcMar>
                  <w:top w:w="0" w:type="dxa"/>
                  <w:left w:w="108" w:type="dxa"/>
                  <w:bottom w:w="0" w:type="dxa"/>
                  <w:right w:w="108" w:type="dxa"/>
                </w:tcMar>
              </w:tcPr>
            </w:tcPrChange>
          </w:tcPr>
          <w:p w:rsidR="00FE313E" w:rsidRDefault="00FE313E" w:rsidP="003D7257">
            <w:pPr>
              <w:jc w:val="left"/>
              <w:rPr>
                <w:ins w:id="1006" w:author="t450" w:date="2017-09-29T14:31:00Z"/>
                <w:rFonts w:cs="Calibri"/>
                <w:szCs w:val="21"/>
              </w:rPr>
            </w:pPr>
            <w:ins w:id="1007" w:author="t450" w:date="2017-09-29T14:31:00Z">
              <w:r>
                <w:rPr>
                  <w:rFonts w:hint="eastAsia"/>
                </w:rPr>
                <w:t>创建者</w:t>
              </w:r>
            </w:ins>
          </w:p>
        </w:tc>
        <w:tc>
          <w:tcPr>
            <w:tcW w:w="721" w:type="dxa"/>
            <w:tcBorders>
              <w:tl2br w:val="nil"/>
              <w:tr2bl w:val="nil"/>
            </w:tcBorders>
            <w:tcMar>
              <w:top w:w="0" w:type="dxa"/>
              <w:left w:w="108" w:type="dxa"/>
              <w:bottom w:w="0" w:type="dxa"/>
              <w:right w:w="108" w:type="dxa"/>
            </w:tcMar>
            <w:tcPrChange w:id="1008" w:author="xlli" w:date="2017-12-05T15:57:00Z">
              <w:tcPr>
                <w:tcW w:w="731" w:type="dxa"/>
                <w:tcBorders>
                  <w:tl2br w:val="nil"/>
                  <w:tr2bl w:val="nil"/>
                </w:tcBorders>
                <w:tcMar>
                  <w:top w:w="0" w:type="dxa"/>
                  <w:left w:w="108" w:type="dxa"/>
                  <w:bottom w:w="0" w:type="dxa"/>
                  <w:right w:w="108" w:type="dxa"/>
                </w:tcMar>
              </w:tcPr>
            </w:tcPrChange>
          </w:tcPr>
          <w:p w:rsidR="00FE313E" w:rsidRDefault="00FE313E" w:rsidP="003D7257">
            <w:pPr>
              <w:rPr>
                <w:ins w:id="1009" w:author="t450" w:date="2017-09-29T14:31:00Z"/>
                <w:rFonts w:cs="Calibri"/>
                <w:szCs w:val="21"/>
              </w:rPr>
            </w:pPr>
          </w:p>
        </w:tc>
        <w:tc>
          <w:tcPr>
            <w:tcW w:w="2029" w:type="dxa"/>
            <w:tcBorders>
              <w:tl2br w:val="nil"/>
              <w:tr2bl w:val="nil"/>
            </w:tcBorders>
            <w:tcMar>
              <w:top w:w="0" w:type="dxa"/>
              <w:left w:w="108" w:type="dxa"/>
              <w:bottom w:w="0" w:type="dxa"/>
              <w:right w:w="108" w:type="dxa"/>
            </w:tcMar>
            <w:tcPrChange w:id="1010" w:author="xlli" w:date="2017-12-05T15:57:00Z">
              <w:tcPr>
                <w:tcW w:w="2019" w:type="dxa"/>
                <w:tcBorders>
                  <w:tl2br w:val="nil"/>
                  <w:tr2bl w:val="nil"/>
                </w:tcBorders>
                <w:tcMar>
                  <w:top w:w="0" w:type="dxa"/>
                  <w:left w:w="108" w:type="dxa"/>
                  <w:bottom w:w="0" w:type="dxa"/>
                  <w:right w:w="108" w:type="dxa"/>
                </w:tcMar>
              </w:tcPr>
            </w:tcPrChange>
          </w:tcPr>
          <w:p w:rsidR="00FE313E" w:rsidRDefault="00FE313E" w:rsidP="003D7257">
            <w:pPr>
              <w:jc w:val="left"/>
              <w:rPr>
                <w:ins w:id="1011" w:author="t450" w:date="2017-09-29T14:31:00Z"/>
              </w:rPr>
            </w:pPr>
          </w:p>
        </w:tc>
        <w:tc>
          <w:tcPr>
            <w:tcW w:w="662" w:type="dxa"/>
            <w:tcBorders>
              <w:tl2br w:val="nil"/>
              <w:tr2bl w:val="nil"/>
            </w:tcBorders>
            <w:tcPrChange w:id="1012" w:author="xlli" w:date="2017-12-05T15:57:00Z">
              <w:tcPr>
                <w:tcW w:w="662" w:type="dxa"/>
                <w:tcBorders>
                  <w:tl2br w:val="nil"/>
                  <w:tr2bl w:val="nil"/>
                </w:tcBorders>
              </w:tcPr>
            </w:tcPrChange>
          </w:tcPr>
          <w:p w:rsidR="00FE313E" w:rsidRDefault="00FE313E" w:rsidP="003D7257">
            <w:pPr>
              <w:jc w:val="center"/>
              <w:rPr>
                <w:ins w:id="1013" w:author="t450" w:date="2017-09-29T14:31:00Z"/>
                <w:szCs w:val="21"/>
              </w:rPr>
            </w:pPr>
            <w:ins w:id="1014" w:author="t450" w:date="2017-09-29T14:31:00Z">
              <w:r>
                <w:rPr>
                  <w:rFonts w:hint="eastAsia"/>
                  <w:szCs w:val="21"/>
                </w:rPr>
                <w:t>Y</w:t>
              </w:r>
            </w:ins>
          </w:p>
        </w:tc>
        <w:tc>
          <w:tcPr>
            <w:tcW w:w="678" w:type="dxa"/>
            <w:tcBorders>
              <w:tl2br w:val="nil"/>
              <w:tr2bl w:val="nil"/>
            </w:tcBorders>
            <w:tcPrChange w:id="1015" w:author="xlli" w:date="2017-12-05T15:57:00Z">
              <w:tcPr>
                <w:tcW w:w="678" w:type="dxa"/>
                <w:tcBorders>
                  <w:tl2br w:val="nil"/>
                  <w:tr2bl w:val="nil"/>
                </w:tcBorders>
              </w:tcPr>
            </w:tcPrChange>
          </w:tcPr>
          <w:p w:rsidR="00FE313E" w:rsidRDefault="00FE313E" w:rsidP="003D7257">
            <w:pPr>
              <w:jc w:val="left"/>
              <w:rPr>
                <w:ins w:id="1016" w:author="t450" w:date="2017-09-29T14:31:00Z"/>
                <w:szCs w:val="21"/>
              </w:rPr>
            </w:pPr>
          </w:p>
        </w:tc>
        <w:tc>
          <w:tcPr>
            <w:tcW w:w="1683" w:type="dxa"/>
            <w:tcBorders>
              <w:tl2br w:val="nil"/>
              <w:tr2bl w:val="nil"/>
            </w:tcBorders>
            <w:vAlign w:val="center"/>
            <w:tcPrChange w:id="1017" w:author="xlli" w:date="2017-12-05T15:57:00Z">
              <w:tcPr>
                <w:tcW w:w="1683" w:type="dxa"/>
                <w:tcBorders>
                  <w:tl2br w:val="nil"/>
                  <w:tr2bl w:val="nil"/>
                </w:tcBorders>
                <w:vAlign w:val="center"/>
              </w:tcPr>
            </w:tcPrChange>
          </w:tcPr>
          <w:p w:rsidR="00FE313E" w:rsidRDefault="00FE313E" w:rsidP="003D7257">
            <w:pPr>
              <w:rPr>
                <w:ins w:id="1018" w:author="t450" w:date="2017-09-29T14:31:00Z"/>
              </w:rPr>
            </w:pPr>
            <w:ins w:id="1019" w:author="t450" w:date="2017-09-29T14:31:00Z">
              <w:r>
                <w:rPr>
                  <w:rFonts w:hint="eastAsia"/>
                </w:rPr>
                <w:t>varchar(255)</w:t>
              </w:r>
            </w:ins>
          </w:p>
        </w:tc>
      </w:tr>
      <w:tr w:rsidR="00FE313E" w:rsidTr="0059379A">
        <w:tblPrEx>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ExChange w:id="1020" w:author="xlli" w:date="2017-12-05T15:57:00Z">
            <w:tblPrEx>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Ex>
          </w:tblPrExChange>
        </w:tblPrEx>
        <w:trPr>
          <w:trHeight w:val="337"/>
          <w:jc w:val="center"/>
          <w:ins w:id="1021" w:author="t450" w:date="2017-09-29T14:31:00Z"/>
          <w:trPrChange w:id="1022" w:author="xlli" w:date="2017-12-05T15:57:00Z">
            <w:trPr>
              <w:trHeight w:val="337"/>
              <w:jc w:val="center"/>
            </w:trPr>
          </w:trPrChange>
        </w:trPr>
        <w:tc>
          <w:tcPr>
            <w:tcW w:w="1604" w:type="dxa"/>
            <w:tcPrChange w:id="1023" w:author="xlli" w:date="2017-12-05T15:57:00Z">
              <w:tcPr>
                <w:tcW w:w="1604" w:type="dxa"/>
              </w:tcPr>
            </w:tcPrChange>
          </w:tcPr>
          <w:p w:rsidR="00FE313E" w:rsidRDefault="00FE313E" w:rsidP="003D7257">
            <w:pPr>
              <w:rPr>
                <w:ins w:id="1024" w:author="t450" w:date="2017-09-29T14:31:00Z"/>
              </w:rPr>
            </w:pPr>
            <w:ins w:id="1025" w:author="t450" w:date="2017-09-29T14:31:00Z">
              <w:r>
                <w:rPr>
                  <w:rFonts w:hint="eastAsia"/>
                </w:rPr>
                <w:t>create_date</w:t>
              </w:r>
            </w:ins>
          </w:p>
        </w:tc>
        <w:tc>
          <w:tcPr>
            <w:tcW w:w="943" w:type="dxa"/>
            <w:tcPrChange w:id="1026" w:author="xlli" w:date="2017-12-05T15:57:00Z">
              <w:tcPr>
                <w:tcW w:w="943" w:type="dxa"/>
              </w:tcPr>
            </w:tcPrChange>
          </w:tcPr>
          <w:p w:rsidR="00FE313E" w:rsidRDefault="00FE313E" w:rsidP="003D7257">
            <w:pPr>
              <w:jc w:val="left"/>
              <w:rPr>
                <w:ins w:id="1027" w:author="t450" w:date="2017-09-29T14:31:00Z"/>
                <w:rFonts w:cs="Calibri"/>
                <w:szCs w:val="21"/>
              </w:rPr>
            </w:pPr>
            <w:ins w:id="1028" w:author="t450" w:date="2017-09-29T14:31:00Z">
              <w:r>
                <w:rPr>
                  <w:rFonts w:hint="eastAsia"/>
                </w:rPr>
                <w:t>创建时间</w:t>
              </w:r>
            </w:ins>
          </w:p>
        </w:tc>
        <w:tc>
          <w:tcPr>
            <w:tcW w:w="721" w:type="dxa"/>
            <w:tcPrChange w:id="1029" w:author="xlli" w:date="2017-12-05T15:57:00Z">
              <w:tcPr>
                <w:tcW w:w="731" w:type="dxa"/>
              </w:tcPr>
            </w:tcPrChange>
          </w:tcPr>
          <w:p w:rsidR="00FE313E" w:rsidRDefault="00FE313E" w:rsidP="003D7257">
            <w:pPr>
              <w:rPr>
                <w:ins w:id="1030" w:author="t450" w:date="2017-09-29T14:31:00Z"/>
                <w:rFonts w:cs="Calibri"/>
                <w:szCs w:val="21"/>
              </w:rPr>
            </w:pPr>
          </w:p>
        </w:tc>
        <w:tc>
          <w:tcPr>
            <w:tcW w:w="2029" w:type="dxa"/>
            <w:tcPrChange w:id="1031" w:author="xlli" w:date="2017-12-05T15:57:00Z">
              <w:tcPr>
                <w:tcW w:w="2019" w:type="dxa"/>
              </w:tcPr>
            </w:tcPrChange>
          </w:tcPr>
          <w:p w:rsidR="00FE313E" w:rsidRDefault="00FE313E" w:rsidP="003D7257">
            <w:pPr>
              <w:jc w:val="left"/>
              <w:rPr>
                <w:ins w:id="1032" w:author="t450" w:date="2017-09-29T14:31:00Z"/>
              </w:rPr>
            </w:pPr>
          </w:p>
        </w:tc>
        <w:tc>
          <w:tcPr>
            <w:tcW w:w="662" w:type="dxa"/>
            <w:tcPrChange w:id="1033" w:author="xlli" w:date="2017-12-05T15:57:00Z">
              <w:tcPr>
                <w:tcW w:w="662" w:type="dxa"/>
              </w:tcPr>
            </w:tcPrChange>
          </w:tcPr>
          <w:p w:rsidR="00FE313E" w:rsidRDefault="00FE313E" w:rsidP="003D7257">
            <w:pPr>
              <w:jc w:val="center"/>
              <w:rPr>
                <w:ins w:id="1034" w:author="t450" w:date="2017-09-29T14:31:00Z"/>
                <w:szCs w:val="21"/>
              </w:rPr>
            </w:pPr>
            <w:ins w:id="1035" w:author="t450" w:date="2017-09-29T14:31:00Z">
              <w:r>
                <w:rPr>
                  <w:rFonts w:hint="eastAsia"/>
                  <w:szCs w:val="21"/>
                </w:rPr>
                <w:t>Y</w:t>
              </w:r>
            </w:ins>
          </w:p>
        </w:tc>
        <w:tc>
          <w:tcPr>
            <w:tcW w:w="678" w:type="dxa"/>
            <w:tcPrChange w:id="1036" w:author="xlli" w:date="2017-12-05T15:57:00Z">
              <w:tcPr>
                <w:tcW w:w="678" w:type="dxa"/>
              </w:tcPr>
            </w:tcPrChange>
          </w:tcPr>
          <w:p w:rsidR="00FE313E" w:rsidRDefault="00FE313E" w:rsidP="003D7257">
            <w:pPr>
              <w:jc w:val="left"/>
              <w:rPr>
                <w:ins w:id="1037" w:author="t450" w:date="2017-09-29T14:31:00Z"/>
                <w:szCs w:val="21"/>
              </w:rPr>
            </w:pPr>
          </w:p>
        </w:tc>
        <w:tc>
          <w:tcPr>
            <w:tcW w:w="1683" w:type="dxa"/>
            <w:vAlign w:val="center"/>
            <w:tcPrChange w:id="1038" w:author="xlli" w:date="2017-12-05T15:57:00Z">
              <w:tcPr>
                <w:tcW w:w="1683" w:type="dxa"/>
                <w:vAlign w:val="center"/>
              </w:tcPr>
            </w:tcPrChange>
          </w:tcPr>
          <w:p w:rsidR="00FE313E" w:rsidRDefault="00FE313E" w:rsidP="003D7257">
            <w:pPr>
              <w:rPr>
                <w:ins w:id="1039" w:author="t450" w:date="2017-09-29T14:31:00Z"/>
              </w:rPr>
            </w:pPr>
            <w:ins w:id="1040" w:author="t450" w:date="2017-09-29T14:31:00Z">
              <w:r>
                <w:rPr>
                  <w:rFonts w:hint="eastAsia"/>
                </w:rPr>
                <w:t>datetime</w:t>
              </w:r>
            </w:ins>
          </w:p>
        </w:tc>
      </w:tr>
      <w:tr w:rsidR="00FE313E" w:rsidTr="0059379A">
        <w:tblPrEx>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ExChange w:id="1041" w:author="xlli" w:date="2017-12-05T15:57:00Z">
            <w:tblPrEx>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Ex>
          </w:tblPrExChange>
        </w:tblPrEx>
        <w:trPr>
          <w:trHeight w:val="337"/>
          <w:jc w:val="center"/>
          <w:ins w:id="1042" w:author="t450" w:date="2017-09-29T14:31:00Z"/>
          <w:trPrChange w:id="1043" w:author="xlli" w:date="2017-12-05T15:57:00Z">
            <w:trPr>
              <w:trHeight w:val="337"/>
              <w:jc w:val="center"/>
            </w:trPr>
          </w:trPrChange>
        </w:trPr>
        <w:tc>
          <w:tcPr>
            <w:tcW w:w="1604" w:type="dxa"/>
            <w:tcPrChange w:id="1044" w:author="xlli" w:date="2017-12-05T15:57:00Z">
              <w:tcPr>
                <w:tcW w:w="1604" w:type="dxa"/>
              </w:tcPr>
            </w:tcPrChange>
          </w:tcPr>
          <w:p w:rsidR="00FE313E" w:rsidRDefault="00FE313E" w:rsidP="003D7257">
            <w:pPr>
              <w:rPr>
                <w:ins w:id="1045" w:author="t450" w:date="2017-09-29T14:31:00Z"/>
              </w:rPr>
            </w:pPr>
            <w:ins w:id="1046" w:author="t450" w:date="2017-09-29T14:31:00Z">
              <w:r>
                <w:rPr>
                  <w:rFonts w:hint="eastAsia"/>
                </w:rPr>
                <w:t>update_by</w:t>
              </w:r>
            </w:ins>
          </w:p>
        </w:tc>
        <w:tc>
          <w:tcPr>
            <w:tcW w:w="943" w:type="dxa"/>
            <w:tcPrChange w:id="1047" w:author="xlli" w:date="2017-12-05T15:57:00Z">
              <w:tcPr>
                <w:tcW w:w="943" w:type="dxa"/>
              </w:tcPr>
            </w:tcPrChange>
          </w:tcPr>
          <w:p w:rsidR="00FE313E" w:rsidRDefault="00FE313E" w:rsidP="003D7257">
            <w:pPr>
              <w:jc w:val="left"/>
              <w:rPr>
                <w:ins w:id="1048" w:author="t450" w:date="2017-09-29T14:31:00Z"/>
                <w:rFonts w:cs="Calibri"/>
                <w:szCs w:val="21"/>
              </w:rPr>
            </w:pPr>
            <w:ins w:id="1049" w:author="t450" w:date="2017-09-29T14:31:00Z">
              <w:r>
                <w:rPr>
                  <w:rFonts w:hint="eastAsia"/>
                </w:rPr>
                <w:t>更新者</w:t>
              </w:r>
            </w:ins>
          </w:p>
        </w:tc>
        <w:tc>
          <w:tcPr>
            <w:tcW w:w="721" w:type="dxa"/>
            <w:tcPrChange w:id="1050" w:author="xlli" w:date="2017-12-05T15:57:00Z">
              <w:tcPr>
                <w:tcW w:w="731" w:type="dxa"/>
              </w:tcPr>
            </w:tcPrChange>
          </w:tcPr>
          <w:p w:rsidR="00FE313E" w:rsidRDefault="00FE313E" w:rsidP="003D7257">
            <w:pPr>
              <w:rPr>
                <w:ins w:id="1051" w:author="t450" w:date="2017-09-29T14:31:00Z"/>
                <w:rFonts w:cs="Calibri"/>
                <w:szCs w:val="21"/>
              </w:rPr>
            </w:pPr>
          </w:p>
        </w:tc>
        <w:tc>
          <w:tcPr>
            <w:tcW w:w="2029" w:type="dxa"/>
            <w:tcPrChange w:id="1052" w:author="xlli" w:date="2017-12-05T15:57:00Z">
              <w:tcPr>
                <w:tcW w:w="2019" w:type="dxa"/>
              </w:tcPr>
            </w:tcPrChange>
          </w:tcPr>
          <w:p w:rsidR="00FE313E" w:rsidRDefault="00FE313E" w:rsidP="003D7257">
            <w:pPr>
              <w:jc w:val="left"/>
              <w:rPr>
                <w:ins w:id="1053" w:author="t450" w:date="2017-09-29T14:31:00Z"/>
              </w:rPr>
            </w:pPr>
          </w:p>
        </w:tc>
        <w:tc>
          <w:tcPr>
            <w:tcW w:w="662" w:type="dxa"/>
            <w:tcPrChange w:id="1054" w:author="xlli" w:date="2017-12-05T15:57:00Z">
              <w:tcPr>
                <w:tcW w:w="662" w:type="dxa"/>
              </w:tcPr>
            </w:tcPrChange>
          </w:tcPr>
          <w:p w:rsidR="00FE313E" w:rsidRDefault="00FE313E" w:rsidP="003D7257">
            <w:pPr>
              <w:jc w:val="center"/>
              <w:rPr>
                <w:ins w:id="1055" w:author="t450" w:date="2017-09-29T14:31:00Z"/>
                <w:szCs w:val="21"/>
              </w:rPr>
            </w:pPr>
            <w:ins w:id="1056" w:author="t450" w:date="2017-09-29T14:31:00Z">
              <w:r>
                <w:rPr>
                  <w:rFonts w:hint="eastAsia"/>
                  <w:szCs w:val="21"/>
                </w:rPr>
                <w:t>Y</w:t>
              </w:r>
            </w:ins>
          </w:p>
        </w:tc>
        <w:tc>
          <w:tcPr>
            <w:tcW w:w="678" w:type="dxa"/>
            <w:tcPrChange w:id="1057" w:author="xlli" w:date="2017-12-05T15:57:00Z">
              <w:tcPr>
                <w:tcW w:w="678" w:type="dxa"/>
              </w:tcPr>
            </w:tcPrChange>
          </w:tcPr>
          <w:p w:rsidR="00FE313E" w:rsidRDefault="00FE313E" w:rsidP="003D7257">
            <w:pPr>
              <w:jc w:val="left"/>
              <w:rPr>
                <w:ins w:id="1058" w:author="t450" w:date="2017-09-29T14:31:00Z"/>
                <w:szCs w:val="21"/>
              </w:rPr>
            </w:pPr>
          </w:p>
        </w:tc>
        <w:tc>
          <w:tcPr>
            <w:tcW w:w="1683" w:type="dxa"/>
            <w:vAlign w:val="center"/>
            <w:tcPrChange w:id="1059" w:author="xlli" w:date="2017-12-05T15:57:00Z">
              <w:tcPr>
                <w:tcW w:w="1683" w:type="dxa"/>
                <w:vAlign w:val="center"/>
              </w:tcPr>
            </w:tcPrChange>
          </w:tcPr>
          <w:p w:rsidR="00FE313E" w:rsidRDefault="00FE313E" w:rsidP="003D7257">
            <w:pPr>
              <w:rPr>
                <w:ins w:id="1060" w:author="t450" w:date="2017-09-29T14:31:00Z"/>
              </w:rPr>
            </w:pPr>
            <w:ins w:id="1061" w:author="t450" w:date="2017-09-29T14:31:00Z">
              <w:r>
                <w:rPr>
                  <w:rFonts w:hint="eastAsia"/>
                </w:rPr>
                <w:t>varchar(255)</w:t>
              </w:r>
            </w:ins>
          </w:p>
        </w:tc>
      </w:tr>
      <w:tr w:rsidR="00FE313E" w:rsidTr="0059379A">
        <w:tblPrEx>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ExChange w:id="1062" w:author="xlli" w:date="2017-12-05T15:57:00Z">
            <w:tblPrEx>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Ex>
          </w:tblPrExChange>
        </w:tblPrEx>
        <w:trPr>
          <w:trHeight w:val="337"/>
          <w:jc w:val="center"/>
          <w:ins w:id="1063" w:author="t450" w:date="2017-09-29T14:31:00Z"/>
          <w:trPrChange w:id="1064" w:author="xlli" w:date="2017-12-05T15:57:00Z">
            <w:trPr>
              <w:trHeight w:val="337"/>
              <w:jc w:val="center"/>
            </w:trPr>
          </w:trPrChange>
        </w:trPr>
        <w:tc>
          <w:tcPr>
            <w:tcW w:w="1604" w:type="dxa"/>
            <w:tcPrChange w:id="1065" w:author="xlli" w:date="2017-12-05T15:57:00Z">
              <w:tcPr>
                <w:tcW w:w="1604" w:type="dxa"/>
              </w:tcPr>
            </w:tcPrChange>
          </w:tcPr>
          <w:p w:rsidR="00FE313E" w:rsidRDefault="00FE313E" w:rsidP="003D7257">
            <w:pPr>
              <w:rPr>
                <w:ins w:id="1066" w:author="t450" w:date="2017-09-29T14:31:00Z"/>
              </w:rPr>
            </w:pPr>
            <w:ins w:id="1067" w:author="t450" w:date="2017-09-29T14:31:00Z">
              <w:r>
                <w:rPr>
                  <w:rFonts w:hint="eastAsia"/>
                </w:rPr>
                <w:t>update_date</w:t>
              </w:r>
            </w:ins>
          </w:p>
        </w:tc>
        <w:tc>
          <w:tcPr>
            <w:tcW w:w="943" w:type="dxa"/>
            <w:tcPrChange w:id="1068" w:author="xlli" w:date="2017-12-05T15:57:00Z">
              <w:tcPr>
                <w:tcW w:w="943" w:type="dxa"/>
              </w:tcPr>
            </w:tcPrChange>
          </w:tcPr>
          <w:p w:rsidR="00FE313E" w:rsidRDefault="00FE313E" w:rsidP="003D7257">
            <w:pPr>
              <w:jc w:val="left"/>
              <w:rPr>
                <w:ins w:id="1069" w:author="t450" w:date="2017-09-29T14:31:00Z"/>
                <w:rFonts w:cs="Calibri"/>
                <w:szCs w:val="21"/>
              </w:rPr>
            </w:pPr>
            <w:ins w:id="1070" w:author="t450" w:date="2017-09-29T14:31:00Z">
              <w:r>
                <w:rPr>
                  <w:rFonts w:hint="eastAsia"/>
                </w:rPr>
                <w:t>更新时间</w:t>
              </w:r>
            </w:ins>
          </w:p>
        </w:tc>
        <w:tc>
          <w:tcPr>
            <w:tcW w:w="721" w:type="dxa"/>
            <w:tcPrChange w:id="1071" w:author="xlli" w:date="2017-12-05T15:57:00Z">
              <w:tcPr>
                <w:tcW w:w="731" w:type="dxa"/>
              </w:tcPr>
            </w:tcPrChange>
          </w:tcPr>
          <w:p w:rsidR="00FE313E" w:rsidRDefault="00FE313E" w:rsidP="003D7257">
            <w:pPr>
              <w:rPr>
                <w:ins w:id="1072" w:author="t450" w:date="2017-09-29T14:31:00Z"/>
                <w:rFonts w:cs="Calibri"/>
                <w:szCs w:val="21"/>
              </w:rPr>
            </w:pPr>
          </w:p>
        </w:tc>
        <w:tc>
          <w:tcPr>
            <w:tcW w:w="2029" w:type="dxa"/>
            <w:tcPrChange w:id="1073" w:author="xlli" w:date="2017-12-05T15:57:00Z">
              <w:tcPr>
                <w:tcW w:w="2019" w:type="dxa"/>
              </w:tcPr>
            </w:tcPrChange>
          </w:tcPr>
          <w:p w:rsidR="00FE313E" w:rsidRDefault="00FE313E" w:rsidP="003D7257">
            <w:pPr>
              <w:jc w:val="left"/>
              <w:rPr>
                <w:ins w:id="1074" w:author="t450" w:date="2017-09-29T14:31:00Z"/>
              </w:rPr>
            </w:pPr>
          </w:p>
        </w:tc>
        <w:tc>
          <w:tcPr>
            <w:tcW w:w="662" w:type="dxa"/>
            <w:tcPrChange w:id="1075" w:author="xlli" w:date="2017-12-05T15:57:00Z">
              <w:tcPr>
                <w:tcW w:w="662" w:type="dxa"/>
              </w:tcPr>
            </w:tcPrChange>
          </w:tcPr>
          <w:p w:rsidR="00FE313E" w:rsidRDefault="00FE313E" w:rsidP="003D7257">
            <w:pPr>
              <w:jc w:val="center"/>
              <w:rPr>
                <w:ins w:id="1076" w:author="t450" w:date="2017-09-29T14:31:00Z"/>
                <w:szCs w:val="21"/>
              </w:rPr>
            </w:pPr>
            <w:ins w:id="1077" w:author="t450" w:date="2017-09-29T14:31:00Z">
              <w:r>
                <w:rPr>
                  <w:rFonts w:hint="eastAsia"/>
                  <w:szCs w:val="21"/>
                </w:rPr>
                <w:t>Y</w:t>
              </w:r>
            </w:ins>
          </w:p>
        </w:tc>
        <w:tc>
          <w:tcPr>
            <w:tcW w:w="678" w:type="dxa"/>
            <w:tcPrChange w:id="1078" w:author="xlli" w:date="2017-12-05T15:57:00Z">
              <w:tcPr>
                <w:tcW w:w="678" w:type="dxa"/>
              </w:tcPr>
            </w:tcPrChange>
          </w:tcPr>
          <w:p w:rsidR="00FE313E" w:rsidRDefault="00FE313E" w:rsidP="003D7257">
            <w:pPr>
              <w:jc w:val="left"/>
              <w:rPr>
                <w:ins w:id="1079" w:author="t450" w:date="2017-09-29T14:31:00Z"/>
                <w:szCs w:val="21"/>
              </w:rPr>
            </w:pPr>
          </w:p>
        </w:tc>
        <w:tc>
          <w:tcPr>
            <w:tcW w:w="1683" w:type="dxa"/>
            <w:vAlign w:val="center"/>
            <w:tcPrChange w:id="1080" w:author="xlli" w:date="2017-12-05T15:57:00Z">
              <w:tcPr>
                <w:tcW w:w="1683" w:type="dxa"/>
                <w:vAlign w:val="center"/>
              </w:tcPr>
            </w:tcPrChange>
          </w:tcPr>
          <w:p w:rsidR="00FE313E" w:rsidRDefault="00FE313E" w:rsidP="003D7257">
            <w:pPr>
              <w:rPr>
                <w:ins w:id="1081" w:author="t450" w:date="2017-09-29T14:31:00Z"/>
              </w:rPr>
            </w:pPr>
            <w:ins w:id="1082" w:author="t450" w:date="2017-09-29T14:31:00Z">
              <w:r>
                <w:rPr>
                  <w:rFonts w:hint="eastAsia"/>
                </w:rPr>
                <w:t>datetime</w:t>
              </w:r>
            </w:ins>
          </w:p>
        </w:tc>
      </w:tr>
      <w:tr w:rsidR="00FE313E" w:rsidTr="0059379A">
        <w:tblPrEx>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ExChange w:id="1083" w:author="xlli" w:date="2017-12-05T15:57:00Z">
            <w:tblPrEx>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Ex>
          </w:tblPrExChange>
        </w:tblPrEx>
        <w:trPr>
          <w:trHeight w:val="357"/>
          <w:jc w:val="center"/>
          <w:ins w:id="1084" w:author="t450" w:date="2017-09-29T14:31:00Z"/>
          <w:trPrChange w:id="1085" w:author="xlli" w:date="2017-12-05T15:57:00Z">
            <w:trPr>
              <w:trHeight w:val="357"/>
              <w:jc w:val="center"/>
            </w:trPr>
          </w:trPrChange>
        </w:trPr>
        <w:tc>
          <w:tcPr>
            <w:tcW w:w="1604" w:type="dxa"/>
            <w:tcPrChange w:id="1086" w:author="xlli" w:date="2017-12-05T15:57:00Z">
              <w:tcPr>
                <w:tcW w:w="1604" w:type="dxa"/>
              </w:tcPr>
            </w:tcPrChange>
          </w:tcPr>
          <w:p w:rsidR="00FE313E" w:rsidRDefault="00FE313E" w:rsidP="003D7257">
            <w:pPr>
              <w:rPr>
                <w:ins w:id="1087" w:author="t450" w:date="2017-09-29T14:31:00Z"/>
              </w:rPr>
            </w:pPr>
            <w:ins w:id="1088" w:author="t450" w:date="2017-09-29T14:31:00Z">
              <w:r>
                <w:rPr>
                  <w:rFonts w:hint="eastAsia"/>
                </w:rPr>
                <w:t>remarks</w:t>
              </w:r>
            </w:ins>
          </w:p>
        </w:tc>
        <w:tc>
          <w:tcPr>
            <w:tcW w:w="943" w:type="dxa"/>
            <w:tcPrChange w:id="1089" w:author="xlli" w:date="2017-12-05T15:57:00Z">
              <w:tcPr>
                <w:tcW w:w="943" w:type="dxa"/>
              </w:tcPr>
            </w:tcPrChange>
          </w:tcPr>
          <w:p w:rsidR="00FE313E" w:rsidRDefault="00FE313E" w:rsidP="003D7257">
            <w:pPr>
              <w:jc w:val="left"/>
              <w:rPr>
                <w:ins w:id="1090" w:author="t450" w:date="2017-09-29T14:31:00Z"/>
                <w:rFonts w:cs="Calibri"/>
                <w:szCs w:val="21"/>
              </w:rPr>
            </w:pPr>
            <w:ins w:id="1091" w:author="t450" w:date="2017-09-29T14:31:00Z">
              <w:r>
                <w:rPr>
                  <w:rFonts w:hint="eastAsia"/>
                </w:rPr>
                <w:t>备注信息</w:t>
              </w:r>
            </w:ins>
          </w:p>
        </w:tc>
        <w:tc>
          <w:tcPr>
            <w:tcW w:w="721" w:type="dxa"/>
            <w:tcPrChange w:id="1092" w:author="xlli" w:date="2017-12-05T15:57:00Z">
              <w:tcPr>
                <w:tcW w:w="731" w:type="dxa"/>
              </w:tcPr>
            </w:tcPrChange>
          </w:tcPr>
          <w:p w:rsidR="00FE313E" w:rsidRDefault="00FE313E" w:rsidP="003D7257">
            <w:pPr>
              <w:rPr>
                <w:ins w:id="1093" w:author="t450" w:date="2017-09-29T14:31:00Z"/>
                <w:rFonts w:cs="Calibri"/>
                <w:szCs w:val="21"/>
              </w:rPr>
            </w:pPr>
          </w:p>
        </w:tc>
        <w:tc>
          <w:tcPr>
            <w:tcW w:w="2029" w:type="dxa"/>
            <w:tcPrChange w:id="1094" w:author="xlli" w:date="2017-12-05T15:57:00Z">
              <w:tcPr>
                <w:tcW w:w="2019" w:type="dxa"/>
              </w:tcPr>
            </w:tcPrChange>
          </w:tcPr>
          <w:p w:rsidR="00FE313E" w:rsidRDefault="00FE313E" w:rsidP="003D7257">
            <w:pPr>
              <w:jc w:val="left"/>
              <w:rPr>
                <w:ins w:id="1095" w:author="t450" w:date="2017-09-29T14:31:00Z"/>
              </w:rPr>
            </w:pPr>
          </w:p>
        </w:tc>
        <w:tc>
          <w:tcPr>
            <w:tcW w:w="662" w:type="dxa"/>
            <w:tcPrChange w:id="1096" w:author="xlli" w:date="2017-12-05T15:57:00Z">
              <w:tcPr>
                <w:tcW w:w="662" w:type="dxa"/>
              </w:tcPr>
            </w:tcPrChange>
          </w:tcPr>
          <w:p w:rsidR="00FE313E" w:rsidRDefault="00FE313E" w:rsidP="003D7257">
            <w:pPr>
              <w:jc w:val="center"/>
              <w:rPr>
                <w:ins w:id="1097" w:author="t450" w:date="2017-09-29T14:31:00Z"/>
                <w:szCs w:val="21"/>
              </w:rPr>
            </w:pPr>
            <w:ins w:id="1098" w:author="t450" w:date="2017-09-29T14:31:00Z">
              <w:r>
                <w:rPr>
                  <w:rFonts w:hint="eastAsia"/>
                  <w:szCs w:val="21"/>
                </w:rPr>
                <w:t>Y</w:t>
              </w:r>
            </w:ins>
          </w:p>
        </w:tc>
        <w:tc>
          <w:tcPr>
            <w:tcW w:w="678" w:type="dxa"/>
            <w:tcPrChange w:id="1099" w:author="xlli" w:date="2017-12-05T15:57:00Z">
              <w:tcPr>
                <w:tcW w:w="678" w:type="dxa"/>
              </w:tcPr>
            </w:tcPrChange>
          </w:tcPr>
          <w:p w:rsidR="00FE313E" w:rsidRDefault="00FE313E" w:rsidP="003D7257">
            <w:pPr>
              <w:jc w:val="left"/>
              <w:rPr>
                <w:ins w:id="1100" w:author="t450" w:date="2017-09-29T14:31:00Z"/>
                <w:szCs w:val="21"/>
              </w:rPr>
            </w:pPr>
          </w:p>
        </w:tc>
        <w:tc>
          <w:tcPr>
            <w:tcW w:w="1683" w:type="dxa"/>
            <w:vAlign w:val="center"/>
            <w:tcPrChange w:id="1101" w:author="xlli" w:date="2017-12-05T15:57:00Z">
              <w:tcPr>
                <w:tcW w:w="1683" w:type="dxa"/>
                <w:vAlign w:val="center"/>
              </w:tcPr>
            </w:tcPrChange>
          </w:tcPr>
          <w:p w:rsidR="00FE313E" w:rsidRDefault="00FE313E" w:rsidP="003D7257">
            <w:pPr>
              <w:rPr>
                <w:ins w:id="1102" w:author="t450" w:date="2017-09-29T14:31:00Z"/>
              </w:rPr>
            </w:pPr>
            <w:ins w:id="1103" w:author="t450" w:date="2017-09-29T14:31:00Z">
              <w:r>
                <w:rPr>
                  <w:rFonts w:hint="eastAsia"/>
                </w:rPr>
                <w:t>varchar(255)</w:t>
              </w:r>
            </w:ins>
          </w:p>
        </w:tc>
      </w:tr>
    </w:tbl>
    <w:p w:rsidR="00421069" w:rsidRDefault="00421069" w:rsidP="000D278B">
      <w:pPr>
        <w:pStyle w:val="5"/>
      </w:pPr>
      <w:r w:rsidRPr="00CB2A37">
        <w:t>系统</w:t>
      </w:r>
      <w:r w:rsidRPr="006A3A33">
        <w:t>权限</w:t>
      </w:r>
      <w:r>
        <w:rPr>
          <w:rFonts w:hint="eastAsia"/>
        </w:rPr>
        <w:t>（</w:t>
      </w:r>
      <w:r>
        <w:rPr>
          <w:rFonts w:hint="eastAsia"/>
        </w:rPr>
        <w:t>sys_</w:t>
      </w:r>
      <w:del w:id="1104" w:author="t450" w:date="2017-09-29T14:24:00Z">
        <w:r w:rsidDel="00EA78F1">
          <w:rPr>
            <w:rFonts w:hint="eastAsia"/>
          </w:rPr>
          <w:delText>permission</w:delText>
        </w:r>
      </w:del>
      <w:ins w:id="1105" w:author="t450" w:date="2017-09-29T14:24:00Z">
        <w:r w:rsidR="00EA78F1">
          <w:rPr>
            <w:rFonts w:hint="eastAsia"/>
          </w:rPr>
          <w:t>resource</w:t>
        </w:r>
      </w:ins>
      <w:r>
        <w:rPr>
          <w:rFonts w:hint="eastAsia"/>
        </w:rPr>
        <w:t>）</w:t>
      </w:r>
      <w:bookmarkEnd w:id="899"/>
      <w:bookmarkEnd w:id="900"/>
      <w:bookmarkEnd w:id="901"/>
    </w:p>
    <w:p w:rsidR="00421069" w:rsidRDefault="00421069" w:rsidP="000D278B">
      <w:pPr>
        <w:ind w:firstLineChars="200" w:firstLine="480"/>
      </w:pPr>
      <w:r>
        <w:rPr>
          <w:rFonts w:hint="eastAsia"/>
        </w:rPr>
        <w:t>系统权限首先是功能操作菜单集合如业务管理、流程管理、系统管理等。</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718"/>
        <w:gridCol w:w="1102"/>
        <w:gridCol w:w="684"/>
        <w:gridCol w:w="1695"/>
        <w:gridCol w:w="700"/>
        <w:gridCol w:w="752"/>
        <w:gridCol w:w="1689"/>
      </w:tblGrid>
      <w:tr w:rsidR="00421069" w:rsidTr="000D278B">
        <w:trPr>
          <w:trHeight w:val="390"/>
          <w:jc w:val="center"/>
        </w:trPr>
        <w:tc>
          <w:tcPr>
            <w:tcW w:w="1718" w:type="dxa"/>
            <w:tcBorders>
              <w:tl2br w:val="nil"/>
              <w:tr2bl w:val="nil"/>
            </w:tcBorders>
          </w:tcPr>
          <w:p w:rsidR="00421069" w:rsidRDefault="00A40D51" w:rsidP="00ED3949">
            <w:pPr>
              <w:rPr>
                <w:rFonts w:ascii="宋体" w:hAnsi="宋体"/>
                <w:b/>
                <w:szCs w:val="21"/>
              </w:rPr>
            </w:pPr>
            <w:r>
              <w:rPr>
                <w:rFonts w:ascii="宋体" w:hAnsi="宋体" w:hint="eastAsia"/>
                <w:b/>
                <w:szCs w:val="21"/>
              </w:rPr>
              <w:t>SYS_RESOURCE</w:t>
            </w:r>
          </w:p>
        </w:tc>
        <w:tc>
          <w:tcPr>
            <w:tcW w:w="6622" w:type="dxa"/>
            <w:gridSpan w:val="6"/>
            <w:tcBorders>
              <w:tl2br w:val="nil"/>
              <w:tr2bl w:val="nil"/>
            </w:tcBorders>
            <w:tcMar>
              <w:top w:w="0" w:type="dxa"/>
              <w:left w:w="108" w:type="dxa"/>
              <w:bottom w:w="0" w:type="dxa"/>
              <w:right w:w="108" w:type="dxa"/>
            </w:tcMar>
          </w:tcPr>
          <w:p w:rsidR="00421069" w:rsidRDefault="00421069" w:rsidP="00ED3949">
            <w:pPr>
              <w:rPr>
                <w:rFonts w:ascii="宋体" w:hAnsi="宋体"/>
                <w:szCs w:val="21"/>
              </w:rPr>
            </w:pPr>
            <w:r>
              <w:rPr>
                <w:rFonts w:ascii="宋体" w:hAnsi="宋体" w:hint="eastAsia"/>
                <w:b/>
                <w:szCs w:val="21"/>
              </w:rPr>
              <w:t>系统</w:t>
            </w:r>
            <w:r w:rsidR="00A40D51">
              <w:rPr>
                <w:rFonts w:ascii="宋体" w:hAnsi="宋体" w:hint="eastAsia"/>
                <w:b/>
                <w:szCs w:val="21"/>
              </w:rPr>
              <w:t>资源</w:t>
            </w:r>
            <w:r>
              <w:rPr>
                <w:rFonts w:ascii="宋体" w:hAnsi="宋体" w:hint="eastAsia"/>
                <w:b/>
                <w:szCs w:val="21"/>
              </w:rPr>
              <w:t>表</w:t>
            </w:r>
          </w:p>
        </w:tc>
      </w:tr>
      <w:tr w:rsidR="00421069" w:rsidTr="000D278B">
        <w:trPr>
          <w:trHeight w:val="683"/>
          <w:jc w:val="center"/>
        </w:trPr>
        <w:tc>
          <w:tcPr>
            <w:tcW w:w="1718" w:type="dxa"/>
            <w:tcBorders>
              <w:tl2br w:val="nil"/>
              <w:tr2bl w:val="nil"/>
            </w:tcBorders>
          </w:tcPr>
          <w:p w:rsidR="00421069" w:rsidRDefault="00421069" w:rsidP="002E1B48">
            <w:r>
              <w:rPr>
                <w:rFonts w:ascii="宋体" w:hAnsi="宋体" w:hint="eastAsia"/>
                <w:szCs w:val="21"/>
              </w:rPr>
              <w:t>字段代码</w:t>
            </w:r>
          </w:p>
        </w:tc>
        <w:tc>
          <w:tcPr>
            <w:tcW w:w="1102" w:type="dxa"/>
            <w:tcBorders>
              <w:tl2br w:val="nil"/>
              <w:tr2bl w:val="nil"/>
            </w:tcBorders>
            <w:tcMar>
              <w:top w:w="0" w:type="dxa"/>
              <w:left w:w="108" w:type="dxa"/>
              <w:bottom w:w="0" w:type="dxa"/>
              <w:right w:w="108" w:type="dxa"/>
            </w:tcMar>
          </w:tcPr>
          <w:p w:rsidR="00421069" w:rsidRDefault="00421069" w:rsidP="002E1B48">
            <w:pPr>
              <w:rPr>
                <w:rFonts w:cs="Calibri"/>
                <w:szCs w:val="21"/>
              </w:rPr>
            </w:pPr>
            <w:r>
              <w:rPr>
                <w:rFonts w:ascii="宋体" w:hAnsi="宋体" w:hint="eastAsia"/>
                <w:szCs w:val="21"/>
              </w:rPr>
              <w:t>字段名</w:t>
            </w:r>
          </w:p>
        </w:tc>
        <w:tc>
          <w:tcPr>
            <w:tcW w:w="684" w:type="dxa"/>
            <w:tcBorders>
              <w:tl2br w:val="nil"/>
              <w:tr2bl w:val="nil"/>
            </w:tcBorders>
            <w:tcMar>
              <w:top w:w="0" w:type="dxa"/>
              <w:left w:w="108" w:type="dxa"/>
              <w:bottom w:w="0" w:type="dxa"/>
              <w:right w:w="108" w:type="dxa"/>
            </w:tcMar>
          </w:tcPr>
          <w:p w:rsidR="00421069" w:rsidRDefault="00421069" w:rsidP="002E1B48">
            <w:pPr>
              <w:rPr>
                <w:rFonts w:cs="Calibri"/>
                <w:szCs w:val="21"/>
              </w:rPr>
            </w:pPr>
            <w:r>
              <w:rPr>
                <w:rFonts w:ascii="宋体" w:hAnsi="宋体" w:hint="eastAsia"/>
                <w:szCs w:val="21"/>
              </w:rPr>
              <w:t>主键</w:t>
            </w:r>
          </w:p>
        </w:tc>
        <w:tc>
          <w:tcPr>
            <w:tcW w:w="1695" w:type="dxa"/>
            <w:tcBorders>
              <w:tl2br w:val="nil"/>
              <w:tr2bl w:val="nil"/>
            </w:tcBorders>
            <w:tcMar>
              <w:top w:w="0" w:type="dxa"/>
              <w:left w:w="108" w:type="dxa"/>
              <w:bottom w:w="0" w:type="dxa"/>
              <w:right w:w="108" w:type="dxa"/>
            </w:tcMar>
          </w:tcPr>
          <w:p w:rsidR="00421069" w:rsidRDefault="00421069" w:rsidP="002E1B48">
            <w:r>
              <w:rPr>
                <w:rFonts w:ascii="宋体" w:hAnsi="宋体" w:hint="eastAsia"/>
                <w:szCs w:val="21"/>
              </w:rPr>
              <w:t>备注</w:t>
            </w:r>
          </w:p>
        </w:tc>
        <w:tc>
          <w:tcPr>
            <w:tcW w:w="700" w:type="dxa"/>
            <w:tcBorders>
              <w:tl2br w:val="nil"/>
              <w:tr2bl w:val="nil"/>
            </w:tcBorders>
          </w:tcPr>
          <w:p w:rsidR="00421069" w:rsidRDefault="00421069" w:rsidP="002E1B48">
            <w:pPr>
              <w:rPr>
                <w:szCs w:val="21"/>
              </w:rPr>
            </w:pPr>
            <w:r>
              <w:rPr>
                <w:rFonts w:cs="Calibri" w:hint="eastAsia"/>
                <w:szCs w:val="21"/>
              </w:rPr>
              <w:t>可空</w:t>
            </w:r>
          </w:p>
        </w:tc>
        <w:tc>
          <w:tcPr>
            <w:tcW w:w="752" w:type="dxa"/>
            <w:tcBorders>
              <w:tl2br w:val="nil"/>
              <w:tr2bl w:val="nil"/>
            </w:tcBorders>
          </w:tcPr>
          <w:p w:rsidR="00421069" w:rsidRDefault="00421069" w:rsidP="002E1B48">
            <w:pPr>
              <w:rPr>
                <w:szCs w:val="21"/>
              </w:rPr>
            </w:pPr>
            <w:r>
              <w:rPr>
                <w:rFonts w:cs="Calibri" w:hint="eastAsia"/>
                <w:szCs w:val="21"/>
              </w:rPr>
              <w:t>默认值</w:t>
            </w:r>
          </w:p>
        </w:tc>
        <w:tc>
          <w:tcPr>
            <w:tcW w:w="1689" w:type="dxa"/>
            <w:tcBorders>
              <w:tl2br w:val="nil"/>
              <w:tr2bl w:val="nil"/>
            </w:tcBorders>
          </w:tcPr>
          <w:p w:rsidR="00421069" w:rsidRDefault="00421069" w:rsidP="002E1B48">
            <w:r>
              <w:rPr>
                <w:rFonts w:ascii="宋体" w:hAnsi="宋体" w:hint="eastAsia"/>
                <w:szCs w:val="21"/>
              </w:rPr>
              <w:t>类型</w:t>
            </w:r>
          </w:p>
        </w:tc>
      </w:tr>
      <w:tr w:rsidR="00421069" w:rsidTr="000D278B">
        <w:trPr>
          <w:trHeight w:val="390"/>
          <w:jc w:val="center"/>
        </w:trPr>
        <w:tc>
          <w:tcPr>
            <w:tcW w:w="1718" w:type="dxa"/>
            <w:tcBorders>
              <w:tl2br w:val="nil"/>
              <w:tr2bl w:val="nil"/>
            </w:tcBorders>
          </w:tcPr>
          <w:p w:rsidR="00421069" w:rsidRDefault="00421069" w:rsidP="002E1B48">
            <w:pPr>
              <w:rPr>
                <w:rFonts w:ascii="宋体" w:hAnsi="宋体"/>
                <w:szCs w:val="21"/>
              </w:rPr>
            </w:pPr>
            <w:r>
              <w:rPr>
                <w:rFonts w:hint="eastAsia"/>
              </w:rPr>
              <w:t>id</w:t>
            </w:r>
          </w:p>
        </w:tc>
        <w:tc>
          <w:tcPr>
            <w:tcW w:w="1102"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r>
              <w:rPr>
                <w:rFonts w:hint="eastAsia"/>
              </w:rPr>
              <w:t>编号</w:t>
            </w:r>
          </w:p>
        </w:tc>
        <w:tc>
          <w:tcPr>
            <w:tcW w:w="684" w:type="dxa"/>
            <w:tcBorders>
              <w:tl2br w:val="nil"/>
              <w:tr2bl w:val="nil"/>
            </w:tcBorders>
            <w:tcMar>
              <w:top w:w="0" w:type="dxa"/>
              <w:left w:w="108" w:type="dxa"/>
              <w:bottom w:w="0" w:type="dxa"/>
              <w:right w:w="108" w:type="dxa"/>
            </w:tcMar>
          </w:tcPr>
          <w:p w:rsidR="00421069" w:rsidRDefault="00421069" w:rsidP="002E1B48">
            <w:pPr>
              <w:rPr>
                <w:rFonts w:cs="Calibri"/>
                <w:szCs w:val="21"/>
              </w:rPr>
            </w:pPr>
            <w:r>
              <w:rPr>
                <w:rFonts w:cs="Calibri" w:hint="eastAsia"/>
                <w:szCs w:val="21"/>
              </w:rPr>
              <w:t>Y</w:t>
            </w:r>
          </w:p>
        </w:tc>
        <w:tc>
          <w:tcPr>
            <w:tcW w:w="1695" w:type="dxa"/>
            <w:tcBorders>
              <w:tl2br w:val="nil"/>
              <w:tr2bl w:val="nil"/>
            </w:tcBorders>
            <w:tcMar>
              <w:top w:w="0" w:type="dxa"/>
              <w:left w:w="108" w:type="dxa"/>
              <w:bottom w:w="0" w:type="dxa"/>
              <w:right w:w="108" w:type="dxa"/>
            </w:tcMar>
          </w:tcPr>
          <w:p w:rsidR="00421069" w:rsidRDefault="00421069" w:rsidP="002E1B48">
            <w:pPr>
              <w:jc w:val="left"/>
              <w:rPr>
                <w:szCs w:val="21"/>
              </w:rPr>
            </w:pPr>
            <w:r>
              <w:rPr>
                <w:rFonts w:hint="eastAsia"/>
                <w:szCs w:val="21"/>
              </w:rPr>
              <w:t>自动递增</w:t>
            </w:r>
          </w:p>
        </w:tc>
        <w:tc>
          <w:tcPr>
            <w:tcW w:w="700" w:type="dxa"/>
            <w:tcBorders>
              <w:tl2br w:val="nil"/>
              <w:tr2bl w:val="nil"/>
            </w:tcBorders>
          </w:tcPr>
          <w:p w:rsidR="00421069" w:rsidRDefault="00421069" w:rsidP="002E1B48">
            <w:pPr>
              <w:jc w:val="center"/>
              <w:rPr>
                <w:szCs w:val="21"/>
              </w:rPr>
            </w:pPr>
            <w:r>
              <w:rPr>
                <w:rFonts w:hint="eastAsia"/>
                <w:szCs w:val="21"/>
              </w:rPr>
              <w:t>N</w:t>
            </w:r>
          </w:p>
        </w:tc>
        <w:tc>
          <w:tcPr>
            <w:tcW w:w="752" w:type="dxa"/>
            <w:tcBorders>
              <w:tl2br w:val="nil"/>
              <w:tr2bl w:val="nil"/>
            </w:tcBorders>
          </w:tcPr>
          <w:p w:rsidR="00421069" w:rsidRDefault="00421069" w:rsidP="002E1B48">
            <w:pPr>
              <w:jc w:val="left"/>
              <w:rPr>
                <w:szCs w:val="21"/>
              </w:rPr>
            </w:pPr>
          </w:p>
        </w:tc>
        <w:tc>
          <w:tcPr>
            <w:tcW w:w="1689" w:type="dxa"/>
            <w:tcBorders>
              <w:tl2br w:val="nil"/>
              <w:tr2bl w:val="nil"/>
            </w:tcBorders>
            <w:vAlign w:val="center"/>
          </w:tcPr>
          <w:p w:rsidR="00421069" w:rsidRDefault="00421069" w:rsidP="002E1B48">
            <w:pPr>
              <w:rPr>
                <w:rFonts w:ascii="宋体" w:hAnsi="宋体" w:cs="宋体"/>
                <w:szCs w:val="21"/>
              </w:rPr>
            </w:pPr>
            <w:r>
              <w:rPr>
                <w:rFonts w:hint="eastAsia"/>
              </w:rPr>
              <w:t>int</w:t>
            </w:r>
          </w:p>
        </w:tc>
      </w:tr>
      <w:tr w:rsidR="00421069" w:rsidTr="000D278B">
        <w:trPr>
          <w:trHeight w:val="683"/>
          <w:jc w:val="center"/>
        </w:trPr>
        <w:tc>
          <w:tcPr>
            <w:tcW w:w="1718" w:type="dxa"/>
            <w:tcBorders>
              <w:tl2br w:val="nil"/>
              <w:tr2bl w:val="nil"/>
            </w:tcBorders>
          </w:tcPr>
          <w:p w:rsidR="00421069" w:rsidRDefault="00421069" w:rsidP="002E1B48">
            <w:pPr>
              <w:rPr>
                <w:rFonts w:ascii="宋体" w:hAnsi="宋体"/>
                <w:szCs w:val="21"/>
              </w:rPr>
            </w:pPr>
            <w:r>
              <w:rPr>
                <w:rFonts w:hint="eastAsia"/>
              </w:rPr>
              <w:t>parent_id</w:t>
            </w:r>
          </w:p>
        </w:tc>
        <w:tc>
          <w:tcPr>
            <w:tcW w:w="1102"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proofErr w:type="gramStart"/>
            <w:r>
              <w:rPr>
                <w:rFonts w:hint="eastAsia"/>
              </w:rPr>
              <w:t>父级编号</w:t>
            </w:r>
            <w:proofErr w:type="gramEnd"/>
          </w:p>
        </w:tc>
        <w:tc>
          <w:tcPr>
            <w:tcW w:w="684"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695" w:type="dxa"/>
            <w:tcBorders>
              <w:tl2br w:val="nil"/>
              <w:tr2bl w:val="nil"/>
            </w:tcBorders>
            <w:tcMar>
              <w:top w:w="0" w:type="dxa"/>
              <w:left w:w="108" w:type="dxa"/>
              <w:bottom w:w="0" w:type="dxa"/>
              <w:right w:w="108" w:type="dxa"/>
            </w:tcMar>
          </w:tcPr>
          <w:p w:rsidR="00421069" w:rsidRDefault="00421069" w:rsidP="002E1B48">
            <w:pPr>
              <w:jc w:val="left"/>
              <w:rPr>
                <w:szCs w:val="21"/>
              </w:rPr>
            </w:pPr>
          </w:p>
        </w:tc>
        <w:tc>
          <w:tcPr>
            <w:tcW w:w="700" w:type="dxa"/>
            <w:tcBorders>
              <w:tl2br w:val="nil"/>
              <w:tr2bl w:val="nil"/>
            </w:tcBorders>
          </w:tcPr>
          <w:p w:rsidR="00421069" w:rsidRDefault="00421069" w:rsidP="002E1B48">
            <w:pPr>
              <w:jc w:val="center"/>
              <w:rPr>
                <w:szCs w:val="21"/>
              </w:rPr>
            </w:pPr>
            <w:r>
              <w:rPr>
                <w:rFonts w:hint="eastAsia"/>
                <w:szCs w:val="21"/>
              </w:rPr>
              <w:t>Y</w:t>
            </w:r>
          </w:p>
        </w:tc>
        <w:tc>
          <w:tcPr>
            <w:tcW w:w="752" w:type="dxa"/>
            <w:tcBorders>
              <w:tl2br w:val="nil"/>
              <w:tr2bl w:val="nil"/>
            </w:tcBorders>
          </w:tcPr>
          <w:p w:rsidR="00421069" w:rsidRDefault="00421069" w:rsidP="002E1B48">
            <w:pPr>
              <w:jc w:val="left"/>
              <w:rPr>
                <w:szCs w:val="21"/>
              </w:rPr>
            </w:pPr>
          </w:p>
        </w:tc>
        <w:tc>
          <w:tcPr>
            <w:tcW w:w="1689" w:type="dxa"/>
            <w:tcBorders>
              <w:tl2br w:val="nil"/>
              <w:tr2bl w:val="nil"/>
            </w:tcBorders>
            <w:vAlign w:val="center"/>
          </w:tcPr>
          <w:p w:rsidR="00421069" w:rsidRDefault="00421069" w:rsidP="002E1B48">
            <w:pPr>
              <w:rPr>
                <w:rFonts w:ascii="宋体" w:hAnsi="宋体" w:cs="宋体"/>
                <w:szCs w:val="21"/>
              </w:rPr>
            </w:pPr>
            <w:r>
              <w:rPr>
                <w:rFonts w:hint="eastAsia"/>
              </w:rPr>
              <w:t>int</w:t>
            </w:r>
          </w:p>
        </w:tc>
      </w:tr>
      <w:tr w:rsidR="00A40D51" w:rsidTr="00A40D51">
        <w:trPr>
          <w:trHeight w:val="683"/>
          <w:jc w:val="center"/>
        </w:trPr>
        <w:tc>
          <w:tcPr>
            <w:tcW w:w="1718" w:type="dxa"/>
            <w:tcBorders>
              <w:tl2br w:val="nil"/>
              <w:tr2bl w:val="nil"/>
            </w:tcBorders>
          </w:tcPr>
          <w:p w:rsidR="00A40D51" w:rsidRDefault="00A40D51" w:rsidP="002E1B48">
            <w:r w:rsidRPr="00EC4E11">
              <w:t>r</w:t>
            </w:r>
            <w:r w:rsidRPr="00841E69">
              <w:t>esource_type</w:t>
            </w:r>
          </w:p>
        </w:tc>
        <w:tc>
          <w:tcPr>
            <w:tcW w:w="1102" w:type="dxa"/>
            <w:tcBorders>
              <w:tl2br w:val="nil"/>
              <w:tr2bl w:val="nil"/>
            </w:tcBorders>
            <w:tcMar>
              <w:top w:w="0" w:type="dxa"/>
              <w:left w:w="108" w:type="dxa"/>
              <w:bottom w:w="0" w:type="dxa"/>
              <w:right w:w="108" w:type="dxa"/>
            </w:tcMar>
          </w:tcPr>
          <w:p w:rsidR="00A40D51" w:rsidRDefault="00A40D51" w:rsidP="002E1B48">
            <w:pPr>
              <w:jc w:val="left"/>
            </w:pPr>
          </w:p>
        </w:tc>
        <w:tc>
          <w:tcPr>
            <w:tcW w:w="684" w:type="dxa"/>
            <w:tcBorders>
              <w:tl2br w:val="nil"/>
              <w:tr2bl w:val="nil"/>
            </w:tcBorders>
            <w:tcMar>
              <w:top w:w="0" w:type="dxa"/>
              <w:left w:w="108" w:type="dxa"/>
              <w:bottom w:w="0" w:type="dxa"/>
              <w:right w:w="108" w:type="dxa"/>
            </w:tcMar>
          </w:tcPr>
          <w:p w:rsidR="00A40D51" w:rsidRDefault="00A40D51" w:rsidP="002E1B48">
            <w:pPr>
              <w:rPr>
                <w:rFonts w:cs="Calibri"/>
                <w:szCs w:val="21"/>
              </w:rPr>
            </w:pPr>
          </w:p>
        </w:tc>
        <w:tc>
          <w:tcPr>
            <w:tcW w:w="1695" w:type="dxa"/>
            <w:tcBorders>
              <w:tl2br w:val="nil"/>
              <w:tr2bl w:val="nil"/>
            </w:tcBorders>
            <w:tcMar>
              <w:top w:w="0" w:type="dxa"/>
              <w:left w:w="108" w:type="dxa"/>
              <w:bottom w:w="0" w:type="dxa"/>
              <w:right w:w="108" w:type="dxa"/>
            </w:tcMar>
          </w:tcPr>
          <w:p w:rsidR="00A40D51" w:rsidRDefault="00A40D51" w:rsidP="002E1B48">
            <w:pPr>
              <w:jc w:val="left"/>
              <w:rPr>
                <w:szCs w:val="21"/>
              </w:rPr>
            </w:pPr>
            <w:r>
              <w:rPr>
                <w:rFonts w:hint="eastAsia"/>
                <w:szCs w:val="21"/>
              </w:rPr>
              <w:t>留出字段，控制到按钮</w:t>
            </w:r>
          </w:p>
        </w:tc>
        <w:tc>
          <w:tcPr>
            <w:tcW w:w="700" w:type="dxa"/>
            <w:tcBorders>
              <w:tl2br w:val="nil"/>
              <w:tr2bl w:val="nil"/>
            </w:tcBorders>
          </w:tcPr>
          <w:p w:rsidR="00A40D51" w:rsidRDefault="00A40D51" w:rsidP="002E1B48">
            <w:pPr>
              <w:jc w:val="center"/>
              <w:rPr>
                <w:szCs w:val="21"/>
              </w:rPr>
            </w:pPr>
          </w:p>
        </w:tc>
        <w:tc>
          <w:tcPr>
            <w:tcW w:w="752" w:type="dxa"/>
            <w:tcBorders>
              <w:tl2br w:val="nil"/>
              <w:tr2bl w:val="nil"/>
            </w:tcBorders>
          </w:tcPr>
          <w:p w:rsidR="00A40D51" w:rsidRDefault="00A40D51" w:rsidP="002E1B48">
            <w:pPr>
              <w:jc w:val="left"/>
              <w:rPr>
                <w:szCs w:val="21"/>
              </w:rPr>
            </w:pPr>
          </w:p>
        </w:tc>
        <w:tc>
          <w:tcPr>
            <w:tcW w:w="1689" w:type="dxa"/>
            <w:tcBorders>
              <w:tl2br w:val="nil"/>
              <w:tr2bl w:val="nil"/>
            </w:tcBorders>
            <w:vAlign w:val="center"/>
          </w:tcPr>
          <w:p w:rsidR="00A40D51" w:rsidRPr="00ED3949" w:rsidRDefault="00A40D51" w:rsidP="002E1B48">
            <w:r>
              <w:rPr>
                <w:rFonts w:hint="eastAsia"/>
              </w:rPr>
              <w:t>varchar(</w:t>
            </w:r>
            <w:r w:rsidR="00841E69">
              <w:rPr>
                <w:rFonts w:hint="eastAsia"/>
              </w:rPr>
              <w:t>255</w:t>
            </w:r>
            <w:r>
              <w:rPr>
                <w:rFonts w:hint="eastAsia"/>
              </w:rPr>
              <w:t>)</w:t>
            </w:r>
          </w:p>
        </w:tc>
      </w:tr>
      <w:tr w:rsidR="00421069" w:rsidTr="000D278B">
        <w:trPr>
          <w:trHeight w:val="390"/>
          <w:jc w:val="center"/>
        </w:trPr>
        <w:tc>
          <w:tcPr>
            <w:tcW w:w="1718" w:type="dxa"/>
            <w:tcBorders>
              <w:tl2br w:val="nil"/>
              <w:tr2bl w:val="nil"/>
            </w:tcBorders>
          </w:tcPr>
          <w:p w:rsidR="00421069" w:rsidRDefault="00421069" w:rsidP="002E1B48">
            <w:pPr>
              <w:rPr>
                <w:rFonts w:ascii="宋体" w:hAnsi="宋体"/>
                <w:szCs w:val="21"/>
              </w:rPr>
            </w:pPr>
            <w:r>
              <w:rPr>
                <w:rFonts w:hint="eastAsia"/>
              </w:rPr>
              <w:t>name</w:t>
            </w:r>
          </w:p>
        </w:tc>
        <w:tc>
          <w:tcPr>
            <w:tcW w:w="1102"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r>
              <w:rPr>
                <w:rFonts w:hint="eastAsia"/>
              </w:rPr>
              <w:t>名称</w:t>
            </w:r>
          </w:p>
        </w:tc>
        <w:tc>
          <w:tcPr>
            <w:tcW w:w="684"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695" w:type="dxa"/>
            <w:tcBorders>
              <w:tl2br w:val="nil"/>
              <w:tr2bl w:val="nil"/>
            </w:tcBorders>
            <w:tcMar>
              <w:top w:w="0" w:type="dxa"/>
              <w:left w:w="108" w:type="dxa"/>
              <w:bottom w:w="0" w:type="dxa"/>
              <w:right w:w="108" w:type="dxa"/>
            </w:tcMar>
          </w:tcPr>
          <w:p w:rsidR="00421069" w:rsidRDefault="00421069" w:rsidP="002E1B48">
            <w:pPr>
              <w:jc w:val="left"/>
              <w:rPr>
                <w:szCs w:val="21"/>
              </w:rPr>
            </w:pPr>
          </w:p>
        </w:tc>
        <w:tc>
          <w:tcPr>
            <w:tcW w:w="700" w:type="dxa"/>
            <w:tcBorders>
              <w:tl2br w:val="nil"/>
              <w:tr2bl w:val="nil"/>
            </w:tcBorders>
          </w:tcPr>
          <w:p w:rsidR="00421069" w:rsidRDefault="00421069" w:rsidP="002E1B48">
            <w:pPr>
              <w:jc w:val="center"/>
              <w:rPr>
                <w:szCs w:val="21"/>
              </w:rPr>
            </w:pPr>
            <w:r>
              <w:rPr>
                <w:rFonts w:hint="eastAsia"/>
                <w:szCs w:val="21"/>
              </w:rPr>
              <w:t>N</w:t>
            </w:r>
          </w:p>
        </w:tc>
        <w:tc>
          <w:tcPr>
            <w:tcW w:w="752" w:type="dxa"/>
            <w:tcBorders>
              <w:tl2br w:val="nil"/>
              <w:tr2bl w:val="nil"/>
            </w:tcBorders>
          </w:tcPr>
          <w:p w:rsidR="00421069" w:rsidRDefault="00421069" w:rsidP="002E1B48">
            <w:pPr>
              <w:jc w:val="left"/>
              <w:rPr>
                <w:szCs w:val="21"/>
              </w:rPr>
            </w:pPr>
          </w:p>
        </w:tc>
        <w:tc>
          <w:tcPr>
            <w:tcW w:w="1689" w:type="dxa"/>
            <w:tcBorders>
              <w:tl2br w:val="nil"/>
              <w:tr2bl w:val="nil"/>
            </w:tcBorders>
            <w:vAlign w:val="center"/>
          </w:tcPr>
          <w:p w:rsidR="00421069" w:rsidRDefault="00421069" w:rsidP="002E1B48">
            <w:pPr>
              <w:rPr>
                <w:rFonts w:ascii="宋体" w:hAnsi="宋体" w:cs="宋体"/>
                <w:szCs w:val="21"/>
              </w:rPr>
            </w:pPr>
            <w:r>
              <w:rPr>
                <w:rFonts w:hint="eastAsia"/>
              </w:rPr>
              <w:t>varchar(255)</w:t>
            </w:r>
          </w:p>
        </w:tc>
      </w:tr>
      <w:tr w:rsidR="00421069" w:rsidTr="000D278B">
        <w:trPr>
          <w:trHeight w:val="390"/>
          <w:jc w:val="center"/>
        </w:trPr>
        <w:tc>
          <w:tcPr>
            <w:tcW w:w="1718" w:type="dxa"/>
            <w:tcBorders>
              <w:tl2br w:val="nil"/>
              <w:tr2bl w:val="nil"/>
            </w:tcBorders>
          </w:tcPr>
          <w:p w:rsidR="00421069" w:rsidRDefault="00421069" w:rsidP="002E1B48">
            <w:pPr>
              <w:rPr>
                <w:rFonts w:ascii="宋体" w:hAnsi="宋体"/>
                <w:szCs w:val="21"/>
              </w:rPr>
            </w:pPr>
            <w:r>
              <w:rPr>
                <w:rFonts w:hint="eastAsia"/>
              </w:rPr>
              <w:t>sort</w:t>
            </w:r>
          </w:p>
        </w:tc>
        <w:tc>
          <w:tcPr>
            <w:tcW w:w="1102"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r>
              <w:rPr>
                <w:rFonts w:hint="eastAsia"/>
              </w:rPr>
              <w:t>排序</w:t>
            </w:r>
          </w:p>
        </w:tc>
        <w:tc>
          <w:tcPr>
            <w:tcW w:w="684"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695" w:type="dxa"/>
            <w:tcBorders>
              <w:tl2br w:val="nil"/>
              <w:tr2bl w:val="nil"/>
            </w:tcBorders>
            <w:tcMar>
              <w:top w:w="0" w:type="dxa"/>
              <w:left w:w="108" w:type="dxa"/>
              <w:bottom w:w="0" w:type="dxa"/>
              <w:right w:w="108" w:type="dxa"/>
            </w:tcMar>
          </w:tcPr>
          <w:p w:rsidR="00421069" w:rsidRDefault="00421069" w:rsidP="002E1B48">
            <w:pPr>
              <w:jc w:val="left"/>
              <w:rPr>
                <w:szCs w:val="21"/>
              </w:rPr>
            </w:pPr>
          </w:p>
        </w:tc>
        <w:tc>
          <w:tcPr>
            <w:tcW w:w="700" w:type="dxa"/>
            <w:tcBorders>
              <w:tl2br w:val="nil"/>
              <w:tr2bl w:val="nil"/>
            </w:tcBorders>
          </w:tcPr>
          <w:p w:rsidR="00421069" w:rsidRDefault="00421069" w:rsidP="002E1B48">
            <w:pPr>
              <w:jc w:val="center"/>
              <w:rPr>
                <w:szCs w:val="21"/>
              </w:rPr>
            </w:pPr>
            <w:r>
              <w:rPr>
                <w:rFonts w:hint="eastAsia"/>
                <w:szCs w:val="21"/>
              </w:rPr>
              <w:t>Y</w:t>
            </w:r>
          </w:p>
        </w:tc>
        <w:tc>
          <w:tcPr>
            <w:tcW w:w="752" w:type="dxa"/>
            <w:tcBorders>
              <w:tl2br w:val="nil"/>
              <w:tr2bl w:val="nil"/>
            </w:tcBorders>
          </w:tcPr>
          <w:p w:rsidR="00421069" w:rsidRDefault="00421069" w:rsidP="002E1B48">
            <w:pPr>
              <w:jc w:val="left"/>
              <w:rPr>
                <w:szCs w:val="21"/>
              </w:rPr>
            </w:pPr>
          </w:p>
        </w:tc>
        <w:tc>
          <w:tcPr>
            <w:tcW w:w="1689" w:type="dxa"/>
            <w:tcBorders>
              <w:tl2br w:val="nil"/>
              <w:tr2bl w:val="nil"/>
            </w:tcBorders>
            <w:vAlign w:val="center"/>
          </w:tcPr>
          <w:p w:rsidR="00421069" w:rsidRDefault="00421069" w:rsidP="002E1B48">
            <w:pPr>
              <w:rPr>
                <w:rFonts w:ascii="宋体" w:hAnsi="宋体" w:cs="宋体"/>
                <w:szCs w:val="21"/>
              </w:rPr>
            </w:pPr>
            <w:r w:rsidRPr="006A3A33">
              <w:rPr>
                <w:rFonts w:cs="Times New Roman" w:hint="eastAsia"/>
                <w:szCs w:val="22"/>
              </w:rPr>
              <w:t>int</w:t>
            </w:r>
          </w:p>
        </w:tc>
      </w:tr>
      <w:tr w:rsidR="00421069" w:rsidTr="000D278B">
        <w:trPr>
          <w:trHeight w:val="683"/>
          <w:jc w:val="center"/>
        </w:trPr>
        <w:tc>
          <w:tcPr>
            <w:tcW w:w="1718" w:type="dxa"/>
            <w:tcBorders>
              <w:tl2br w:val="nil"/>
              <w:tr2bl w:val="nil"/>
            </w:tcBorders>
          </w:tcPr>
          <w:p w:rsidR="00421069" w:rsidRDefault="00421069" w:rsidP="002E1B48">
            <w:pPr>
              <w:rPr>
                <w:rFonts w:ascii="宋体" w:hAnsi="宋体"/>
                <w:szCs w:val="21"/>
              </w:rPr>
            </w:pPr>
            <w:r>
              <w:rPr>
                <w:rFonts w:hint="eastAsia"/>
              </w:rPr>
              <w:t>href</w:t>
            </w:r>
          </w:p>
        </w:tc>
        <w:tc>
          <w:tcPr>
            <w:tcW w:w="1102"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r>
              <w:rPr>
                <w:rFonts w:hint="eastAsia"/>
              </w:rPr>
              <w:t>链接</w:t>
            </w:r>
          </w:p>
        </w:tc>
        <w:tc>
          <w:tcPr>
            <w:tcW w:w="684"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695" w:type="dxa"/>
            <w:tcBorders>
              <w:tl2br w:val="nil"/>
              <w:tr2bl w:val="nil"/>
            </w:tcBorders>
            <w:tcMar>
              <w:top w:w="0" w:type="dxa"/>
              <w:left w:w="108" w:type="dxa"/>
              <w:bottom w:w="0" w:type="dxa"/>
              <w:right w:w="108" w:type="dxa"/>
            </w:tcMar>
          </w:tcPr>
          <w:p w:rsidR="00421069" w:rsidRDefault="00421069" w:rsidP="002E1B48">
            <w:pPr>
              <w:jc w:val="left"/>
              <w:rPr>
                <w:szCs w:val="21"/>
              </w:rPr>
            </w:pPr>
            <w:r>
              <w:rPr>
                <w:rFonts w:hint="eastAsia"/>
                <w:szCs w:val="21"/>
              </w:rPr>
              <w:t>菜单访问路径，如</w:t>
            </w:r>
            <w:r w:rsidRPr="00855553">
              <w:rPr>
                <w:rFonts w:hint="eastAsia"/>
                <w:szCs w:val="21"/>
              </w:rPr>
              <w:t>/sys/</w:t>
            </w:r>
            <w:r>
              <w:rPr>
                <w:rFonts w:hint="eastAsia"/>
                <w:szCs w:val="21"/>
              </w:rPr>
              <w:t>org</w:t>
            </w:r>
            <w:r w:rsidRPr="00855553">
              <w:rPr>
                <w:rFonts w:hint="eastAsia"/>
                <w:szCs w:val="21"/>
              </w:rPr>
              <w:t>/</w:t>
            </w:r>
          </w:p>
        </w:tc>
        <w:tc>
          <w:tcPr>
            <w:tcW w:w="700" w:type="dxa"/>
            <w:tcBorders>
              <w:tl2br w:val="nil"/>
              <w:tr2bl w:val="nil"/>
            </w:tcBorders>
          </w:tcPr>
          <w:p w:rsidR="00421069" w:rsidRDefault="00421069" w:rsidP="002E1B48">
            <w:pPr>
              <w:jc w:val="center"/>
              <w:rPr>
                <w:szCs w:val="21"/>
              </w:rPr>
            </w:pPr>
            <w:r>
              <w:rPr>
                <w:rFonts w:hint="eastAsia"/>
                <w:szCs w:val="21"/>
              </w:rPr>
              <w:t>Y</w:t>
            </w:r>
          </w:p>
        </w:tc>
        <w:tc>
          <w:tcPr>
            <w:tcW w:w="752" w:type="dxa"/>
            <w:tcBorders>
              <w:tl2br w:val="nil"/>
              <w:tr2bl w:val="nil"/>
            </w:tcBorders>
          </w:tcPr>
          <w:p w:rsidR="00421069" w:rsidRDefault="00421069" w:rsidP="002E1B48">
            <w:pPr>
              <w:jc w:val="left"/>
              <w:rPr>
                <w:szCs w:val="21"/>
              </w:rPr>
            </w:pPr>
          </w:p>
        </w:tc>
        <w:tc>
          <w:tcPr>
            <w:tcW w:w="1689" w:type="dxa"/>
            <w:tcBorders>
              <w:tl2br w:val="nil"/>
              <w:tr2bl w:val="nil"/>
            </w:tcBorders>
            <w:vAlign w:val="center"/>
          </w:tcPr>
          <w:p w:rsidR="00421069" w:rsidRDefault="00421069" w:rsidP="00EC4E11">
            <w:pPr>
              <w:rPr>
                <w:rFonts w:ascii="宋体" w:hAnsi="宋体" w:cs="宋体"/>
                <w:szCs w:val="21"/>
              </w:rPr>
            </w:pPr>
            <w:r w:rsidRPr="00EC4E11">
              <w:t>varchar(</w:t>
            </w:r>
            <w:r w:rsidR="00841E69" w:rsidRPr="000D278B">
              <w:t>255</w:t>
            </w:r>
            <w:r w:rsidRPr="00EC4E11">
              <w:t>)</w:t>
            </w:r>
          </w:p>
        </w:tc>
      </w:tr>
      <w:tr w:rsidR="00421069" w:rsidTr="000D278B">
        <w:trPr>
          <w:trHeight w:val="390"/>
          <w:jc w:val="center"/>
        </w:trPr>
        <w:tc>
          <w:tcPr>
            <w:tcW w:w="1718" w:type="dxa"/>
            <w:tcBorders>
              <w:tl2br w:val="nil"/>
              <w:tr2bl w:val="nil"/>
            </w:tcBorders>
          </w:tcPr>
          <w:p w:rsidR="00421069" w:rsidRDefault="00421069" w:rsidP="002E1B48">
            <w:r>
              <w:rPr>
                <w:rFonts w:hint="eastAsia"/>
              </w:rPr>
              <w:lastRenderedPageBreak/>
              <w:t>description</w:t>
            </w:r>
          </w:p>
        </w:tc>
        <w:tc>
          <w:tcPr>
            <w:tcW w:w="1102" w:type="dxa"/>
            <w:tcBorders>
              <w:tl2br w:val="nil"/>
              <w:tr2bl w:val="nil"/>
            </w:tcBorders>
            <w:tcMar>
              <w:top w:w="0" w:type="dxa"/>
              <w:left w:w="108" w:type="dxa"/>
              <w:bottom w:w="0" w:type="dxa"/>
              <w:right w:w="108" w:type="dxa"/>
            </w:tcMar>
          </w:tcPr>
          <w:p w:rsidR="00421069" w:rsidRDefault="00421069" w:rsidP="002E1B48">
            <w:pPr>
              <w:jc w:val="left"/>
            </w:pPr>
            <w:r>
              <w:rPr>
                <w:rFonts w:hint="eastAsia"/>
              </w:rPr>
              <w:t>描述</w:t>
            </w:r>
          </w:p>
        </w:tc>
        <w:tc>
          <w:tcPr>
            <w:tcW w:w="684"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695" w:type="dxa"/>
            <w:tcBorders>
              <w:tl2br w:val="nil"/>
              <w:tr2bl w:val="nil"/>
            </w:tcBorders>
            <w:tcMar>
              <w:top w:w="0" w:type="dxa"/>
              <w:left w:w="108" w:type="dxa"/>
              <w:bottom w:w="0" w:type="dxa"/>
              <w:right w:w="108" w:type="dxa"/>
            </w:tcMar>
          </w:tcPr>
          <w:p w:rsidR="00421069" w:rsidRDefault="00421069" w:rsidP="002E1B48">
            <w:pPr>
              <w:jc w:val="left"/>
              <w:rPr>
                <w:szCs w:val="21"/>
              </w:rPr>
            </w:pPr>
          </w:p>
        </w:tc>
        <w:tc>
          <w:tcPr>
            <w:tcW w:w="700" w:type="dxa"/>
            <w:tcBorders>
              <w:tl2br w:val="nil"/>
              <w:tr2bl w:val="nil"/>
            </w:tcBorders>
          </w:tcPr>
          <w:p w:rsidR="00421069" w:rsidRDefault="00421069" w:rsidP="002E1B48">
            <w:pPr>
              <w:jc w:val="center"/>
              <w:rPr>
                <w:szCs w:val="21"/>
              </w:rPr>
            </w:pPr>
            <w:r>
              <w:rPr>
                <w:rFonts w:hint="eastAsia"/>
                <w:szCs w:val="21"/>
              </w:rPr>
              <w:t>Y</w:t>
            </w:r>
          </w:p>
        </w:tc>
        <w:tc>
          <w:tcPr>
            <w:tcW w:w="752" w:type="dxa"/>
            <w:tcBorders>
              <w:tl2br w:val="nil"/>
              <w:tr2bl w:val="nil"/>
            </w:tcBorders>
          </w:tcPr>
          <w:p w:rsidR="00421069" w:rsidRDefault="00421069" w:rsidP="002E1B48">
            <w:pPr>
              <w:jc w:val="left"/>
              <w:rPr>
                <w:szCs w:val="21"/>
              </w:rPr>
            </w:pPr>
          </w:p>
        </w:tc>
        <w:tc>
          <w:tcPr>
            <w:tcW w:w="1689" w:type="dxa"/>
            <w:tcBorders>
              <w:tl2br w:val="nil"/>
              <w:tr2bl w:val="nil"/>
            </w:tcBorders>
            <w:vAlign w:val="center"/>
          </w:tcPr>
          <w:p w:rsidR="00421069" w:rsidRDefault="00421069" w:rsidP="002E1B48">
            <w:r>
              <w:rPr>
                <w:rFonts w:hint="eastAsia"/>
              </w:rPr>
              <w:t>varchar(255)</w:t>
            </w:r>
          </w:p>
        </w:tc>
      </w:tr>
      <w:tr w:rsidR="00421069" w:rsidTr="000D278B">
        <w:trPr>
          <w:trHeight w:val="390"/>
          <w:jc w:val="center"/>
        </w:trPr>
        <w:tc>
          <w:tcPr>
            <w:tcW w:w="1718" w:type="dxa"/>
            <w:tcBorders>
              <w:tl2br w:val="nil"/>
              <w:tr2bl w:val="nil"/>
            </w:tcBorders>
          </w:tcPr>
          <w:p w:rsidR="00421069" w:rsidRDefault="00421069" w:rsidP="002E1B48">
            <w:pPr>
              <w:rPr>
                <w:rFonts w:ascii="宋体" w:hAnsi="宋体"/>
                <w:szCs w:val="21"/>
              </w:rPr>
            </w:pPr>
            <w:r>
              <w:rPr>
                <w:rFonts w:hint="eastAsia"/>
              </w:rPr>
              <w:t>create_by</w:t>
            </w:r>
          </w:p>
        </w:tc>
        <w:tc>
          <w:tcPr>
            <w:tcW w:w="1102"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r>
              <w:rPr>
                <w:rFonts w:hint="eastAsia"/>
              </w:rPr>
              <w:t>创建者</w:t>
            </w:r>
          </w:p>
        </w:tc>
        <w:tc>
          <w:tcPr>
            <w:tcW w:w="684"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695" w:type="dxa"/>
            <w:tcBorders>
              <w:tl2br w:val="nil"/>
              <w:tr2bl w:val="nil"/>
            </w:tcBorders>
            <w:tcMar>
              <w:top w:w="0" w:type="dxa"/>
              <w:left w:w="108" w:type="dxa"/>
              <w:bottom w:w="0" w:type="dxa"/>
              <w:right w:w="108" w:type="dxa"/>
            </w:tcMar>
          </w:tcPr>
          <w:p w:rsidR="00421069" w:rsidRDefault="00421069" w:rsidP="002E1B48">
            <w:pPr>
              <w:jc w:val="left"/>
              <w:rPr>
                <w:szCs w:val="21"/>
              </w:rPr>
            </w:pPr>
          </w:p>
        </w:tc>
        <w:tc>
          <w:tcPr>
            <w:tcW w:w="700" w:type="dxa"/>
            <w:tcBorders>
              <w:tl2br w:val="nil"/>
              <w:tr2bl w:val="nil"/>
            </w:tcBorders>
          </w:tcPr>
          <w:p w:rsidR="00421069" w:rsidRDefault="00421069" w:rsidP="002E1B48">
            <w:pPr>
              <w:jc w:val="center"/>
              <w:rPr>
                <w:szCs w:val="21"/>
              </w:rPr>
            </w:pPr>
            <w:r>
              <w:rPr>
                <w:rFonts w:hint="eastAsia"/>
                <w:szCs w:val="21"/>
              </w:rPr>
              <w:t>Y</w:t>
            </w:r>
          </w:p>
        </w:tc>
        <w:tc>
          <w:tcPr>
            <w:tcW w:w="752" w:type="dxa"/>
            <w:tcBorders>
              <w:tl2br w:val="nil"/>
              <w:tr2bl w:val="nil"/>
            </w:tcBorders>
          </w:tcPr>
          <w:p w:rsidR="00421069" w:rsidRDefault="00421069" w:rsidP="002E1B48">
            <w:pPr>
              <w:jc w:val="left"/>
              <w:rPr>
                <w:szCs w:val="21"/>
              </w:rPr>
            </w:pPr>
          </w:p>
        </w:tc>
        <w:tc>
          <w:tcPr>
            <w:tcW w:w="1689" w:type="dxa"/>
            <w:tcBorders>
              <w:tl2br w:val="nil"/>
              <w:tr2bl w:val="nil"/>
            </w:tcBorders>
            <w:vAlign w:val="center"/>
          </w:tcPr>
          <w:p w:rsidR="00421069" w:rsidRDefault="00421069" w:rsidP="002E1B48">
            <w:pPr>
              <w:rPr>
                <w:rFonts w:ascii="宋体" w:hAnsi="宋体" w:cs="宋体"/>
                <w:szCs w:val="21"/>
              </w:rPr>
            </w:pPr>
            <w:r>
              <w:rPr>
                <w:rFonts w:hint="eastAsia"/>
              </w:rPr>
              <w:t>varchar(255)</w:t>
            </w:r>
          </w:p>
        </w:tc>
      </w:tr>
      <w:tr w:rsidR="00421069" w:rsidTr="000D278B">
        <w:trPr>
          <w:trHeight w:val="674"/>
          <w:jc w:val="center"/>
        </w:trPr>
        <w:tc>
          <w:tcPr>
            <w:tcW w:w="1718" w:type="dxa"/>
            <w:tcBorders>
              <w:tl2br w:val="nil"/>
              <w:tr2bl w:val="nil"/>
            </w:tcBorders>
          </w:tcPr>
          <w:p w:rsidR="00421069" w:rsidRDefault="00421069" w:rsidP="002E1B48">
            <w:pPr>
              <w:rPr>
                <w:rFonts w:ascii="宋体" w:hAnsi="宋体"/>
                <w:szCs w:val="21"/>
              </w:rPr>
            </w:pPr>
            <w:r>
              <w:rPr>
                <w:rFonts w:hint="eastAsia"/>
              </w:rPr>
              <w:t>create_date</w:t>
            </w:r>
          </w:p>
        </w:tc>
        <w:tc>
          <w:tcPr>
            <w:tcW w:w="1102"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r>
              <w:rPr>
                <w:rFonts w:hint="eastAsia"/>
              </w:rPr>
              <w:t>创建时间</w:t>
            </w:r>
          </w:p>
        </w:tc>
        <w:tc>
          <w:tcPr>
            <w:tcW w:w="684"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695" w:type="dxa"/>
            <w:tcBorders>
              <w:tl2br w:val="nil"/>
              <w:tr2bl w:val="nil"/>
            </w:tcBorders>
            <w:tcMar>
              <w:top w:w="0" w:type="dxa"/>
              <w:left w:w="108" w:type="dxa"/>
              <w:bottom w:w="0" w:type="dxa"/>
              <w:right w:w="108" w:type="dxa"/>
            </w:tcMar>
          </w:tcPr>
          <w:p w:rsidR="00421069" w:rsidRDefault="00421069" w:rsidP="002E1B48">
            <w:pPr>
              <w:jc w:val="left"/>
              <w:rPr>
                <w:szCs w:val="21"/>
              </w:rPr>
            </w:pPr>
          </w:p>
        </w:tc>
        <w:tc>
          <w:tcPr>
            <w:tcW w:w="700" w:type="dxa"/>
            <w:tcBorders>
              <w:tl2br w:val="nil"/>
              <w:tr2bl w:val="nil"/>
            </w:tcBorders>
          </w:tcPr>
          <w:p w:rsidR="00421069" w:rsidRDefault="00421069" w:rsidP="002E1B48">
            <w:pPr>
              <w:jc w:val="center"/>
              <w:rPr>
                <w:szCs w:val="21"/>
              </w:rPr>
            </w:pPr>
            <w:r>
              <w:rPr>
                <w:rFonts w:hint="eastAsia"/>
                <w:szCs w:val="21"/>
              </w:rPr>
              <w:t>Y</w:t>
            </w:r>
          </w:p>
        </w:tc>
        <w:tc>
          <w:tcPr>
            <w:tcW w:w="752" w:type="dxa"/>
            <w:tcBorders>
              <w:tl2br w:val="nil"/>
              <w:tr2bl w:val="nil"/>
            </w:tcBorders>
          </w:tcPr>
          <w:p w:rsidR="00421069" w:rsidRDefault="00421069" w:rsidP="002E1B48">
            <w:pPr>
              <w:jc w:val="left"/>
              <w:rPr>
                <w:szCs w:val="21"/>
              </w:rPr>
            </w:pPr>
          </w:p>
        </w:tc>
        <w:tc>
          <w:tcPr>
            <w:tcW w:w="1689" w:type="dxa"/>
            <w:tcBorders>
              <w:tl2br w:val="nil"/>
              <w:tr2bl w:val="nil"/>
            </w:tcBorders>
            <w:vAlign w:val="center"/>
          </w:tcPr>
          <w:p w:rsidR="00421069" w:rsidRDefault="00421069" w:rsidP="002E1B48">
            <w:pPr>
              <w:rPr>
                <w:rFonts w:ascii="宋体" w:hAnsi="宋体" w:cs="宋体"/>
                <w:szCs w:val="21"/>
              </w:rPr>
            </w:pPr>
            <w:r>
              <w:rPr>
                <w:rFonts w:hint="eastAsia"/>
              </w:rPr>
              <w:t>datetime</w:t>
            </w:r>
          </w:p>
        </w:tc>
      </w:tr>
      <w:tr w:rsidR="00421069" w:rsidTr="000D278B">
        <w:trPr>
          <w:trHeight w:val="390"/>
          <w:jc w:val="center"/>
        </w:trPr>
        <w:tc>
          <w:tcPr>
            <w:tcW w:w="1718" w:type="dxa"/>
            <w:tcBorders>
              <w:tl2br w:val="nil"/>
              <w:tr2bl w:val="nil"/>
            </w:tcBorders>
          </w:tcPr>
          <w:p w:rsidR="00421069" w:rsidRDefault="00421069" w:rsidP="002E1B48">
            <w:r>
              <w:rPr>
                <w:rFonts w:hint="eastAsia"/>
              </w:rPr>
              <w:t>update_by</w:t>
            </w:r>
          </w:p>
        </w:tc>
        <w:tc>
          <w:tcPr>
            <w:tcW w:w="1102"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r>
              <w:rPr>
                <w:rFonts w:hint="eastAsia"/>
              </w:rPr>
              <w:t>更新者</w:t>
            </w:r>
          </w:p>
        </w:tc>
        <w:tc>
          <w:tcPr>
            <w:tcW w:w="684"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695" w:type="dxa"/>
            <w:tcBorders>
              <w:tl2br w:val="nil"/>
              <w:tr2bl w:val="nil"/>
            </w:tcBorders>
            <w:tcMar>
              <w:top w:w="0" w:type="dxa"/>
              <w:left w:w="108" w:type="dxa"/>
              <w:bottom w:w="0" w:type="dxa"/>
              <w:right w:w="108" w:type="dxa"/>
            </w:tcMar>
          </w:tcPr>
          <w:p w:rsidR="00421069" w:rsidRDefault="00421069" w:rsidP="002E1B48">
            <w:pPr>
              <w:jc w:val="left"/>
            </w:pPr>
          </w:p>
        </w:tc>
        <w:tc>
          <w:tcPr>
            <w:tcW w:w="700" w:type="dxa"/>
            <w:tcBorders>
              <w:tl2br w:val="nil"/>
              <w:tr2bl w:val="nil"/>
            </w:tcBorders>
          </w:tcPr>
          <w:p w:rsidR="00421069" w:rsidRDefault="00421069" w:rsidP="002E1B48">
            <w:pPr>
              <w:jc w:val="center"/>
              <w:rPr>
                <w:szCs w:val="21"/>
              </w:rPr>
            </w:pPr>
            <w:r>
              <w:rPr>
                <w:rFonts w:hint="eastAsia"/>
                <w:szCs w:val="21"/>
              </w:rPr>
              <w:t>Y</w:t>
            </w:r>
          </w:p>
        </w:tc>
        <w:tc>
          <w:tcPr>
            <w:tcW w:w="752" w:type="dxa"/>
            <w:tcBorders>
              <w:tl2br w:val="nil"/>
              <w:tr2bl w:val="nil"/>
            </w:tcBorders>
          </w:tcPr>
          <w:p w:rsidR="00421069" w:rsidRDefault="00421069" w:rsidP="002E1B48">
            <w:pPr>
              <w:jc w:val="left"/>
              <w:rPr>
                <w:szCs w:val="21"/>
              </w:rPr>
            </w:pPr>
          </w:p>
        </w:tc>
        <w:tc>
          <w:tcPr>
            <w:tcW w:w="1689" w:type="dxa"/>
            <w:tcBorders>
              <w:tl2br w:val="nil"/>
              <w:tr2bl w:val="nil"/>
            </w:tcBorders>
            <w:vAlign w:val="center"/>
          </w:tcPr>
          <w:p w:rsidR="00421069" w:rsidRDefault="00421069" w:rsidP="002E1B48">
            <w:pPr>
              <w:rPr>
                <w:rFonts w:ascii="宋体" w:hAnsi="宋体" w:cs="宋体"/>
                <w:szCs w:val="21"/>
              </w:rPr>
            </w:pPr>
            <w:r>
              <w:rPr>
                <w:rFonts w:hint="eastAsia"/>
              </w:rPr>
              <w:t>varchar(255)</w:t>
            </w:r>
          </w:p>
        </w:tc>
      </w:tr>
      <w:tr w:rsidR="00421069" w:rsidTr="000D278B">
        <w:trPr>
          <w:trHeight w:val="674"/>
          <w:jc w:val="center"/>
        </w:trPr>
        <w:tc>
          <w:tcPr>
            <w:tcW w:w="1718" w:type="dxa"/>
            <w:tcBorders>
              <w:tl2br w:val="nil"/>
              <w:tr2bl w:val="nil"/>
            </w:tcBorders>
          </w:tcPr>
          <w:p w:rsidR="00421069" w:rsidRDefault="00421069" w:rsidP="002E1B48">
            <w:r>
              <w:rPr>
                <w:rFonts w:hint="eastAsia"/>
              </w:rPr>
              <w:t>update_date</w:t>
            </w:r>
          </w:p>
        </w:tc>
        <w:tc>
          <w:tcPr>
            <w:tcW w:w="1102"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r>
              <w:rPr>
                <w:rFonts w:hint="eastAsia"/>
              </w:rPr>
              <w:t>更新时间</w:t>
            </w:r>
          </w:p>
        </w:tc>
        <w:tc>
          <w:tcPr>
            <w:tcW w:w="684"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695" w:type="dxa"/>
            <w:tcBorders>
              <w:tl2br w:val="nil"/>
              <w:tr2bl w:val="nil"/>
            </w:tcBorders>
            <w:tcMar>
              <w:top w:w="0" w:type="dxa"/>
              <w:left w:w="108" w:type="dxa"/>
              <w:bottom w:w="0" w:type="dxa"/>
              <w:right w:w="108" w:type="dxa"/>
            </w:tcMar>
          </w:tcPr>
          <w:p w:rsidR="00421069" w:rsidRDefault="00421069" w:rsidP="002E1B48">
            <w:pPr>
              <w:jc w:val="left"/>
            </w:pPr>
          </w:p>
        </w:tc>
        <w:tc>
          <w:tcPr>
            <w:tcW w:w="700" w:type="dxa"/>
            <w:tcBorders>
              <w:tl2br w:val="nil"/>
              <w:tr2bl w:val="nil"/>
            </w:tcBorders>
          </w:tcPr>
          <w:p w:rsidR="00421069" w:rsidRDefault="00421069" w:rsidP="002E1B48">
            <w:pPr>
              <w:jc w:val="center"/>
              <w:rPr>
                <w:szCs w:val="21"/>
              </w:rPr>
            </w:pPr>
            <w:r>
              <w:rPr>
                <w:rFonts w:hint="eastAsia"/>
                <w:szCs w:val="21"/>
              </w:rPr>
              <w:t>Y</w:t>
            </w:r>
          </w:p>
        </w:tc>
        <w:tc>
          <w:tcPr>
            <w:tcW w:w="752" w:type="dxa"/>
            <w:tcBorders>
              <w:tl2br w:val="nil"/>
              <w:tr2bl w:val="nil"/>
            </w:tcBorders>
          </w:tcPr>
          <w:p w:rsidR="00421069" w:rsidRDefault="00421069" w:rsidP="002E1B48">
            <w:pPr>
              <w:jc w:val="left"/>
              <w:rPr>
                <w:szCs w:val="21"/>
              </w:rPr>
            </w:pPr>
          </w:p>
        </w:tc>
        <w:tc>
          <w:tcPr>
            <w:tcW w:w="1689" w:type="dxa"/>
            <w:tcBorders>
              <w:tl2br w:val="nil"/>
              <w:tr2bl w:val="nil"/>
            </w:tcBorders>
            <w:vAlign w:val="center"/>
          </w:tcPr>
          <w:p w:rsidR="00421069" w:rsidRDefault="00421069" w:rsidP="002E1B48">
            <w:pPr>
              <w:rPr>
                <w:rFonts w:ascii="宋体" w:hAnsi="宋体" w:cs="宋体"/>
                <w:szCs w:val="21"/>
              </w:rPr>
            </w:pPr>
            <w:r>
              <w:rPr>
                <w:rFonts w:hint="eastAsia"/>
              </w:rPr>
              <w:t>datetime</w:t>
            </w:r>
          </w:p>
        </w:tc>
      </w:tr>
      <w:tr w:rsidR="00421069" w:rsidTr="000D278B">
        <w:trPr>
          <w:trHeight w:val="674"/>
          <w:jc w:val="center"/>
        </w:trPr>
        <w:tc>
          <w:tcPr>
            <w:tcW w:w="1718" w:type="dxa"/>
            <w:tcBorders>
              <w:tl2br w:val="nil"/>
              <w:tr2bl w:val="nil"/>
            </w:tcBorders>
          </w:tcPr>
          <w:p w:rsidR="00421069" w:rsidRDefault="00421069" w:rsidP="002E1B48">
            <w:r>
              <w:rPr>
                <w:rFonts w:hint="eastAsia"/>
              </w:rPr>
              <w:t>remarks</w:t>
            </w:r>
          </w:p>
        </w:tc>
        <w:tc>
          <w:tcPr>
            <w:tcW w:w="1102" w:type="dxa"/>
            <w:tcBorders>
              <w:tl2br w:val="nil"/>
              <w:tr2bl w:val="nil"/>
            </w:tcBorders>
            <w:tcMar>
              <w:top w:w="0" w:type="dxa"/>
              <w:left w:w="108" w:type="dxa"/>
              <w:bottom w:w="0" w:type="dxa"/>
              <w:right w:w="108" w:type="dxa"/>
            </w:tcMar>
          </w:tcPr>
          <w:p w:rsidR="00421069" w:rsidRDefault="00421069" w:rsidP="002E1B48">
            <w:pPr>
              <w:jc w:val="left"/>
            </w:pPr>
            <w:r>
              <w:rPr>
                <w:rFonts w:hint="eastAsia"/>
              </w:rPr>
              <w:t>备注信息</w:t>
            </w:r>
          </w:p>
        </w:tc>
        <w:tc>
          <w:tcPr>
            <w:tcW w:w="684"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695" w:type="dxa"/>
            <w:tcBorders>
              <w:tl2br w:val="nil"/>
              <w:tr2bl w:val="nil"/>
            </w:tcBorders>
            <w:tcMar>
              <w:top w:w="0" w:type="dxa"/>
              <w:left w:w="108" w:type="dxa"/>
              <w:bottom w:w="0" w:type="dxa"/>
              <w:right w:w="108" w:type="dxa"/>
            </w:tcMar>
          </w:tcPr>
          <w:p w:rsidR="00421069" w:rsidRDefault="00421069" w:rsidP="002E1B48">
            <w:pPr>
              <w:jc w:val="left"/>
            </w:pPr>
          </w:p>
        </w:tc>
        <w:tc>
          <w:tcPr>
            <w:tcW w:w="700" w:type="dxa"/>
            <w:tcBorders>
              <w:tl2br w:val="nil"/>
              <w:tr2bl w:val="nil"/>
            </w:tcBorders>
          </w:tcPr>
          <w:p w:rsidR="00421069" w:rsidRDefault="00421069" w:rsidP="002E1B48">
            <w:pPr>
              <w:jc w:val="center"/>
              <w:rPr>
                <w:szCs w:val="21"/>
              </w:rPr>
            </w:pPr>
            <w:r>
              <w:rPr>
                <w:rFonts w:hint="eastAsia"/>
                <w:szCs w:val="21"/>
              </w:rPr>
              <w:t>Y</w:t>
            </w:r>
          </w:p>
        </w:tc>
        <w:tc>
          <w:tcPr>
            <w:tcW w:w="752" w:type="dxa"/>
            <w:tcBorders>
              <w:tl2br w:val="nil"/>
              <w:tr2bl w:val="nil"/>
            </w:tcBorders>
          </w:tcPr>
          <w:p w:rsidR="00421069" w:rsidRDefault="00421069" w:rsidP="002E1B48">
            <w:pPr>
              <w:jc w:val="left"/>
              <w:rPr>
                <w:szCs w:val="21"/>
              </w:rPr>
            </w:pPr>
          </w:p>
        </w:tc>
        <w:tc>
          <w:tcPr>
            <w:tcW w:w="1689" w:type="dxa"/>
            <w:tcBorders>
              <w:tl2br w:val="nil"/>
              <w:tr2bl w:val="nil"/>
            </w:tcBorders>
            <w:vAlign w:val="center"/>
          </w:tcPr>
          <w:p w:rsidR="00421069" w:rsidRDefault="00421069" w:rsidP="002E1B48">
            <w:r>
              <w:rPr>
                <w:rFonts w:hint="eastAsia"/>
              </w:rPr>
              <w:t>varchar(255)</w:t>
            </w:r>
          </w:p>
        </w:tc>
      </w:tr>
      <w:tr w:rsidR="00421069" w:rsidTr="000D278B">
        <w:trPr>
          <w:trHeight w:val="714"/>
          <w:jc w:val="center"/>
        </w:trPr>
        <w:tc>
          <w:tcPr>
            <w:tcW w:w="1718" w:type="dxa"/>
            <w:tcBorders>
              <w:tl2br w:val="nil"/>
              <w:tr2bl w:val="nil"/>
            </w:tcBorders>
          </w:tcPr>
          <w:p w:rsidR="00421069" w:rsidRDefault="00421069" w:rsidP="002E1B48">
            <w:r>
              <w:rPr>
                <w:rFonts w:hint="eastAsia"/>
              </w:rPr>
              <w:t>del_flag</w:t>
            </w:r>
          </w:p>
        </w:tc>
        <w:tc>
          <w:tcPr>
            <w:tcW w:w="1102" w:type="dxa"/>
            <w:tcBorders>
              <w:tl2br w:val="nil"/>
              <w:tr2bl w:val="nil"/>
            </w:tcBorders>
            <w:tcMar>
              <w:top w:w="0" w:type="dxa"/>
              <w:left w:w="108" w:type="dxa"/>
              <w:bottom w:w="0" w:type="dxa"/>
              <w:right w:w="108" w:type="dxa"/>
            </w:tcMar>
          </w:tcPr>
          <w:p w:rsidR="00421069" w:rsidRDefault="00421069" w:rsidP="002E1B48">
            <w:pPr>
              <w:jc w:val="left"/>
            </w:pPr>
            <w:r>
              <w:rPr>
                <w:rFonts w:hint="eastAsia"/>
              </w:rPr>
              <w:t>删除标记</w:t>
            </w:r>
          </w:p>
        </w:tc>
        <w:tc>
          <w:tcPr>
            <w:tcW w:w="684"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695" w:type="dxa"/>
            <w:tcBorders>
              <w:tl2br w:val="nil"/>
              <w:tr2bl w:val="nil"/>
            </w:tcBorders>
            <w:tcMar>
              <w:top w:w="0" w:type="dxa"/>
              <w:left w:w="108" w:type="dxa"/>
              <w:bottom w:w="0" w:type="dxa"/>
              <w:right w:w="108" w:type="dxa"/>
            </w:tcMar>
          </w:tcPr>
          <w:p w:rsidR="00421069" w:rsidRDefault="00421069" w:rsidP="002E1B48">
            <w:pPr>
              <w:jc w:val="left"/>
            </w:pPr>
          </w:p>
        </w:tc>
        <w:tc>
          <w:tcPr>
            <w:tcW w:w="700" w:type="dxa"/>
            <w:tcBorders>
              <w:tl2br w:val="nil"/>
              <w:tr2bl w:val="nil"/>
            </w:tcBorders>
          </w:tcPr>
          <w:p w:rsidR="00421069" w:rsidRDefault="00421069" w:rsidP="002E1B48">
            <w:pPr>
              <w:jc w:val="center"/>
              <w:rPr>
                <w:szCs w:val="21"/>
              </w:rPr>
            </w:pPr>
            <w:r>
              <w:rPr>
                <w:rFonts w:hint="eastAsia"/>
                <w:szCs w:val="21"/>
              </w:rPr>
              <w:t>Y</w:t>
            </w:r>
          </w:p>
        </w:tc>
        <w:tc>
          <w:tcPr>
            <w:tcW w:w="752" w:type="dxa"/>
            <w:tcBorders>
              <w:tl2br w:val="nil"/>
              <w:tr2bl w:val="nil"/>
            </w:tcBorders>
          </w:tcPr>
          <w:p w:rsidR="00421069" w:rsidRDefault="00421069" w:rsidP="002E1B48">
            <w:pPr>
              <w:jc w:val="left"/>
              <w:rPr>
                <w:szCs w:val="21"/>
              </w:rPr>
            </w:pPr>
          </w:p>
        </w:tc>
        <w:tc>
          <w:tcPr>
            <w:tcW w:w="1689" w:type="dxa"/>
            <w:tcBorders>
              <w:tl2br w:val="nil"/>
              <w:tr2bl w:val="nil"/>
            </w:tcBorders>
            <w:vAlign w:val="center"/>
          </w:tcPr>
          <w:p w:rsidR="00421069" w:rsidRDefault="00421069" w:rsidP="002E1B48">
            <w:r>
              <w:rPr>
                <w:rFonts w:hint="eastAsia"/>
              </w:rPr>
              <w:t>char(1)</w:t>
            </w:r>
          </w:p>
        </w:tc>
      </w:tr>
    </w:tbl>
    <w:p w:rsidR="00421069" w:rsidRDefault="00421069" w:rsidP="000D278B">
      <w:pPr>
        <w:pStyle w:val="5"/>
      </w:pPr>
      <w:bookmarkStart w:id="1106" w:name="_Toc727"/>
      <w:bookmarkStart w:id="1107" w:name="_Toc14234"/>
      <w:bookmarkStart w:id="1108" w:name="_Toc492200343"/>
      <w:r w:rsidRPr="007A1BF8">
        <w:t>人员</w:t>
      </w:r>
      <w:r w:rsidRPr="00CB2A37">
        <w:t>—</w:t>
      </w:r>
      <w:r w:rsidRPr="006A3A33">
        <w:t>角色</w:t>
      </w:r>
      <w:r>
        <w:rPr>
          <w:rFonts w:hint="eastAsia"/>
        </w:rPr>
        <w:t>（</w:t>
      </w:r>
      <w:r>
        <w:rPr>
          <w:rFonts w:hint="eastAsia"/>
        </w:rPr>
        <w:t>sys_user_role</w:t>
      </w:r>
      <w:r>
        <w:rPr>
          <w:rFonts w:hint="eastAsia"/>
        </w:rPr>
        <w:t>）</w:t>
      </w:r>
      <w:bookmarkEnd w:id="1106"/>
      <w:bookmarkEnd w:id="1107"/>
      <w:bookmarkEnd w:id="1108"/>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56"/>
        <w:gridCol w:w="1093"/>
        <w:gridCol w:w="769"/>
        <w:gridCol w:w="1792"/>
        <w:gridCol w:w="663"/>
        <w:gridCol w:w="834"/>
        <w:gridCol w:w="1533"/>
      </w:tblGrid>
      <w:tr w:rsidR="00421069" w:rsidTr="002E1B48">
        <w:trPr>
          <w:trHeight w:val="806"/>
          <w:jc w:val="center"/>
        </w:trPr>
        <w:tc>
          <w:tcPr>
            <w:tcW w:w="1656" w:type="dxa"/>
            <w:tcBorders>
              <w:tl2br w:val="nil"/>
              <w:tr2bl w:val="nil"/>
            </w:tcBorders>
          </w:tcPr>
          <w:p w:rsidR="00421069" w:rsidRDefault="00421069" w:rsidP="002E1B48">
            <w:pPr>
              <w:rPr>
                <w:rFonts w:ascii="宋体" w:hAnsi="宋体"/>
                <w:b/>
                <w:szCs w:val="21"/>
              </w:rPr>
            </w:pPr>
            <w:r>
              <w:rPr>
                <w:rFonts w:ascii="宋体" w:hAnsi="宋体" w:hint="eastAsia"/>
                <w:b/>
                <w:szCs w:val="21"/>
              </w:rPr>
              <w:t>SYS_USER_ROLE</w:t>
            </w:r>
          </w:p>
        </w:tc>
        <w:tc>
          <w:tcPr>
            <w:tcW w:w="6684" w:type="dxa"/>
            <w:gridSpan w:val="6"/>
            <w:tcBorders>
              <w:tl2br w:val="nil"/>
              <w:tr2bl w:val="nil"/>
            </w:tcBorders>
            <w:tcMar>
              <w:top w:w="0" w:type="dxa"/>
              <w:left w:w="108" w:type="dxa"/>
              <w:bottom w:w="0" w:type="dxa"/>
              <w:right w:w="108" w:type="dxa"/>
            </w:tcMar>
          </w:tcPr>
          <w:p w:rsidR="00421069" w:rsidRDefault="00421069" w:rsidP="002E1B48">
            <w:pPr>
              <w:rPr>
                <w:rFonts w:ascii="宋体" w:hAnsi="宋体"/>
                <w:szCs w:val="21"/>
              </w:rPr>
            </w:pPr>
            <w:r>
              <w:rPr>
                <w:rFonts w:ascii="宋体" w:hAnsi="宋体" w:hint="eastAsia"/>
                <w:b/>
                <w:szCs w:val="21"/>
              </w:rPr>
              <w:t>人员角色关联关系表</w:t>
            </w:r>
          </w:p>
        </w:tc>
      </w:tr>
      <w:tr w:rsidR="00421069" w:rsidTr="002E1B48">
        <w:trPr>
          <w:trHeight w:val="806"/>
          <w:jc w:val="center"/>
        </w:trPr>
        <w:tc>
          <w:tcPr>
            <w:tcW w:w="1656" w:type="dxa"/>
            <w:tcBorders>
              <w:tl2br w:val="nil"/>
              <w:tr2bl w:val="nil"/>
            </w:tcBorders>
          </w:tcPr>
          <w:p w:rsidR="00421069" w:rsidRDefault="00421069" w:rsidP="002E1B48">
            <w:r>
              <w:rPr>
                <w:rFonts w:ascii="宋体" w:hAnsi="宋体" w:hint="eastAsia"/>
                <w:szCs w:val="21"/>
              </w:rPr>
              <w:t>字段代码</w:t>
            </w:r>
          </w:p>
        </w:tc>
        <w:tc>
          <w:tcPr>
            <w:tcW w:w="1093" w:type="dxa"/>
            <w:tcBorders>
              <w:tl2br w:val="nil"/>
              <w:tr2bl w:val="nil"/>
            </w:tcBorders>
            <w:tcMar>
              <w:top w:w="0" w:type="dxa"/>
              <w:left w:w="108" w:type="dxa"/>
              <w:bottom w:w="0" w:type="dxa"/>
              <w:right w:w="108" w:type="dxa"/>
            </w:tcMar>
          </w:tcPr>
          <w:p w:rsidR="00421069" w:rsidRDefault="00421069" w:rsidP="002E1B48">
            <w:pPr>
              <w:rPr>
                <w:rFonts w:cs="Calibri"/>
                <w:szCs w:val="21"/>
              </w:rPr>
            </w:pPr>
            <w:r>
              <w:rPr>
                <w:rFonts w:ascii="宋体" w:hAnsi="宋体" w:hint="eastAsia"/>
                <w:szCs w:val="21"/>
              </w:rPr>
              <w:t>字段名</w:t>
            </w:r>
          </w:p>
        </w:tc>
        <w:tc>
          <w:tcPr>
            <w:tcW w:w="769" w:type="dxa"/>
            <w:tcBorders>
              <w:tl2br w:val="nil"/>
              <w:tr2bl w:val="nil"/>
            </w:tcBorders>
            <w:tcMar>
              <w:top w:w="0" w:type="dxa"/>
              <w:left w:w="108" w:type="dxa"/>
              <w:bottom w:w="0" w:type="dxa"/>
              <w:right w:w="108" w:type="dxa"/>
            </w:tcMar>
          </w:tcPr>
          <w:p w:rsidR="00421069" w:rsidRDefault="00421069" w:rsidP="002E1B48">
            <w:pPr>
              <w:rPr>
                <w:rFonts w:cs="Calibri"/>
                <w:szCs w:val="21"/>
              </w:rPr>
            </w:pPr>
            <w:r>
              <w:rPr>
                <w:rFonts w:ascii="宋体" w:hAnsi="宋体" w:hint="eastAsia"/>
                <w:szCs w:val="21"/>
              </w:rPr>
              <w:t>主键</w:t>
            </w:r>
          </w:p>
        </w:tc>
        <w:tc>
          <w:tcPr>
            <w:tcW w:w="1792" w:type="dxa"/>
            <w:tcBorders>
              <w:tl2br w:val="nil"/>
              <w:tr2bl w:val="nil"/>
            </w:tcBorders>
            <w:tcMar>
              <w:top w:w="0" w:type="dxa"/>
              <w:left w:w="108" w:type="dxa"/>
              <w:bottom w:w="0" w:type="dxa"/>
              <w:right w:w="108" w:type="dxa"/>
            </w:tcMar>
          </w:tcPr>
          <w:p w:rsidR="00421069" w:rsidRDefault="00421069" w:rsidP="002E1B48">
            <w:r>
              <w:rPr>
                <w:rFonts w:ascii="宋体" w:hAnsi="宋体" w:hint="eastAsia"/>
                <w:szCs w:val="21"/>
              </w:rPr>
              <w:t>备注</w:t>
            </w:r>
          </w:p>
        </w:tc>
        <w:tc>
          <w:tcPr>
            <w:tcW w:w="663" w:type="dxa"/>
            <w:tcBorders>
              <w:tl2br w:val="nil"/>
              <w:tr2bl w:val="nil"/>
            </w:tcBorders>
          </w:tcPr>
          <w:p w:rsidR="00421069" w:rsidRDefault="00421069" w:rsidP="002E1B48">
            <w:pPr>
              <w:jc w:val="center"/>
              <w:rPr>
                <w:szCs w:val="21"/>
              </w:rPr>
            </w:pPr>
            <w:r>
              <w:rPr>
                <w:rFonts w:cs="Calibri" w:hint="eastAsia"/>
                <w:szCs w:val="21"/>
              </w:rPr>
              <w:t>可空</w:t>
            </w:r>
          </w:p>
        </w:tc>
        <w:tc>
          <w:tcPr>
            <w:tcW w:w="834" w:type="dxa"/>
            <w:tcBorders>
              <w:tl2br w:val="nil"/>
              <w:tr2bl w:val="nil"/>
            </w:tcBorders>
          </w:tcPr>
          <w:p w:rsidR="00421069" w:rsidRDefault="00421069" w:rsidP="002E1B48">
            <w:pPr>
              <w:rPr>
                <w:szCs w:val="21"/>
              </w:rPr>
            </w:pPr>
            <w:r>
              <w:rPr>
                <w:rFonts w:cs="Calibri" w:hint="eastAsia"/>
                <w:szCs w:val="21"/>
              </w:rPr>
              <w:t>默认值</w:t>
            </w:r>
          </w:p>
        </w:tc>
        <w:tc>
          <w:tcPr>
            <w:tcW w:w="1533" w:type="dxa"/>
            <w:tcBorders>
              <w:tl2br w:val="nil"/>
              <w:tr2bl w:val="nil"/>
            </w:tcBorders>
          </w:tcPr>
          <w:p w:rsidR="00421069" w:rsidRDefault="00421069" w:rsidP="002E1B48">
            <w:r>
              <w:rPr>
                <w:rFonts w:ascii="宋体" w:hAnsi="宋体" w:hint="eastAsia"/>
                <w:szCs w:val="21"/>
              </w:rPr>
              <w:t>类型</w:t>
            </w:r>
          </w:p>
        </w:tc>
      </w:tr>
      <w:tr w:rsidR="00421069" w:rsidTr="002E1B48">
        <w:trPr>
          <w:trHeight w:val="90"/>
          <w:jc w:val="center"/>
        </w:trPr>
        <w:tc>
          <w:tcPr>
            <w:tcW w:w="1656" w:type="dxa"/>
            <w:tcBorders>
              <w:tl2br w:val="nil"/>
              <w:tr2bl w:val="nil"/>
            </w:tcBorders>
          </w:tcPr>
          <w:p w:rsidR="00421069" w:rsidRDefault="00421069" w:rsidP="002E1B48">
            <w:r>
              <w:rPr>
                <w:rFonts w:hint="eastAsia"/>
              </w:rPr>
              <w:t>id</w:t>
            </w:r>
          </w:p>
        </w:tc>
        <w:tc>
          <w:tcPr>
            <w:tcW w:w="1093" w:type="dxa"/>
            <w:tcBorders>
              <w:tl2br w:val="nil"/>
              <w:tr2bl w:val="nil"/>
            </w:tcBorders>
            <w:tcMar>
              <w:top w:w="0" w:type="dxa"/>
              <w:left w:w="108" w:type="dxa"/>
              <w:bottom w:w="0" w:type="dxa"/>
              <w:right w:w="108" w:type="dxa"/>
            </w:tcMar>
          </w:tcPr>
          <w:p w:rsidR="00421069" w:rsidRDefault="00421069" w:rsidP="002E1B48">
            <w:pPr>
              <w:jc w:val="left"/>
            </w:pPr>
            <w:r>
              <w:rPr>
                <w:rFonts w:hint="eastAsia"/>
              </w:rPr>
              <w:t>序号</w:t>
            </w:r>
          </w:p>
        </w:tc>
        <w:tc>
          <w:tcPr>
            <w:tcW w:w="769" w:type="dxa"/>
            <w:tcBorders>
              <w:tl2br w:val="nil"/>
              <w:tr2bl w:val="nil"/>
            </w:tcBorders>
            <w:tcMar>
              <w:top w:w="0" w:type="dxa"/>
              <w:left w:w="108" w:type="dxa"/>
              <w:bottom w:w="0" w:type="dxa"/>
              <w:right w:w="108" w:type="dxa"/>
            </w:tcMar>
          </w:tcPr>
          <w:p w:rsidR="00421069" w:rsidRDefault="00421069" w:rsidP="002E1B48">
            <w:pPr>
              <w:rPr>
                <w:rFonts w:cs="Calibri"/>
                <w:szCs w:val="21"/>
              </w:rPr>
            </w:pPr>
            <w:r>
              <w:rPr>
                <w:rFonts w:cs="Calibri" w:hint="eastAsia"/>
                <w:szCs w:val="21"/>
              </w:rPr>
              <w:t>Y</w:t>
            </w:r>
          </w:p>
        </w:tc>
        <w:tc>
          <w:tcPr>
            <w:tcW w:w="1792" w:type="dxa"/>
            <w:tcBorders>
              <w:tl2br w:val="nil"/>
              <w:tr2bl w:val="nil"/>
            </w:tcBorders>
            <w:tcMar>
              <w:top w:w="0" w:type="dxa"/>
              <w:left w:w="108" w:type="dxa"/>
              <w:bottom w:w="0" w:type="dxa"/>
              <w:right w:w="108" w:type="dxa"/>
            </w:tcMar>
          </w:tcPr>
          <w:p w:rsidR="00421069" w:rsidRDefault="00421069" w:rsidP="002E1B48">
            <w:pPr>
              <w:jc w:val="left"/>
              <w:rPr>
                <w:szCs w:val="21"/>
              </w:rPr>
            </w:pPr>
            <w:r>
              <w:rPr>
                <w:rFonts w:hint="eastAsia"/>
                <w:szCs w:val="21"/>
              </w:rPr>
              <w:t>自动递增</w:t>
            </w:r>
          </w:p>
        </w:tc>
        <w:tc>
          <w:tcPr>
            <w:tcW w:w="663" w:type="dxa"/>
            <w:tcBorders>
              <w:tl2br w:val="nil"/>
              <w:tr2bl w:val="nil"/>
            </w:tcBorders>
          </w:tcPr>
          <w:p w:rsidR="00421069" w:rsidRDefault="00421069" w:rsidP="002E1B48">
            <w:pPr>
              <w:jc w:val="center"/>
              <w:rPr>
                <w:szCs w:val="21"/>
              </w:rPr>
            </w:pPr>
            <w:r>
              <w:rPr>
                <w:rFonts w:hint="eastAsia"/>
                <w:szCs w:val="21"/>
              </w:rPr>
              <w:t>N</w:t>
            </w:r>
          </w:p>
        </w:tc>
        <w:tc>
          <w:tcPr>
            <w:tcW w:w="834" w:type="dxa"/>
            <w:tcBorders>
              <w:tl2br w:val="nil"/>
              <w:tr2bl w:val="nil"/>
            </w:tcBorders>
          </w:tcPr>
          <w:p w:rsidR="00421069" w:rsidRDefault="00421069" w:rsidP="002E1B48">
            <w:pPr>
              <w:jc w:val="left"/>
              <w:rPr>
                <w:szCs w:val="21"/>
              </w:rPr>
            </w:pPr>
          </w:p>
        </w:tc>
        <w:tc>
          <w:tcPr>
            <w:tcW w:w="1533" w:type="dxa"/>
            <w:tcBorders>
              <w:tl2br w:val="nil"/>
              <w:tr2bl w:val="nil"/>
            </w:tcBorders>
            <w:vAlign w:val="center"/>
          </w:tcPr>
          <w:p w:rsidR="00421069" w:rsidRDefault="00421069" w:rsidP="002E1B48">
            <w:r>
              <w:rPr>
                <w:rFonts w:hint="eastAsia"/>
              </w:rPr>
              <w:t>int</w:t>
            </w:r>
          </w:p>
        </w:tc>
      </w:tr>
      <w:tr w:rsidR="00421069" w:rsidTr="002E1B48">
        <w:trPr>
          <w:trHeight w:val="450"/>
          <w:jc w:val="center"/>
        </w:trPr>
        <w:tc>
          <w:tcPr>
            <w:tcW w:w="1656" w:type="dxa"/>
            <w:tcBorders>
              <w:tl2br w:val="nil"/>
              <w:tr2bl w:val="nil"/>
            </w:tcBorders>
          </w:tcPr>
          <w:p w:rsidR="00421069" w:rsidRDefault="00421069" w:rsidP="002E1B48">
            <w:pPr>
              <w:rPr>
                <w:rFonts w:ascii="宋体" w:hAnsi="宋体"/>
                <w:szCs w:val="21"/>
              </w:rPr>
            </w:pPr>
            <w:r>
              <w:rPr>
                <w:rFonts w:hint="eastAsia"/>
              </w:rPr>
              <w:t>user_id</w:t>
            </w:r>
          </w:p>
        </w:tc>
        <w:tc>
          <w:tcPr>
            <w:tcW w:w="1093"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r>
              <w:rPr>
                <w:rFonts w:hint="eastAsia"/>
              </w:rPr>
              <w:t>人员</w:t>
            </w:r>
            <w:r>
              <w:rPr>
                <w:rFonts w:hint="eastAsia"/>
              </w:rPr>
              <w:t>id</w:t>
            </w:r>
          </w:p>
        </w:tc>
        <w:tc>
          <w:tcPr>
            <w:tcW w:w="769"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792" w:type="dxa"/>
            <w:tcBorders>
              <w:tl2br w:val="nil"/>
              <w:tr2bl w:val="nil"/>
            </w:tcBorders>
            <w:tcMar>
              <w:top w:w="0" w:type="dxa"/>
              <w:left w:w="108" w:type="dxa"/>
              <w:bottom w:w="0" w:type="dxa"/>
              <w:right w:w="108" w:type="dxa"/>
            </w:tcMar>
          </w:tcPr>
          <w:p w:rsidR="00421069" w:rsidRDefault="00421069" w:rsidP="002E1B48">
            <w:pPr>
              <w:jc w:val="left"/>
              <w:rPr>
                <w:szCs w:val="21"/>
              </w:rPr>
            </w:pPr>
            <w:r>
              <w:rPr>
                <w:rFonts w:hint="eastAsia"/>
                <w:szCs w:val="21"/>
              </w:rPr>
              <w:t>sys_user</w:t>
            </w:r>
            <w:proofErr w:type="gramStart"/>
            <w:r>
              <w:rPr>
                <w:rFonts w:hint="eastAsia"/>
                <w:szCs w:val="21"/>
              </w:rPr>
              <w:t>表主键</w:t>
            </w:r>
            <w:proofErr w:type="gramEnd"/>
            <w:r>
              <w:rPr>
                <w:rFonts w:hint="eastAsia"/>
                <w:szCs w:val="21"/>
              </w:rPr>
              <w:t>id</w:t>
            </w:r>
          </w:p>
        </w:tc>
        <w:tc>
          <w:tcPr>
            <w:tcW w:w="663" w:type="dxa"/>
            <w:tcBorders>
              <w:tl2br w:val="nil"/>
              <w:tr2bl w:val="nil"/>
            </w:tcBorders>
          </w:tcPr>
          <w:p w:rsidR="00421069" w:rsidRDefault="00421069" w:rsidP="002E1B48">
            <w:pPr>
              <w:jc w:val="center"/>
              <w:rPr>
                <w:szCs w:val="21"/>
              </w:rPr>
            </w:pPr>
            <w:r>
              <w:rPr>
                <w:rFonts w:hint="eastAsia"/>
                <w:szCs w:val="21"/>
              </w:rPr>
              <w:t>N</w:t>
            </w:r>
          </w:p>
        </w:tc>
        <w:tc>
          <w:tcPr>
            <w:tcW w:w="834" w:type="dxa"/>
            <w:tcBorders>
              <w:tl2br w:val="nil"/>
              <w:tr2bl w:val="nil"/>
            </w:tcBorders>
          </w:tcPr>
          <w:p w:rsidR="00421069" w:rsidRDefault="00421069" w:rsidP="002E1B48">
            <w:pPr>
              <w:jc w:val="left"/>
              <w:rPr>
                <w:szCs w:val="21"/>
              </w:rPr>
            </w:pPr>
          </w:p>
        </w:tc>
        <w:tc>
          <w:tcPr>
            <w:tcW w:w="1533" w:type="dxa"/>
            <w:tcBorders>
              <w:tl2br w:val="nil"/>
              <w:tr2bl w:val="nil"/>
            </w:tcBorders>
            <w:vAlign w:val="center"/>
          </w:tcPr>
          <w:p w:rsidR="00421069" w:rsidRDefault="00421069" w:rsidP="002E1B48">
            <w:pPr>
              <w:rPr>
                <w:rFonts w:ascii="宋体" w:hAnsi="宋体" w:cs="宋体"/>
                <w:szCs w:val="21"/>
              </w:rPr>
            </w:pPr>
            <w:r>
              <w:rPr>
                <w:rFonts w:hint="eastAsia"/>
              </w:rPr>
              <w:t>int</w:t>
            </w:r>
          </w:p>
        </w:tc>
      </w:tr>
      <w:tr w:rsidR="00421069" w:rsidTr="002E1B48">
        <w:trPr>
          <w:trHeight w:val="366"/>
          <w:jc w:val="center"/>
        </w:trPr>
        <w:tc>
          <w:tcPr>
            <w:tcW w:w="1656" w:type="dxa"/>
            <w:tcBorders>
              <w:tl2br w:val="nil"/>
              <w:tr2bl w:val="nil"/>
            </w:tcBorders>
          </w:tcPr>
          <w:p w:rsidR="00421069" w:rsidRDefault="00421069" w:rsidP="002E1B48">
            <w:pPr>
              <w:rPr>
                <w:rFonts w:ascii="宋体" w:hAnsi="宋体"/>
                <w:szCs w:val="21"/>
              </w:rPr>
            </w:pPr>
            <w:r>
              <w:rPr>
                <w:rFonts w:hint="eastAsia"/>
              </w:rPr>
              <w:t>role_id</w:t>
            </w:r>
          </w:p>
        </w:tc>
        <w:tc>
          <w:tcPr>
            <w:tcW w:w="1093"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r>
              <w:rPr>
                <w:rFonts w:cs="Calibri" w:hint="eastAsia"/>
                <w:szCs w:val="21"/>
              </w:rPr>
              <w:t>角色</w:t>
            </w:r>
            <w:r>
              <w:rPr>
                <w:rFonts w:cs="Calibri" w:hint="eastAsia"/>
                <w:szCs w:val="21"/>
              </w:rPr>
              <w:t>id</w:t>
            </w:r>
          </w:p>
        </w:tc>
        <w:tc>
          <w:tcPr>
            <w:tcW w:w="769"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792" w:type="dxa"/>
            <w:tcBorders>
              <w:tl2br w:val="nil"/>
              <w:tr2bl w:val="nil"/>
            </w:tcBorders>
            <w:tcMar>
              <w:top w:w="0" w:type="dxa"/>
              <w:left w:w="108" w:type="dxa"/>
              <w:bottom w:w="0" w:type="dxa"/>
              <w:right w:w="108" w:type="dxa"/>
            </w:tcMar>
          </w:tcPr>
          <w:p w:rsidR="00421069" w:rsidRDefault="00421069" w:rsidP="002E1B48">
            <w:pPr>
              <w:jc w:val="left"/>
              <w:rPr>
                <w:szCs w:val="21"/>
              </w:rPr>
            </w:pPr>
            <w:r>
              <w:rPr>
                <w:rFonts w:hint="eastAsia"/>
              </w:rPr>
              <w:t>sys_role</w:t>
            </w:r>
            <w:proofErr w:type="gramStart"/>
            <w:r>
              <w:rPr>
                <w:rFonts w:hint="eastAsia"/>
              </w:rPr>
              <w:t>表主键</w:t>
            </w:r>
            <w:proofErr w:type="gramEnd"/>
            <w:r>
              <w:rPr>
                <w:rFonts w:hint="eastAsia"/>
              </w:rPr>
              <w:t>id</w:t>
            </w:r>
          </w:p>
        </w:tc>
        <w:tc>
          <w:tcPr>
            <w:tcW w:w="663" w:type="dxa"/>
            <w:tcBorders>
              <w:tl2br w:val="nil"/>
              <w:tr2bl w:val="nil"/>
            </w:tcBorders>
          </w:tcPr>
          <w:p w:rsidR="00421069" w:rsidRDefault="00421069" w:rsidP="002E1B48">
            <w:pPr>
              <w:jc w:val="center"/>
              <w:rPr>
                <w:szCs w:val="21"/>
              </w:rPr>
            </w:pPr>
            <w:r>
              <w:rPr>
                <w:rFonts w:hint="eastAsia"/>
                <w:szCs w:val="21"/>
              </w:rPr>
              <w:t>N</w:t>
            </w:r>
          </w:p>
        </w:tc>
        <w:tc>
          <w:tcPr>
            <w:tcW w:w="834" w:type="dxa"/>
            <w:tcBorders>
              <w:tl2br w:val="nil"/>
              <w:tr2bl w:val="nil"/>
            </w:tcBorders>
          </w:tcPr>
          <w:p w:rsidR="00421069" w:rsidRDefault="00421069" w:rsidP="002E1B48">
            <w:pPr>
              <w:jc w:val="left"/>
              <w:rPr>
                <w:szCs w:val="21"/>
              </w:rPr>
            </w:pPr>
          </w:p>
        </w:tc>
        <w:tc>
          <w:tcPr>
            <w:tcW w:w="1533" w:type="dxa"/>
            <w:tcBorders>
              <w:tl2br w:val="nil"/>
              <w:tr2bl w:val="nil"/>
            </w:tcBorders>
            <w:vAlign w:val="center"/>
          </w:tcPr>
          <w:p w:rsidR="00421069" w:rsidRDefault="00421069" w:rsidP="002E1B48">
            <w:pPr>
              <w:rPr>
                <w:rFonts w:ascii="宋体" w:hAnsi="宋体" w:cs="宋体"/>
                <w:szCs w:val="21"/>
              </w:rPr>
            </w:pPr>
            <w:r>
              <w:rPr>
                <w:rFonts w:hint="eastAsia"/>
              </w:rPr>
              <w:t>int</w:t>
            </w:r>
          </w:p>
        </w:tc>
      </w:tr>
      <w:tr w:rsidR="00421069" w:rsidTr="002E1B48">
        <w:trPr>
          <w:trHeight w:val="445"/>
          <w:jc w:val="center"/>
        </w:trPr>
        <w:tc>
          <w:tcPr>
            <w:tcW w:w="1656" w:type="dxa"/>
            <w:tcBorders>
              <w:tl2br w:val="nil"/>
              <w:tr2bl w:val="nil"/>
            </w:tcBorders>
          </w:tcPr>
          <w:p w:rsidR="00421069" w:rsidRDefault="00421069" w:rsidP="002E1B48">
            <w:r>
              <w:rPr>
                <w:rFonts w:hint="eastAsia"/>
              </w:rPr>
              <w:t>create_by</w:t>
            </w:r>
          </w:p>
        </w:tc>
        <w:tc>
          <w:tcPr>
            <w:tcW w:w="1093"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r>
              <w:rPr>
                <w:rFonts w:hint="eastAsia"/>
              </w:rPr>
              <w:t>创建者</w:t>
            </w:r>
          </w:p>
        </w:tc>
        <w:tc>
          <w:tcPr>
            <w:tcW w:w="769"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1792" w:type="dxa"/>
            <w:tcBorders>
              <w:tl2br w:val="nil"/>
              <w:tr2bl w:val="nil"/>
            </w:tcBorders>
            <w:tcMar>
              <w:top w:w="0" w:type="dxa"/>
              <w:left w:w="108" w:type="dxa"/>
              <w:bottom w:w="0" w:type="dxa"/>
              <w:right w:w="108" w:type="dxa"/>
            </w:tcMar>
          </w:tcPr>
          <w:p w:rsidR="00421069" w:rsidRDefault="00421069" w:rsidP="002E1B48">
            <w:pPr>
              <w:jc w:val="left"/>
            </w:pPr>
          </w:p>
        </w:tc>
        <w:tc>
          <w:tcPr>
            <w:tcW w:w="663" w:type="dxa"/>
            <w:tcBorders>
              <w:tl2br w:val="nil"/>
              <w:tr2bl w:val="nil"/>
            </w:tcBorders>
          </w:tcPr>
          <w:p w:rsidR="00421069" w:rsidRDefault="00421069" w:rsidP="002E1B48">
            <w:pPr>
              <w:jc w:val="center"/>
              <w:rPr>
                <w:szCs w:val="21"/>
              </w:rPr>
            </w:pPr>
            <w:r>
              <w:rPr>
                <w:rFonts w:hint="eastAsia"/>
                <w:szCs w:val="21"/>
              </w:rPr>
              <w:t>Y</w:t>
            </w:r>
          </w:p>
        </w:tc>
        <w:tc>
          <w:tcPr>
            <w:tcW w:w="834" w:type="dxa"/>
            <w:tcBorders>
              <w:tl2br w:val="nil"/>
              <w:tr2bl w:val="nil"/>
            </w:tcBorders>
          </w:tcPr>
          <w:p w:rsidR="00421069" w:rsidRDefault="00421069" w:rsidP="002E1B48">
            <w:pPr>
              <w:jc w:val="left"/>
              <w:rPr>
                <w:szCs w:val="21"/>
              </w:rPr>
            </w:pPr>
          </w:p>
        </w:tc>
        <w:tc>
          <w:tcPr>
            <w:tcW w:w="1533" w:type="dxa"/>
            <w:tcBorders>
              <w:tl2br w:val="nil"/>
              <w:tr2bl w:val="nil"/>
            </w:tcBorders>
            <w:vAlign w:val="center"/>
          </w:tcPr>
          <w:p w:rsidR="00421069" w:rsidRDefault="00421069" w:rsidP="002E1B48">
            <w:r>
              <w:rPr>
                <w:rFonts w:hint="eastAsia"/>
              </w:rPr>
              <w:t>varchar(255)</w:t>
            </w:r>
          </w:p>
        </w:tc>
      </w:tr>
      <w:tr w:rsidR="00421069" w:rsidTr="002E1B48">
        <w:trPr>
          <w:trHeight w:val="445"/>
          <w:jc w:val="center"/>
        </w:trPr>
        <w:tc>
          <w:tcPr>
            <w:tcW w:w="1656" w:type="dxa"/>
          </w:tcPr>
          <w:p w:rsidR="00421069" w:rsidRDefault="00421069" w:rsidP="002E1B48">
            <w:r>
              <w:rPr>
                <w:rFonts w:hint="eastAsia"/>
              </w:rPr>
              <w:t>create_date</w:t>
            </w:r>
          </w:p>
        </w:tc>
        <w:tc>
          <w:tcPr>
            <w:tcW w:w="1093" w:type="dxa"/>
          </w:tcPr>
          <w:p w:rsidR="00421069" w:rsidRDefault="00421069" w:rsidP="002E1B48">
            <w:pPr>
              <w:jc w:val="left"/>
              <w:rPr>
                <w:rFonts w:cs="Calibri"/>
                <w:szCs w:val="21"/>
              </w:rPr>
            </w:pPr>
            <w:r>
              <w:rPr>
                <w:rFonts w:hint="eastAsia"/>
              </w:rPr>
              <w:t>创建时间</w:t>
            </w:r>
          </w:p>
        </w:tc>
        <w:tc>
          <w:tcPr>
            <w:tcW w:w="769" w:type="dxa"/>
          </w:tcPr>
          <w:p w:rsidR="00421069" w:rsidRDefault="00421069" w:rsidP="002E1B48">
            <w:pPr>
              <w:rPr>
                <w:rFonts w:cs="Calibri"/>
                <w:szCs w:val="21"/>
              </w:rPr>
            </w:pPr>
          </w:p>
        </w:tc>
        <w:tc>
          <w:tcPr>
            <w:tcW w:w="1792" w:type="dxa"/>
          </w:tcPr>
          <w:p w:rsidR="00421069" w:rsidRDefault="00421069" w:rsidP="002E1B48">
            <w:pPr>
              <w:jc w:val="left"/>
            </w:pPr>
          </w:p>
        </w:tc>
        <w:tc>
          <w:tcPr>
            <w:tcW w:w="663" w:type="dxa"/>
          </w:tcPr>
          <w:p w:rsidR="00421069" w:rsidRDefault="00421069" w:rsidP="002E1B48">
            <w:pPr>
              <w:jc w:val="center"/>
              <w:rPr>
                <w:szCs w:val="21"/>
              </w:rPr>
            </w:pPr>
            <w:r>
              <w:rPr>
                <w:rFonts w:hint="eastAsia"/>
                <w:szCs w:val="21"/>
              </w:rPr>
              <w:t>Y</w:t>
            </w:r>
          </w:p>
        </w:tc>
        <w:tc>
          <w:tcPr>
            <w:tcW w:w="834" w:type="dxa"/>
          </w:tcPr>
          <w:p w:rsidR="00421069" w:rsidRDefault="00421069" w:rsidP="002E1B48">
            <w:pPr>
              <w:jc w:val="left"/>
              <w:rPr>
                <w:szCs w:val="21"/>
              </w:rPr>
            </w:pPr>
          </w:p>
        </w:tc>
        <w:tc>
          <w:tcPr>
            <w:tcW w:w="1533" w:type="dxa"/>
            <w:vAlign w:val="center"/>
          </w:tcPr>
          <w:p w:rsidR="00421069" w:rsidRDefault="00421069" w:rsidP="002E1B48">
            <w:r>
              <w:rPr>
                <w:rFonts w:hint="eastAsia"/>
              </w:rPr>
              <w:t>datetime</w:t>
            </w:r>
          </w:p>
        </w:tc>
      </w:tr>
      <w:tr w:rsidR="00421069" w:rsidTr="002E1B48">
        <w:trPr>
          <w:trHeight w:val="445"/>
          <w:jc w:val="center"/>
        </w:trPr>
        <w:tc>
          <w:tcPr>
            <w:tcW w:w="1656" w:type="dxa"/>
          </w:tcPr>
          <w:p w:rsidR="00421069" w:rsidRDefault="00421069" w:rsidP="002E1B48">
            <w:r>
              <w:rPr>
                <w:rFonts w:hint="eastAsia"/>
              </w:rPr>
              <w:t>update_by</w:t>
            </w:r>
          </w:p>
        </w:tc>
        <w:tc>
          <w:tcPr>
            <w:tcW w:w="1093" w:type="dxa"/>
          </w:tcPr>
          <w:p w:rsidR="00421069" w:rsidRDefault="00421069" w:rsidP="002E1B48">
            <w:pPr>
              <w:jc w:val="left"/>
              <w:rPr>
                <w:rFonts w:cs="Calibri"/>
                <w:szCs w:val="21"/>
              </w:rPr>
            </w:pPr>
            <w:r>
              <w:rPr>
                <w:rFonts w:hint="eastAsia"/>
              </w:rPr>
              <w:t>更新者</w:t>
            </w:r>
          </w:p>
        </w:tc>
        <w:tc>
          <w:tcPr>
            <w:tcW w:w="769" w:type="dxa"/>
          </w:tcPr>
          <w:p w:rsidR="00421069" w:rsidRDefault="00421069" w:rsidP="002E1B48">
            <w:pPr>
              <w:rPr>
                <w:rFonts w:cs="Calibri"/>
                <w:szCs w:val="21"/>
              </w:rPr>
            </w:pPr>
          </w:p>
        </w:tc>
        <w:tc>
          <w:tcPr>
            <w:tcW w:w="1792" w:type="dxa"/>
          </w:tcPr>
          <w:p w:rsidR="00421069" w:rsidRDefault="00421069" w:rsidP="002E1B48">
            <w:pPr>
              <w:jc w:val="left"/>
            </w:pPr>
          </w:p>
        </w:tc>
        <w:tc>
          <w:tcPr>
            <w:tcW w:w="663" w:type="dxa"/>
          </w:tcPr>
          <w:p w:rsidR="00421069" w:rsidRDefault="00421069" w:rsidP="002E1B48">
            <w:pPr>
              <w:jc w:val="center"/>
              <w:rPr>
                <w:szCs w:val="21"/>
              </w:rPr>
            </w:pPr>
            <w:r>
              <w:rPr>
                <w:rFonts w:hint="eastAsia"/>
                <w:szCs w:val="21"/>
              </w:rPr>
              <w:t>Y</w:t>
            </w:r>
          </w:p>
        </w:tc>
        <w:tc>
          <w:tcPr>
            <w:tcW w:w="834" w:type="dxa"/>
          </w:tcPr>
          <w:p w:rsidR="00421069" w:rsidRDefault="00421069" w:rsidP="002E1B48">
            <w:pPr>
              <w:jc w:val="left"/>
              <w:rPr>
                <w:szCs w:val="21"/>
              </w:rPr>
            </w:pPr>
          </w:p>
        </w:tc>
        <w:tc>
          <w:tcPr>
            <w:tcW w:w="1533" w:type="dxa"/>
            <w:vAlign w:val="center"/>
          </w:tcPr>
          <w:p w:rsidR="00421069" w:rsidRDefault="00421069" w:rsidP="002E1B48">
            <w:r>
              <w:rPr>
                <w:rFonts w:hint="eastAsia"/>
              </w:rPr>
              <w:t>varchar(255)</w:t>
            </w:r>
          </w:p>
        </w:tc>
      </w:tr>
      <w:tr w:rsidR="00421069" w:rsidTr="002E1B48">
        <w:trPr>
          <w:trHeight w:val="445"/>
          <w:jc w:val="center"/>
        </w:trPr>
        <w:tc>
          <w:tcPr>
            <w:tcW w:w="1656" w:type="dxa"/>
          </w:tcPr>
          <w:p w:rsidR="00421069" w:rsidRDefault="00421069" w:rsidP="002E1B48">
            <w:r>
              <w:rPr>
                <w:rFonts w:hint="eastAsia"/>
              </w:rPr>
              <w:t>update_date</w:t>
            </w:r>
          </w:p>
        </w:tc>
        <w:tc>
          <w:tcPr>
            <w:tcW w:w="1093" w:type="dxa"/>
          </w:tcPr>
          <w:p w:rsidR="00421069" w:rsidRDefault="00421069" w:rsidP="002E1B48">
            <w:pPr>
              <w:jc w:val="left"/>
              <w:rPr>
                <w:rFonts w:cs="Calibri"/>
                <w:szCs w:val="21"/>
              </w:rPr>
            </w:pPr>
            <w:r>
              <w:rPr>
                <w:rFonts w:hint="eastAsia"/>
              </w:rPr>
              <w:t>更新时间</w:t>
            </w:r>
          </w:p>
        </w:tc>
        <w:tc>
          <w:tcPr>
            <w:tcW w:w="769" w:type="dxa"/>
          </w:tcPr>
          <w:p w:rsidR="00421069" w:rsidRDefault="00421069" w:rsidP="002E1B48">
            <w:pPr>
              <w:rPr>
                <w:rFonts w:cs="Calibri"/>
                <w:szCs w:val="21"/>
              </w:rPr>
            </w:pPr>
          </w:p>
        </w:tc>
        <w:tc>
          <w:tcPr>
            <w:tcW w:w="1792" w:type="dxa"/>
          </w:tcPr>
          <w:p w:rsidR="00421069" w:rsidRDefault="00421069" w:rsidP="002E1B48">
            <w:pPr>
              <w:jc w:val="left"/>
            </w:pPr>
          </w:p>
        </w:tc>
        <w:tc>
          <w:tcPr>
            <w:tcW w:w="663" w:type="dxa"/>
          </w:tcPr>
          <w:p w:rsidR="00421069" w:rsidRDefault="00421069" w:rsidP="002E1B48">
            <w:pPr>
              <w:jc w:val="center"/>
              <w:rPr>
                <w:szCs w:val="21"/>
              </w:rPr>
            </w:pPr>
            <w:r>
              <w:rPr>
                <w:rFonts w:hint="eastAsia"/>
                <w:szCs w:val="21"/>
              </w:rPr>
              <w:t>Y</w:t>
            </w:r>
          </w:p>
        </w:tc>
        <w:tc>
          <w:tcPr>
            <w:tcW w:w="834" w:type="dxa"/>
          </w:tcPr>
          <w:p w:rsidR="00421069" w:rsidRDefault="00421069" w:rsidP="002E1B48">
            <w:pPr>
              <w:jc w:val="left"/>
              <w:rPr>
                <w:szCs w:val="21"/>
              </w:rPr>
            </w:pPr>
          </w:p>
        </w:tc>
        <w:tc>
          <w:tcPr>
            <w:tcW w:w="1533" w:type="dxa"/>
            <w:vAlign w:val="center"/>
          </w:tcPr>
          <w:p w:rsidR="00421069" w:rsidRDefault="00421069" w:rsidP="002E1B48">
            <w:r>
              <w:rPr>
                <w:rFonts w:hint="eastAsia"/>
              </w:rPr>
              <w:t>datetime</w:t>
            </w:r>
          </w:p>
        </w:tc>
      </w:tr>
      <w:tr w:rsidR="00421069" w:rsidTr="002E1B48">
        <w:trPr>
          <w:trHeight w:val="532"/>
          <w:jc w:val="center"/>
        </w:trPr>
        <w:tc>
          <w:tcPr>
            <w:tcW w:w="1656" w:type="dxa"/>
          </w:tcPr>
          <w:p w:rsidR="00421069" w:rsidRDefault="00421069" w:rsidP="002E1B48">
            <w:r>
              <w:rPr>
                <w:rFonts w:hint="eastAsia"/>
              </w:rPr>
              <w:t>remarks</w:t>
            </w:r>
          </w:p>
        </w:tc>
        <w:tc>
          <w:tcPr>
            <w:tcW w:w="1093" w:type="dxa"/>
          </w:tcPr>
          <w:p w:rsidR="00421069" w:rsidRDefault="00421069" w:rsidP="002E1B48">
            <w:pPr>
              <w:jc w:val="left"/>
              <w:rPr>
                <w:rFonts w:cs="Calibri"/>
                <w:szCs w:val="21"/>
              </w:rPr>
            </w:pPr>
            <w:r>
              <w:rPr>
                <w:rFonts w:hint="eastAsia"/>
              </w:rPr>
              <w:t>备注信息</w:t>
            </w:r>
          </w:p>
        </w:tc>
        <w:tc>
          <w:tcPr>
            <w:tcW w:w="769" w:type="dxa"/>
          </w:tcPr>
          <w:p w:rsidR="00421069" w:rsidRDefault="00421069" w:rsidP="002E1B48">
            <w:pPr>
              <w:rPr>
                <w:rFonts w:cs="Calibri"/>
                <w:szCs w:val="21"/>
              </w:rPr>
            </w:pPr>
          </w:p>
        </w:tc>
        <w:tc>
          <w:tcPr>
            <w:tcW w:w="1792" w:type="dxa"/>
          </w:tcPr>
          <w:p w:rsidR="00421069" w:rsidRDefault="00421069" w:rsidP="002E1B48">
            <w:pPr>
              <w:jc w:val="left"/>
            </w:pPr>
          </w:p>
        </w:tc>
        <w:tc>
          <w:tcPr>
            <w:tcW w:w="663" w:type="dxa"/>
          </w:tcPr>
          <w:p w:rsidR="00421069" w:rsidRDefault="00421069" w:rsidP="002E1B48">
            <w:pPr>
              <w:jc w:val="center"/>
              <w:rPr>
                <w:szCs w:val="21"/>
              </w:rPr>
            </w:pPr>
            <w:r>
              <w:rPr>
                <w:rFonts w:hint="eastAsia"/>
                <w:szCs w:val="21"/>
              </w:rPr>
              <w:t>Y</w:t>
            </w:r>
          </w:p>
        </w:tc>
        <w:tc>
          <w:tcPr>
            <w:tcW w:w="834" w:type="dxa"/>
          </w:tcPr>
          <w:p w:rsidR="00421069" w:rsidRDefault="00421069" w:rsidP="002E1B48">
            <w:pPr>
              <w:jc w:val="left"/>
              <w:rPr>
                <w:szCs w:val="21"/>
              </w:rPr>
            </w:pPr>
          </w:p>
        </w:tc>
        <w:tc>
          <w:tcPr>
            <w:tcW w:w="1533" w:type="dxa"/>
            <w:vAlign w:val="center"/>
          </w:tcPr>
          <w:p w:rsidR="00421069" w:rsidRDefault="00421069" w:rsidP="002E1B48">
            <w:r>
              <w:rPr>
                <w:rFonts w:hint="eastAsia"/>
              </w:rPr>
              <w:t>varchar(255)</w:t>
            </w:r>
          </w:p>
        </w:tc>
      </w:tr>
    </w:tbl>
    <w:p w:rsidR="00421069" w:rsidRPr="006A3A33" w:rsidRDefault="00421069" w:rsidP="000D278B">
      <w:pPr>
        <w:pStyle w:val="5"/>
      </w:pPr>
      <w:bookmarkStart w:id="1109" w:name="_Toc29031"/>
      <w:bookmarkStart w:id="1110" w:name="_Toc18638"/>
      <w:bookmarkStart w:id="1111" w:name="_Toc492200344"/>
      <w:r w:rsidRPr="00855553">
        <w:t>角色</w:t>
      </w:r>
      <w:r w:rsidRPr="002F4728">
        <w:t>—</w:t>
      </w:r>
      <w:r w:rsidRPr="007A1BF8">
        <w:t>权限</w:t>
      </w:r>
      <w:r w:rsidRPr="00CB2A37">
        <w:t>（</w:t>
      </w:r>
      <w:r w:rsidRPr="006A3A33">
        <w:t>sys_role_permission</w:t>
      </w:r>
      <w:r w:rsidRPr="006A3A33">
        <w:t>）</w:t>
      </w:r>
      <w:bookmarkEnd w:id="1109"/>
      <w:bookmarkEnd w:id="1110"/>
      <w:bookmarkEnd w:id="1111"/>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292"/>
        <w:gridCol w:w="1255"/>
        <w:gridCol w:w="726"/>
        <w:gridCol w:w="2023"/>
        <w:gridCol w:w="662"/>
        <w:gridCol w:w="825"/>
        <w:gridCol w:w="1537"/>
      </w:tblGrid>
      <w:tr w:rsidR="00421069" w:rsidTr="002E1B48">
        <w:trPr>
          <w:trHeight w:val="703"/>
          <w:jc w:val="center"/>
        </w:trPr>
        <w:tc>
          <w:tcPr>
            <w:tcW w:w="1292" w:type="dxa"/>
            <w:tcBorders>
              <w:tl2br w:val="nil"/>
              <w:tr2bl w:val="nil"/>
            </w:tcBorders>
          </w:tcPr>
          <w:p w:rsidR="00421069" w:rsidRDefault="00421069" w:rsidP="002E1B48">
            <w:pPr>
              <w:rPr>
                <w:rFonts w:ascii="宋体" w:hAnsi="宋体"/>
                <w:b/>
                <w:szCs w:val="21"/>
              </w:rPr>
            </w:pPr>
            <w:r>
              <w:rPr>
                <w:rFonts w:ascii="宋体" w:hAnsi="宋体" w:hint="eastAsia"/>
                <w:b/>
                <w:szCs w:val="21"/>
              </w:rPr>
              <w:t>SYS_ROLE_P</w:t>
            </w:r>
            <w:r>
              <w:rPr>
                <w:rFonts w:ascii="宋体" w:hAnsi="宋体" w:hint="eastAsia"/>
                <w:b/>
                <w:szCs w:val="21"/>
              </w:rPr>
              <w:lastRenderedPageBreak/>
              <w:t>ERMISSION</w:t>
            </w:r>
          </w:p>
        </w:tc>
        <w:tc>
          <w:tcPr>
            <w:tcW w:w="7028" w:type="dxa"/>
            <w:gridSpan w:val="6"/>
            <w:tcBorders>
              <w:tl2br w:val="nil"/>
              <w:tr2bl w:val="nil"/>
            </w:tcBorders>
            <w:tcMar>
              <w:top w:w="0" w:type="dxa"/>
              <w:left w:w="108" w:type="dxa"/>
              <w:bottom w:w="0" w:type="dxa"/>
              <w:right w:w="108" w:type="dxa"/>
            </w:tcMar>
          </w:tcPr>
          <w:p w:rsidR="00421069" w:rsidRDefault="00421069" w:rsidP="002E1B48">
            <w:pPr>
              <w:rPr>
                <w:rFonts w:ascii="宋体" w:hAnsi="宋体"/>
                <w:szCs w:val="21"/>
              </w:rPr>
            </w:pPr>
            <w:r>
              <w:rPr>
                <w:rFonts w:ascii="宋体" w:hAnsi="宋体" w:hint="eastAsia"/>
                <w:b/>
                <w:szCs w:val="21"/>
              </w:rPr>
              <w:lastRenderedPageBreak/>
              <w:t>角色权限关联关系表</w:t>
            </w:r>
          </w:p>
        </w:tc>
      </w:tr>
      <w:tr w:rsidR="00421069" w:rsidTr="002E1B48">
        <w:trPr>
          <w:trHeight w:val="383"/>
          <w:jc w:val="center"/>
        </w:trPr>
        <w:tc>
          <w:tcPr>
            <w:tcW w:w="1292" w:type="dxa"/>
            <w:tcBorders>
              <w:tl2br w:val="nil"/>
              <w:tr2bl w:val="nil"/>
            </w:tcBorders>
          </w:tcPr>
          <w:p w:rsidR="00421069" w:rsidRDefault="00421069" w:rsidP="002E1B48">
            <w:r>
              <w:rPr>
                <w:rFonts w:ascii="宋体" w:hAnsi="宋体" w:hint="eastAsia"/>
                <w:szCs w:val="21"/>
              </w:rPr>
              <w:lastRenderedPageBreak/>
              <w:t>字段代码</w:t>
            </w:r>
          </w:p>
        </w:tc>
        <w:tc>
          <w:tcPr>
            <w:tcW w:w="1255" w:type="dxa"/>
            <w:tcBorders>
              <w:tl2br w:val="nil"/>
              <w:tr2bl w:val="nil"/>
            </w:tcBorders>
            <w:tcMar>
              <w:top w:w="0" w:type="dxa"/>
              <w:left w:w="108" w:type="dxa"/>
              <w:bottom w:w="0" w:type="dxa"/>
              <w:right w:w="108" w:type="dxa"/>
            </w:tcMar>
          </w:tcPr>
          <w:p w:rsidR="00421069" w:rsidRDefault="00421069" w:rsidP="002E1B48">
            <w:pPr>
              <w:rPr>
                <w:rFonts w:cs="Calibri"/>
                <w:szCs w:val="21"/>
              </w:rPr>
            </w:pPr>
            <w:r>
              <w:rPr>
                <w:rFonts w:ascii="宋体" w:hAnsi="宋体" w:hint="eastAsia"/>
                <w:szCs w:val="21"/>
              </w:rPr>
              <w:t>字段名</w:t>
            </w:r>
          </w:p>
        </w:tc>
        <w:tc>
          <w:tcPr>
            <w:tcW w:w="726" w:type="dxa"/>
            <w:tcBorders>
              <w:tl2br w:val="nil"/>
              <w:tr2bl w:val="nil"/>
            </w:tcBorders>
            <w:tcMar>
              <w:top w:w="0" w:type="dxa"/>
              <w:left w:w="108" w:type="dxa"/>
              <w:bottom w:w="0" w:type="dxa"/>
              <w:right w:w="108" w:type="dxa"/>
            </w:tcMar>
          </w:tcPr>
          <w:p w:rsidR="00421069" w:rsidRDefault="00421069" w:rsidP="002E1B48">
            <w:pPr>
              <w:rPr>
                <w:rFonts w:cs="Calibri"/>
                <w:szCs w:val="21"/>
              </w:rPr>
            </w:pPr>
            <w:r>
              <w:rPr>
                <w:rFonts w:ascii="宋体" w:hAnsi="宋体" w:hint="eastAsia"/>
                <w:szCs w:val="21"/>
              </w:rPr>
              <w:t>主键</w:t>
            </w:r>
          </w:p>
        </w:tc>
        <w:tc>
          <w:tcPr>
            <w:tcW w:w="2023" w:type="dxa"/>
            <w:tcBorders>
              <w:tl2br w:val="nil"/>
              <w:tr2bl w:val="nil"/>
            </w:tcBorders>
            <w:tcMar>
              <w:top w:w="0" w:type="dxa"/>
              <w:left w:w="108" w:type="dxa"/>
              <w:bottom w:w="0" w:type="dxa"/>
              <w:right w:w="108" w:type="dxa"/>
            </w:tcMar>
          </w:tcPr>
          <w:p w:rsidR="00421069" w:rsidRDefault="00421069" w:rsidP="002E1B48">
            <w:r>
              <w:rPr>
                <w:rFonts w:ascii="宋体" w:hAnsi="宋体" w:hint="eastAsia"/>
                <w:szCs w:val="21"/>
              </w:rPr>
              <w:t>备注</w:t>
            </w:r>
          </w:p>
        </w:tc>
        <w:tc>
          <w:tcPr>
            <w:tcW w:w="662" w:type="dxa"/>
            <w:tcBorders>
              <w:tl2br w:val="nil"/>
              <w:tr2bl w:val="nil"/>
            </w:tcBorders>
          </w:tcPr>
          <w:p w:rsidR="00421069" w:rsidRDefault="00421069" w:rsidP="002E1B48">
            <w:pPr>
              <w:rPr>
                <w:szCs w:val="21"/>
              </w:rPr>
            </w:pPr>
            <w:r>
              <w:rPr>
                <w:rFonts w:cs="Calibri" w:hint="eastAsia"/>
                <w:szCs w:val="21"/>
              </w:rPr>
              <w:t>可空</w:t>
            </w:r>
          </w:p>
        </w:tc>
        <w:tc>
          <w:tcPr>
            <w:tcW w:w="825" w:type="dxa"/>
            <w:tcBorders>
              <w:tl2br w:val="nil"/>
              <w:tr2bl w:val="nil"/>
            </w:tcBorders>
          </w:tcPr>
          <w:p w:rsidR="00421069" w:rsidRDefault="00421069" w:rsidP="002E1B48">
            <w:pPr>
              <w:rPr>
                <w:szCs w:val="21"/>
              </w:rPr>
            </w:pPr>
            <w:r>
              <w:rPr>
                <w:rFonts w:cs="Calibri" w:hint="eastAsia"/>
                <w:szCs w:val="21"/>
              </w:rPr>
              <w:t>默认值</w:t>
            </w:r>
          </w:p>
        </w:tc>
        <w:tc>
          <w:tcPr>
            <w:tcW w:w="1537" w:type="dxa"/>
            <w:tcBorders>
              <w:tl2br w:val="nil"/>
              <w:tr2bl w:val="nil"/>
            </w:tcBorders>
          </w:tcPr>
          <w:p w:rsidR="00421069" w:rsidRDefault="00421069" w:rsidP="002E1B48">
            <w:r>
              <w:rPr>
                <w:rFonts w:ascii="宋体" w:hAnsi="宋体" w:hint="eastAsia"/>
                <w:szCs w:val="21"/>
              </w:rPr>
              <w:t>类型</w:t>
            </w:r>
          </w:p>
        </w:tc>
      </w:tr>
      <w:tr w:rsidR="00421069" w:rsidTr="002E1B48">
        <w:trPr>
          <w:trHeight w:val="381"/>
          <w:jc w:val="center"/>
        </w:trPr>
        <w:tc>
          <w:tcPr>
            <w:tcW w:w="1292" w:type="dxa"/>
            <w:tcBorders>
              <w:tl2br w:val="nil"/>
              <w:tr2bl w:val="nil"/>
            </w:tcBorders>
          </w:tcPr>
          <w:p w:rsidR="00421069" w:rsidRDefault="00421069" w:rsidP="002E1B48">
            <w:r>
              <w:rPr>
                <w:rFonts w:hint="eastAsia"/>
              </w:rPr>
              <w:t>id</w:t>
            </w:r>
          </w:p>
        </w:tc>
        <w:tc>
          <w:tcPr>
            <w:tcW w:w="1255" w:type="dxa"/>
            <w:tcBorders>
              <w:tl2br w:val="nil"/>
              <w:tr2bl w:val="nil"/>
            </w:tcBorders>
            <w:tcMar>
              <w:top w:w="0" w:type="dxa"/>
              <w:left w:w="108" w:type="dxa"/>
              <w:bottom w:w="0" w:type="dxa"/>
              <w:right w:w="108" w:type="dxa"/>
            </w:tcMar>
          </w:tcPr>
          <w:p w:rsidR="00421069" w:rsidRDefault="00421069" w:rsidP="002E1B48">
            <w:pPr>
              <w:jc w:val="left"/>
            </w:pPr>
            <w:r>
              <w:rPr>
                <w:rFonts w:hint="eastAsia"/>
              </w:rPr>
              <w:t>序号</w:t>
            </w:r>
          </w:p>
        </w:tc>
        <w:tc>
          <w:tcPr>
            <w:tcW w:w="726"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2023" w:type="dxa"/>
            <w:tcBorders>
              <w:tl2br w:val="nil"/>
              <w:tr2bl w:val="nil"/>
            </w:tcBorders>
            <w:tcMar>
              <w:top w:w="0" w:type="dxa"/>
              <w:left w:w="108" w:type="dxa"/>
              <w:bottom w:w="0" w:type="dxa"/>
              <w:right w:w="108" w:type="dxa"/>
            </w:tcMar>
          </w:tcPr>
          <w:p w:rsidR="00421069" w:rsidRDefault="00421069" w:rsidP="002E1B48">
            <w:pPr>
              <w:jc w:val="left"/>
              <w:rPr>
                <w:szCs w:val="21"/>
              </w:rPr>
            </w:pPr>
            <w:r>
              <w:rPr>
                <w:rFonts w:hint="eastAsia"/>
                <w:szCs w:val="21"/>
              </w:rPr>
              <w:t>自动递增</w:t>
            </w:r>
          </w:p>
        </w:tc>
        <w:tc>
          <w:tcPr>
            <w:tcW w:w="662" w:type="dxa"/>
            <w:tcBorders>
              <w:tl2br w:val="nil"/>
              <w:tr2bl w:val="nil"/>
            </w:tcBorders>
          </w:tcPr>
          <w:p w:rsidR="00421069" w:rsidRDefault="00421069" w:rsidP="002E1B48">
            <w:pPr>
              <w:jc w:val="left"/>
              <w:rPr>
                <w:szCs w:val="21"/>
              </w:rPr>
            </w:pPr>
          </w:p>
        </w:tc>
        <w:tc>
          <w:tcPr>
            <w:tcW w:w="825" w:type="dxa"/>
            <w:tcBorders>
              <w:tl2br w:val="nil"/>
              <w:tr2bl w:val="nil"/>
            </w:tcBorders>
          </w:tcPr>
          <w:p w:rsidR="00421069" w:rsidRDefault="00421069" w:rsidP="002E1B48">
            <w:pPr>
              <w:jc w:val="left"/>
              <w:rPr>
                <w:szCs w:val="21"/>
              </w:rPr>
            </w:pPr>
          </w:p>
        </w:tc>
        <w:tc>
          <w:tcPr>
            <w:tcW w:w="1537" w:type="dxa"/>
            <w:tcBorders>
              <w:tl2br w:val="nil"/>
              <w:tr2bl w:val="nil"/>
            </w:tcBorders>
            <w:vAlign w:val="center"/>
          </w:tcPr>
          <w:p w:rsidR="00421069" w:rsidRDefault="00421069" w:rsidP="002E1B48">
            <w:r>
              <w:rPr>
                <w:rFonts w:hint="eastAsia"/>
              </w:rPr>
              <w:t>int</w:t>
            </w:r>
          </w:p>
        </w:tc>
      </w:tr>
      <w:tr w:rsidR="00421069" w:rsidTr="002E1B48">
        <w:trPr>
          <w:trHeight w:val="381"/>
          <w:jc w:val="center"/>
        </w:trPr>
        <w:tc>
          <w:tcPr>
            <w:tcW w:w="1292" w:type="dxa"/>
            <w:tcBorders>
              <w:tl2br w:val="nil"/>
              <w:tr2bl w:val="nil"/>
            </w:tcBorders>
          </w:tcPr>
          <w:p w:rsidR="00421069" w:rsidRDefault="00421069" w:rsidP="002E1B48">
            <w:pPr>
              <w:rPr>
                <w:rFonts w:ascii="宋体" w:hAnsi="宋体"/>
                <w:szCs w:val="21"/>
              </w:rPr>
            </w:pPr>
            <w:r>
              <w:rPr>
                <w:rFonts w:hint="eastAsia"/>
              </w:rPr>
              <w:t>permission_id</w:t>
            </w:r>
          </w:p>
        </w:tc>
        <w:tc>
          <w:tcPr>
            <w:tcW w:w="1255"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r>
              <w:rPr>
                <w:rFonts w:hint="eastAsia"/>
              </w:rPr>
              <w:t>权限</w:t>
            </w:r>
            <w:r>
              <w:rPr>
                <w:rFonts w:hint="eastAsia"/>
              </w:rPr>
              <w:t>id</w:t>
            </w:r>
          </w:p>
        </w:tc>
        <w:tc>
          <w:tcPr>
            <w:tcW w:w="726"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2023" w:type="dxa"/>
            <w:tcBorders>
              <w:tl2br w:val="nil"/>
              <w:tr2bl w:val="nil"/>
            </w:tcBorders>
            <w:tcMar>
              <w:top w:w="0" w:type="dxa"/>
              <w:left w:w="108" w:type="dxa"/>
              <w:bottom w:w="0" w:type="dxa"/>
              <w:right w:w="108" w:type="dxa"/>
            </w:tcMar>
          </w:tcPr>
          <w:p w:rsidR="00421069" w:rsidRDefault="00321E95" w:rsidP="002E1B48">
            <w:pPr>
              <w:jc w:val="left"/>
              <w:rPr>
                <w:szCs w:val="21"/>
              </w:rPr>
            </w:pPr>
            <w:r>
              <w:rPr>
                <w:rFonts w:hint="eastAsia"/>
                <w:szCs w:val="21"/>
              </w:rPr>
              <w:t>resource</w:t>
            </w:r>
            <w:proofErr w:type="gramStart"/>
            <w:r w:rsidR="00421069">
              <w:rPr>
                <w:rFonts w:hint="eastAsia"/>
                <w:szCs w:val="21"/>
              </w:rPr>
              <w:t>表主键</w:t>
            </w:r>
            <w:proofErr w:type="gramEnd"/>
            <w:r w:rsidR="00421069">
              <w:rPr>
                <w:rFonts w:hint="eastAsia"/>
                <w:szCs w:val="21"/>
              </w:rPr>
              <w:t>id</w:t>
            </w:r>
          </w:p>
        </w:tc>
        <w:tc>
          <w:tcPr>
            <w:tcW w:w="662" w:type="dxa"/>
            <w:tcBorders>
              <w:tl2br w:val="nil"/>
              <w:tr2bl w:val="nil"/>
            </w:tcBorders>
          </w:tcPr>
          <w:p w:rsidR="00421069" w:rsidRDefault="00421069" w:rsidP="002E1B48">
            <w:pPr>
              <w:jc w:val="left"/>
              <w:rPr>
                <w:szCs w:val="21"/>
              </w:rPr>
            </w:pPr>
          </w:p>
        </w:tc>
        <w:tc>
          <w:tcPr>
            <w:tcW w:w="825" w:type="dxa"/>
            <w:tcBorders>
              <w:tl2br w:val="nil"/>
              <w:tr2bl w:val="nil"/>
            </w:tcBorders>
          </w:tcPr>
          <w:p w:rsidR="00421069" w:rsidRDefault="00421069" w:rsidP="002E1B48">
            <w:pPr>
              <w:jc w:val="left"/>
              <w:rPr>
                <w:szCs w:val="21"/>
              </w:rPr>
            </w:pPr>
          </w:p>
        </w:tc>
        <w:tc>
          <w:tcPr>
            <w:tcW w:w="1537" w:type="dxa"/>
            <w:tcBorders>
              <w:tl2br w:val="nil"/>
              <w:tr2bl w:val="nil"/>
            </w:tcBorders>
            <w:vAlign w:val="center"/>
          </w:tcPr>
          <w:p w:rsidR="00421069" w:rsidRDefault="00421069" w:rsidP="002E1B48">
            <w:pPr>
              <w:rPr>
                <w:rFonts w:ascii="宋体" w:hAnsi="宋体" w:cs="宋体"/>
                <w:szCs w:val="21"/>
              </w:rPr>
            </w:pPr>
            <w:r>
              <w:rPr>
                <w:rFonts w:hint="eastAsia"/>
              </w:rPr>
              <w:t>int</w:t>
            </w:r>
          </w:p>
        </w:tc>
      </w:tr>
      <w:tr w:rsidR="00421069" w:rsidTr="002E1B48">
        <w:trPr>
          <w:trHeight w:val="381"/>
          <w:jc w:val="center"/>
        </w:trPr>
        <w:tc>
          <w:tcPr>
            <w:tcW w:w="1292" w:type="dxa"/>
            <w:tcBorders>
              <w:tl2br w:val="nil"/>
              <w:tr2bl w:val="nil"/>
            </w:tcBorders>
          </w:tcPr>
          <w:p w:rsidR="00421069" w:rsidRDefault="00421069" w:rsidP="002E1B48">
            <w:pPr>
              <w:rPr>
                <w:rFonts w:ascii="宋体" w:hAnsi="宋体"/>
                <w:szCs w:val="21"/>
              </w:rPr>
            </w:pPr>
            <w:r>
              <w:rPr>
                <w:rFonts w:hint="eastAsia"/>
              </w:rPr>
              <w:t>role_id</w:t>
            </w:r>
          </w:p>
        </w:tc>
        <w:tc>
          <w:tcPr>
            <w:tcW w:w="1255"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r>
              <w:rPr>
                <w:rFonts w:cs="Calibri" w:hint="eastAsia"/>
                <w:szCs w:val="21"/>
              </w:rPr>
              <w:t>角色</w:t>
            </w:r>
            <w:r>
              <w:rPr>
                <w:rFonts w:cs="Calibri" w:hint="eastAsia"/>
                <w:szCs w:val="21"/>
              </w:rPr>
              <w:t>id</w:t>
            </w:r>
          </w:p>
        </w:tc>
        <w:tc>
          <w:tcPr>
            <w:tcW w:w="726"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2023" w:type="dxa"/>
            <w:tcBorders>
              <w:tl2br w:val="nil"/>
              <w:tr2bl w:val="nil"/>
            </w:tcBorders>
            <w:tcMar>
              <w:top w:w="0" w:type="dxa"/>
              <w:left w:w="108" w:type="dxa"/>
              <w:bottom w:w="0" w:type="dxa"/>
              <w:right w:w="108" w:type="dxa"/>
            </w:tcMar>
          </w:tcPr>
          <w:p w:rsidR="00421069" w:rsidRDefault="00421069" w:rsidP="002E1B48">
            <w:pPr>
              <w:jc w:val="left"/>
              <w:rPr>
                <w:szCs w:val="21"/>
              </w:rPr>
            </w:pPr>
            <w:r>
              <w:rPr>
                <w:rFonts w:hint="eastAsia"/>
              </w:rPr>
              <w:t>sys_role</w:t>
            </w:r>
            <w:proofErr w:type="gramStart"/>
            <w:r>
              <w:rPr>
                <w:rFonts w:hint="eastAsia"/>
              </w:rPr>
              <w:t>表主键</w:t>
            </w:r>
            <w:proofErr w:type="gramEnd"/>
            <w:r>
              <w:rPr>
                <w:rFonts w:hint="eastAsia"/>
              </w:rPr>
              <w:t>id</w:t>
            </w:r>
          </w:p>
        </w:tc>
        <w:tc>
          <w:tcPr>
            <w:tcW w:w="662" w:type="dxa"/>
            <w:tcBorders>
              <w:tl2br w:val="nil"/>
              <w:tr2bl w:val="nil"/>
            </w:tcBorders>
          </w:tcPr>
          <w:p w:rsidR="00421069" w:rsidRDefault="00421069" w:rsidP="002E1B48">
            <w:pPr>
              <w:jc w:val="left"/>
              <w:rPr>
                <w:szCs w:val="21"/>
              </w:rPr>
            </w:pPr>
          </w:p>
        </w:tc>
        <w:tc>
          <w:tcPr>
            <w:tcW w:w="825" w:type="dxa"/>
            <w:tcBorders>
              <w:tl2br w:val="nil"/>
              <w:tr2bl w:val="nil"/>
            </w:tcBorders>
          </w:tcPr>
          <w:p w:rsidR="00421069" w:rsidRDefault="00421069" w:rsidP="002E1B48">
            <w:pPr>
              <w:jc w:val="left"/>
              <w:rPr>
                <w:szCs w:val="21"/>
              </w:rPr>
            </w:pPr>
          </w:p>
        </w:tc>
        <w:tc>
          <w:tcPr>
            <w:tcW w:w="1537" w:type="dxa"/>
            <w:tcBorders>
              <w:tl2br w:val="nil"/>
              <w:tr2bl w:val="nil"/>
            </w:tcBorders>
            <w:vAlign w:val="center"/>
          </w:tcPr>
          <w:p w:rsidR="00421069" w:rsidRDefault="00421069" w:rsidP="002E1B48">
            <w:pPr>
              <w:rPr>
                <w:rFonts w:ascii="宋体" w:hAnsi="宋体" w:cs="宋体"/>
                <w:szCs w:val="21"/>
              </w:rPr>
            </w:pPr>
            <w:r>
              <w:rPr>
                <w:rFonts w:hint="eastAsia"/>
              </w:rPr>
              <w:t>int</w:t>
            </w:r>
          </w:p>
        </w:tc>
      </w:tr>
      <w:tr w:rsidR="00421069" w:rsidTr="002E1B48">
        <w:trPr>
          <w:trHeight w:val="381"/>
          <w:jc w:val="center"/>
        </w:trPr>
        <w:tc>
          <w:tcPr>
            <w:tcW w:w="1292" w:type="dxa"/>
            <w:tcBorders>
              <w:tl2br w:val="nil"/>
              <w:tr2bl w:val="nil"/>
            </w:tcBorders>
          </w:tcPr>
          <w:p w:rsidR="00421069" w:rsidRDefault="00421069" w:rsidP="002E1B48">
            <w:r>
              <w:rPr>
                <w:rFonts w:hint="eastAsia"/>
              </w:rPr>
              <w:t>create_by</w:t>
            </w:r>
          </w:p>
        </w:tc>
        <w:tc>
          <w:tcPr>
            <w:tcW w:w="1255" w:type="dxa"/>
            <w:tcBorders>
              <w:tl2br w:val="nil"/>
              <w:tr2bl w:val="nil"/>
            </w:tcBorders>
            <w:tcMar>
              <w:top w:w="0" w:type="dxa"/>
              <w:left w:w="108" w:type="dxa"/>
              <w:bottom w:w="0" w:type="dxa"/>
              <w:right w:w="108" w:type="dxa"/>
            </w:tcMar>
          </w:tcPr>
          <w:p w:rsidR="00421069" w:rsidRDefault="00421069" w:rsidP="002E1B48">
            <w:pPr>
              <w:jc w:val="left"/>
              <w:rPr>
                <w:rFonts w:cs="Calibri"/>
                <w:szCs w:val="21"/>
              </w:rPr>
            </w:pPr>
            <w:r>
              <w:rPr>
                <w:rFonts w:hint="eastAsia"/>
              </w:rPr>
              <w:t>创建者</w:t>
            </w:r>
          </w:p>
        </w:tc>
        <w:tc>
          <w:tcPr>
            <w:tcW w:w="726" w:type="dxa"/>
            <w:tcBorders>
              <w:tl2br w:val="nil"/>
              <w:tr2bl w:val="nil"/>
            </w:tcBorders>
            <w:tcMar>
              <w:top w:w="0" w:type="dxa"/>
              <w:left w:w="108" w:type="dxa"/>
              <w:bottom w:w="0" w:type="dxa"/>
              <w:right w:w="108" w:type="dxa"/>
            </w:tcMar>
          </w:tcPr>
          <w:p w:rsidR="00421069" w:rsidRDefault="00421069" w:rsidP="002E1B48">
            <w:pPr>
              <w:rPr>
                <w:rFonts w:cs="Calibri"/>
                <w:szCs w:val="21"/>
              </w:rPr>
            </w:pPr>
          </w:p>
        </w:tc>
        <w:tc>
          <w:tcPr>
            <w:tcW w:w="2023" w:type="dxa"/>
            <w:tcBorders>
              <w:tl2br w:val="nil"/>
              <w:tr2bl w:val="nil"/>
            </w:tcBorders>
            <w:tcMar>
              <w:top w:w="0" w:type="dxa"/>
              <w:left w:w="108" w:type="dxa"/>
              <w:bottom w:w="0" w:type="dxa"/>
              <w:right w:w="108" w:type="dxa"/>
            </w:tcMar>
          </w:tcPr>
          <w:p w:rsidR="00421069" w:rsidRDefault="00421069" w:rsidP="002E1B48">
            <w:pPr>
              <w:jc w:val="left"/>
            </w:pPr>
          </w:p>
        </w:tc>
        <w:tc>
          <w:tcPr>
            <w:tcW w:w="662" w:type="dxa"/>
            <w:tcBorders>
              <w:tl2br w:val="nil"/>
              <w:tr2bl w:val="nil"/>
            </w:tcBorders>
          </w:tcPr>
          <w:p w:rsidR="00421069" w:rsidRDefault="00421069" w:rsidP="002E1B48">
            <w:pPr>
              <w:jc w:val="left"/>
              <w:rPr>
                <w:szCs w:val="21"/>
              </w:rPr>
            </w:pPr>
          </w:p>
        </w:tc>
        <w:tc>
          <w:tcPr>
            <w:tcW w:w="825" w:type="dxa"/>
            <w:tcBorders>
              <w:tl2br w:val="nil"/>
              <w:tr2bl w:val="nil"/>
            </w:tcBorders>
          </w:tcPr>
          <w:p w:rsidR="00421069" w:rsidRDefault="00421069" w:rsidP="002E1B48">
            <w:pPr>
              <w:jc w:val="left"/>
              <w:rPr>
                <w:szCs w:val="21"/>
              </w:rPr>
            </w:pPr>
          </w:p>
        </w:tc>
        <w:tc>
          <w:tcPr>
            <w:tcW w:w="1537" w:type="dxa"/>
            <w:tcBorders>
              <w:tl2br w:val="nil"/>
              <w:tr2bl w:val="nil"/>
            </w:tcBorders>
            <w:vAlign w:val="center"/>
          </w:tcPr>
          <w:p w:rsidR="00421069" w:rsidRDefault="00421069" w:rsidP="002E1B48">
            <w:r>
              <w:rPr>
                <w:rFonts w:hint="eastAsia"/>
              </w:rPr>
              <w:t>varchar(255)</w:t>
            </w:r>
          </w:p>
        </w:tc>
      </w:tr>
      <w:tr w:rsidR="00421069" w:rsidTr="002E1B48">
        <w:trPr>
          <w:trHeight w:val="381"/>
          <w:jc w:val="center"/>
        </w:trPr>
        <w:tc>
          <w:tcPr>
            <w:tcW w:w="1292" w:type="dxa"/>
          </w:tcPr>
          <w:p w:rsidR="00421069" w:rsidRDefault="00421069" w:rsidP="002E1B48">
            <w:r>
              <w:rPr>
                <w:rFonts w:hint="eastAsia"/>
              </w:rPr>
              <w:t>create_date</w:t>
            </w:r>
          </w:p>
        </w:tc>
        <w:tc>
          <w:tcPr>
            <w:tcW w:w="1255" w:type="dxa"/>
          </w:tcPr>
          <w:p w:rsidR="00421069" w:rsidRDefault="00421069" w:rsidP="002E1B48">
            <w:pPr>
              <w:jc w:val="left"/>
              <w:rPr>
                <w:rFonts w:cs="Calibri"/>
                <w:szCs w:val="21"/>
              </w:rPr>
            </w:pPr>
            <w:r>
              <w:rPr>
                <w:rFonts w:hint="eastAsia"/>
              </w:rPr>
              <w:t>创建时间</w:t>
            </w:r>
          </w:p>
        </w:tc>
        <w:tc>
          <w:tcPr>
            <w:tcW w:w="726" w:type="dxa"/>
          </w:tcPr>
          <w:p w:rsidR="00421069" w:rsidRDefault="00421069" w:rsidP="002E1B48">
            <w:pPr>
              <w:rPr>
                <w:rFonts w:cs="Calibri"/>
                <w:szCs w:val="21"/>
              </w:rPr>
            </w:pPr>
          </w:p>
        </w:tc>
        <w:tc>
          <w:tcPr>
            <w:tcW w:w="2023" w:type="dxa"/>
          </w:tcPr>
          <w:p w:rsidR="00421069" w:rsidRDefault="00421069" w:rsidP="002E1B48">
            <w:pPr>
              <w:jc w:val="left"/>
            </w:pPr>
          </w:p>
        </w:tc>
        <w:tc>
          <w:tcPr>
            <w:tcW w:w="662" w:type="dxa"/>
          </w:tcPr>
          <w:p w:rsidR="00421069" w:rsidRDefault="00421069" w:rsidP="002E1B48">
            <w:pPr>
              <w:jc w:val="left"/>
              <w:rPr>
                <w:szCs w:val="21"/>
              </w:rPr>
            </w:pPr>
          </w:p>
        </w:tc>
        <w:tc>
          <w:tcPr>
            <w:tcW w:w="825" w:type="dxa"/>
          </w:tcPr>
          <w:p w:rsidR="00421069" w:rsidRDefault="00421069" w:rsidP="002E1B48">
            <w:pPr>
              <w:jc w:val="left"/>
              <w:rPr>
                <w:szCs w:val="21"/>
              </w:rPr>
            </w:pPr>
          </w:p>
        </w:tc>
        <w:tc>
          <w:tcPr>
            <w:tcW w:w="1537" w:type="dxa"/>
            <w:vAlign w:val="center"/>
          </w:tcPr>
          <w:p w:rsidR="00421069" w:rsidRDefault="00421069" w:rsidP="002E1B48">
            <w:r>
              <w:rPr>
                <w:rFonts w:hint="eastAsia"/>
              </w:rPr>
              <w:t>datetime</w:t>
            </w:r>
          </w:p>
        </w:tc>
      </w:tr>
      <w:tr w:rsidR="00421069" w:rsidTr="002E1B48">
        <w:trPr>
          <w:trHeight w:val="381"/>
          <w:jc w:val="center"/>
        </w:trPr>
        <w:tc>
          <w:tcPr>
            <w:tcW w:w="1292" w:type="dxa"/>
          </w:tcPr>
          <w:p w:rsidR="00421069" w:rsidRDefault="00421069" w:rsidP="002E1B48">
            <w:r>
              <w:rPr>
                <w:rFonts w:hint="eastAsia"/>
              </w:rPr>
              <w:t>update_by</w:t>
            </w:r>
          </w:p>
        </w:tc>
        <w:tc>
          <w:tcPr>
            <w:tcW w:w="1255" w:type="dxa"/>
          </w:tcPr>
          <w:p w:rsidR="00421069" w:rsidRDefault="00421069" w:rsidP="002E1B48">
            <w:pPr>
              <w:jc w:val="left"/>
              <w:rPr>
                <w:rFonts w:cs="Calibri"/>
                <w:szCs w:val="21"/>
              </w:rPr>
            </w:pPr>
            <w:r>
              <w:rPr>
                <w:rFonts w:hint="eastAsia"/>
              </w:rPr>
              <w:t>更新者</w:t>
            </w:r>
          </w:p>
        </w:tc>
        <w:tc>
          <w:tcPr>
            <w:tcW w:w="726" w:type="dxa"/>
          </w:tcPr>
          <w:p w:rsidR="00421069" w:rsidRDefault="00421069" w:rsidP="002E1B48">
            <w:pPr>
              <w:rPr>
                <w:rFonts w:cs="Calibri"/>
                <w:szCs w:val="21"/>
              </w:rPr>
            </w:pPr>
          </w:p>
        </w:tc>
        <w:tc>
          <w:tcPr>
            <w:tcW w:w="2023" w:type="dxa"/>
          </w:tcPr>
          <w:p w:rsidR="00421069" w:rsidRDefault="00421069" w:rsidP="002E1B48">
            <w:pPr>
              <w:jc w:val="left"/>
            </w:pPr>
          </w:p>
        </w:tc>
        <w:tc>
          <w:tcPr>
            <w:tcW w:w="662" w:type="dxa"/>
          </w:tcPr>
          <w:p w:rsidR="00421069" w:rsidRDefault="00421069" w:rsidP="002E1B48">
            <w:pPr>
              <w:jc w:val="left"/>
              <w:rPr>
                <w:szCs w:val="21"/>
              </w:rPr>
            </w:pPr>
          </w:p>
        </w:tc>
        <w:tc>
          <w:tcPr>
            <w:tcW w:w="825" w:type="dxa"/>
          </w:tcPr>
          <w:p w:rsidR="00421069" w:rsidRDefault="00421069" w:rsidP="002E1B48">
            <w:pPr>
              <w:jc w:val="left"/>
              <w:rPr>
                <w:szCs w:val="21"/>
              </w:rPr>
            </w:pPr>
          </w:p>
        </w:tc>
        <w:tc>
          <w:tcPr>
            <w:tcW w:w="1537" w:type="dxa"/>
            <w:vAlign w:val="center"/>
          </w:tcPr>
          <w:p w:rsidR="00421069" w:rsidRDefault="00421069" w:rsidP="002E1B48">
            <w:r>
              <w:rPr>
                <w:rFonts w:hint="eastAsia"/>
              </w:rPr>
              <w:t>varchar(255)</w:t>
            </w:r>
          </w:p>
        </w:tc>
      </w:tr>
      <w:tr w:rsidR="00421069" w:rsidTr="002E1B48">
        <w:trPr>
          <w:trHeight w:val="381"/>
          <w:jc w:val="center"/>
        </w:trPr>
        <w:tc>
          <w:tcPr>
            <w:tcW w:w="1292" w:type="dxa"/>
          </w:tcPr>
          <w:p w:rsidR="00421069" w:rsidRDefault="00421069" w:rsidP="002E1B48">
            <w:r>
              <w:rPr>
                <w:rFonts w:hint="eastAsia"/>
              </w:rPr>
              <w:t>update_date</w:t>
            </w:r>
          </w:p>
        </w:tc>
        <w:tc>
          <w:tcPr>
            <w:tcW w:w="1255" w:type="dxa"/>
          </w:tcPr>
          <w:p w:rsidR="00421069" w:rsidRDefault="00421069" w:rsidP="002E1B48">
            <w:pPr>
              <w:jc w:val="left"/>
              <w:rPr>
                <w:rFonts w:cs="Calibri"/>
                <w:szCs w:val="21"/>
              </w:rPr>
            </w:pPr>
            <w:r>
              <w:rPr>
                <w:rFonts w:hint="eastAsia"/>
              </w:rPr>
              <w:t>更新时间</w:t>
            </w:r>
          </w:p>
        </w:tc>
        <w:tc>
          <w:tcPr>
            <w:tcW w:w="726" w:type="dxa"/>
          </w:tcPr>
          <w:p w:rsidR="00421069" w:rsidRDefault="00421069" w:rsidP="002E1B48">
            <w:pPr>
              <w:rPr>
                <w:rFonts w:cs="Calibri"/>
                <w:szCs w:val="21"/>
              </w:rPr>
            </w:pPr>
          </w:p>
        </w:tc>
        <w:tc>
          <w:tcPr>
            <w:tcW w:w="2023" w:type="dxa"/>
          </w:tcPr>
          <w:p w:rsidR="00421069" w:rsidRDefault="00421069" w:rsidP="002E1B48">
            <w:pPr>
              <w:jc w:val="left"/>
            </w:pPr>
          </w:p>
        </w:tc>
        <w:tc>
          <w:tcPr>
            <w:tcW w:w="662" w:type="dxa"/>
          </w:tcPr>
          <w:p w:rsidR="00421069" w:rsidRDefault="00421069" w:rsidP="002E1B48">
            <w:pPr>
              <w:jc w:val="left"/>
              <w:rPr>
                <w:szCs w:val="21"/>
              </w:rPr>
            </w:pPr>
          </w:p>
        </w:tc>
        <w:tc>
          <w:tcPr>
            <w:tcW w:w="825" w:type="dxa"/>
          </w:tcPr>
          <w:p w:rsidR="00421069" w:rsidRDefault="00421069" w:rsidP="002E1B48">
            <w:pPr>
              <w:jc w:val="left"/>
              <w:rPr>
                <w:szCs w:val="21"/>
              </w:rPr>
            </w:pPr>
          </w:p>
        </w:tc>
        <w:tc>
          <w:tcPr>
            <w:tcW w:w="1537" w:type="dxa"/>
            <w:vAlign w:val="center"/>
          </w:tcPr>
          <w:p w:rsidR="00421069" w:rsidRDefault="00421069" w:rsidP="002E1B48">
            <w:r>
              <w:rPr>
                <w:rFonts w:hint="eastAsia"/>
              </w:rPr>
              <w:t>datetime</w:t>
            </w:r>
          </w:p>
        </w:tc>
      </w:tr>
      <w:tr w:rsidR="00421069" w:rsidTr="002E1B48">
        <w:trPr>
          <w:trHeight w:val="445"/>
          <w:jc w:val="center"/>
        </w:trPr>
        <w:tc>
          <w:tcPr>
            <w:tcW w:w="1292" w:type="dxa"/>
          </w:tcPr>
          <w:p w:rsidR="00421069" w:rsidRDefault="00421069" w:rsidP="002E1B48">
            <w:r>
              <w:rPr>
                <w:rFonts w:hint="eastAsia"/>
              </w:rPr>
              <w:t>remarks</w:t>
            </w:r>
          </w:p>
        </w:tc>
        <w:tc>
          <w:tcPr>
            <w:tcW w:w="1255" w:type="dxa"/>
          </w:tcPr>
          <w:p w:rsidR="00421069" w:rsidRDefault="00421069" w:rsidP="002E1B48">
            <w:pPr>
              <w:jc w:val="left"/>
              <w:rPr>
                <w:rFonts w:cs="Calibri"/>
                <w:szCs w:val="21"/>
              </w:rPr>
            </w:pPr>
            <w:r>
              <w:rPr>
                <w:rFonts w:hint="eastAsia"/>
              </w:rPr>
              <w:t>备注信息</w:t>
            </w:r>
          </w:p>
        </w:tc>
        <w:tc>
          <w:tcPr>
            <w:tcW w:w="726" w:type="dxa"/>
          </w:tcPr>
          <w:p w:rsidR="00421069" w:rsidRDefault="00421069" w:rsidP="002E1B48">
            <w:pPr>
              <w:rPr>
                <w:rFonts w:cs="Calibri"/>
                <w:szCs w:val="21"/>
              </w:rPr>
            </w:pPr>
          </w:p>
        </w:tc>
        <w:tc>
          <w:tcPr>
            <w:tcW w:w="2023" w:type="dxa"/>
          </w:tcPr>
          <w:p w:rsidR="00421069" w:rsidRDefault="00421069" w:rsidP="002E1B48">
            <w:pPr>
              <w:jc w:val="left"/>
            </w:pPr>
          </w:p>
        </w:tc>
        <w:tc>
          <w:tcPr>
            <w:tcW w:w="662" w:type="dxa"/>
          </w:tcPr>
          <w:p w:rsidR="00421069" w:rsidRDefault="00421069" w:rsidP="002E1B48">
            <w:pPr>
              <w:jc w:val="left"/>
              <w:rPr>
                <w:szCs w:val="21"/>
              </w:rPr>
            </w:pPr>
          </w:p>
        </w:tc>
        <w:tc>
          <w:tcPr>
            <w:tcW w:w="825" w:type="dxa"/>
          </w:tcPr>
          <w:p w:rsidR="00421069" w:rsidRDefault="00421069" w:rsidP="002E1B48">
            <w:pPr>
              <w:jc w:val="left"/>
              <w:rPr>
                <w:szCs w:val="21"/>
              </w:rPr>
            </w:pPr>
          </w:p>
        </w:tc>
        <w:tc>
          <w:tcPr>
            <w:tcW w:w="1537" w:type="dxa"/>
            <w:vAlign w:val="center"/>
          </w:tcPr>
          <w:p w:rsidR="00421069" w:rsidRDefault="00421069" w:rsidP="002E1B48">
            <w:r>
              <w:rPr>
                <w:rFonts w:hint="eastAsia"/>
              </w:rPr>
              <w:t>varchar(255)</w:t>
            </w:r>
          </w:p>
        </w:tc>
      </w:tr>
    </w:tbl>
    <w:p w:rsidR="009A3C8F" w:rsidRDefault="009A3C8F" w:rsidP="002E1B48">
      <w:pPr>
        <w:pStyle w:val="4"/>
      </w:pPr>
      <w:r>
        <w:rPr>
          <w:rFonts w:hint="eastAsia"/>
        </w:rPr>
        <w:t>业务项信息</w:t>
      </w:r>
    </w:p>
    <w:p w:rsidR="002E1B48" w:rsidRDefault="002E1B48" w:rsidP="000D278B">
      <w:pPr>
        <w:pStyle w:val="5"/>
      </w:pPr>
      <w:r w:rsidRPr="00855553">
        <w:t>业务表</w:t>
      </w:r>
      <w:r>
        <w:rPr>
          <w:rFonts w:hint="eastAsia"/>
        </w:rPr>
        <w:t>（</w:t>
      </w:r>
      <w:r>
        <w:rPr>
          <w:rFonts w:hint="eastAsia"/>
        </w:rPr>
        <w:t>bu_business</w:t>
      </w:r>
      <w:r>
        <w:rPr>
          <w:rFonts w:hint="eastAsia"/>
        </w:rP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22"/>
        <w:gridCol w:w="1224"/>
        <w:gridCol w:w="705"/>
        <w:gridCol w:w="1803"/>
        <w:gridCol w:w="605"/>
        <w:gridCol w:w="677"/>
        <w:gridCol w:w="1684"/>
        <w:tblGridChange w:id="1112">
          <w:tblGrid>
            <w:gridCol w:w="98"/>
            <w:gridCol w:w="1524"/>
            <w:gridCol w:w="98"/>
            <w:gridCol w:w="1126"/>
            <w:gridCol w:w="98"/>
            <w:gridCol w:w="607"/>
            <w:gridCol w:w="98"/>
            <w:gridCol w:w="1705"/>
            <w:gridCol w:w="98"/>
            <w:gridCol w:w="507"/>
            <w:gridCol w:w="98"/>
            <w:gridCol w:w="579"/>
            <w:gridCol w:w="98"/>
            <w:gridCol w:w="1586"/>
            <w:gridCol w:w="98"/>
          </w:tblGrid>
        </w:tblGridChange>
      </w:tblGrid>
      <w:tr w:rsidR="002E1B48" w:rsidTr="002E1B48">
        <w:trPr>
          <w:trHeight w:val="314"/>
          <w:jc w:val="center"/>
        </w:trPr>
        <w:tc>
          <w:tcPr>
            <w:tcW w:w="1622" w:type="dxa"/>
            <w:tcBorders>
              <w:tl2br w:val="nil"/>
              <w:tr2bl w:val="nil"/>
            </w:tcBorders>
          </w:tcPr>
          <w:p w:rsidR="002E1B48" w:rsidRDefault="002E1B48" w:rsidP="002E1B48">
            <w:pPr>
              <w:rPr>
                <w:rFonts w:ascii="宋体" w:hAnsi="宋体"/>
                <w:b/>
                <w:szCs w:val="21"/>
              </w:rPr>
            </w:pPr>
            <w:r>
              <w:rPr>
                <w:rFonts w:ascii="宋体" w:hAnsi="宋体" w:hint="eastAsia"/>
                <w:b/>
                <w:szCs w:val="21"/>
              </w:rPr>
              <w:t>BU_BUSINESS</w:t>
            </w:r>
          </w:p>
        </w:tc>
        <w:tc>
          <w:tcPr>
            <w:tcW w:w="6698" w:type="dxa"/>
            <w:gridSpan w:val="6"/>
            <w:tcBorders>
              <w:tl2br w:val="nil"/>
              <w:tr2bl w:val="nil"/>
            </w:tcBorders>
            <w:tcMar>
              <w:top w:w="0" w:type="dxa"/>
              <w:left w:w="108" w:type="dxa"/>
              <w:bottom w:w="0" w:type="dxa"/>
              <w:right w:w="108" w:type="dxa"/>
            </w:tcMar>
          </w:tcPr>
          <w:p w:rsidR="002E1B48" w:rsidRDefault="002E1B48" w:rsidP="002E1B48">
            <w:pPr>
              <w:jc w:val="left"/>
              <w:rPr>
                <w:rFonts w:ascii="宋体" w:hAnsi="宋体"/>
                <w:szCs w:val="21"/>
              </w:rPr>
            </w:pPr>
            <w:r>
              <w:rPr>
                <w:rFonts w:ascii="宋体" w:hAnsi="宋体" w:hint="eastAsia"/>
                <w:b/>
                <w:szCs w:val="21"/>
              </w:rPr>
              <w:t>业务表</w:t>
            </w:r>
          </w:p>
        </w:tc>
      </w:tr>
      <w:tr w:rsidR="002E1B48" w:rsidTr="000D278B">
        <w:trPr>
          <w:trHeight w:val="314"/>
          <w:jc w:val="center"/>
        </w:trPr>
        <w:tc>
          <w:tcPr>
            <w:tcW w:w="1622" w:type="dxa"/>
            <w:tcBorders>
              <w:tl2br w:val="nil"/>
              <w:tr2bl w:val="nil"/>
            </w:tcBorders>
          </w:tcPr>
          <w:p w:rsidR="002E1B48" w:rsidRDefault="002E1B48" w:rsidP="002E1B48">
            <w:r>
              <w:rPr>
                <w:rFonts w:ascii="宋体" w:hAnsi="宋体" w:hint="eastAsia"/>
                <w:szCs w:val="21"/>
              </w:rPr>
              <w:t>字段代码</w:t>
            </w:r>
          </w:p>
        </w:tc>
        <w:tc>
          <w:tcPr>
            <w:tcW w:w="1224" w:type="dxa"/>
            <w:tcBorders>
              <w:tl2br w:val="nil"/>
              <w:tr2bl w:val="nil"/>
            </w:tcBorders>
            <w:tcMar>
              <w:top w:w="0" w:type="dxa"/>
              <w:left w:w="108" w:type="dxa"/>
              <w:bottom w:w="0" w:type="dxa"/>
              <w:right w:w="108" w:type="dxa"/>
            </w:tcMar>
            <w:vAlign w:val="center"/>
          </w:tcPr>
          <w:p w:rsidR="002E1B48" w:rsidRDefault="002E1B48" w:rsidP="002E1B48">
            <w:pPr>
              <w:rPr>
                <w:rFonts w:cs="Calibri"/>
                <w:szCs w:val="21"/>
              </w:rPr>
            </w:pPr>
            <w:r>
              <w:rPr>
                <w:rFonts w:ascii="宋体" w:hAnsi="宋体" w:hint="eastAsia"/>
                <w:szCs w:val="21"/>
              </w:rPr>
              <w:t>字段名</w:t>
            </w:r>
          </w:p>
        </w:tc>
        <w:tc>
          <w:tcPr>
            <w:tcW w:w="705" w:type="dxa"/>
            <w:tcBorders>
              <w:tl2br w:val="nil"/>
              <w:tr2bl w:val="nil"/>
            </w:tcBorders>
            <w:tcMar>
              <w:top w:w="0" w:type="dxa"/>
              <w:left w:w="108" w:type="dxa"/>
              <w:bottom w:w="0" w:type="dxa"/>
              <w:right w:w="108" w:type="dxa"/>
            </w:tcMar>
          </w:tcPr>
          <w:p w:rsidR="002E1B48" w:rsidRDefault="002E1B48" w:rsidP="002E1B48">
            <w:pPr>
              <w:rPr>
                <w:rFonts w:cs="Calibri"/>
                <w:szCs w:val="21"/>
              </w:rPr>
            </w:pPr>
            <w:r>
              <w:rPr>
                <w:rFonts w:ascii="宋体" w:hAnsi="宋体" w:hint="eastAsia"/>
                <w:szCs w:val="21"/>
              </w:rPr>
              <w:t>主键</w:t>
            </w:r>
          </w:p>
        </w:tc>
        <w:tc>
          <w:tcPr>
            <w:tcW w:w="1803" w:type="dxa"/>
            <w:tcBorders>
              <w:tl2br w:val="nil"/>
              <w:tr2bl w:val="nil"/>
            </w:tcBorders>
            <w:tcMar>
              <w:top w:w="0" w:type="dxa"/>
              <w:left w:w="108" w:type="dxa"/>
              <w:bottom w:w="0" w:type="dxa"/>
              <w:right w:w="108" w:type="dxa"/>
            </w:tcMar>
          </w:tcPr>
          <w:p w:rsidR="002E1B48" w:rsidRDefault="002E1B48" w:rsidP="002E1B48">
            <w:r>
              <w:rPr>
                <w:rFonts w:ascii="宋体" w:hAnsi="宋体" w:hint="eastAsia"/>
                <w:szCs w:val="21"/>
              </w:rPr>
              <w:t>备注</w:t>
            </w:r>
          </w:p>
        </w:tc>
        <w:tc>
          <w:tcPr>
            <w:tcW w:w="605" w:type="dxa"/>
            <w:tcBorders>
              <w:tl2br w:val="nil"/>
              <w:tr2bl w:val="nil"/>
            </w:tcBorders>
            <w:vAlign w:val="center"/>
          </w:tcPr>
          <w:p w:rsidR="002E1B48" w:rsidRDefault="002E1B48" w:rsidP="002E1B48">
            <w:pPr>
              <w:jc w:val="center"/>
              <w:rPr>
                <w:szCs w:val="21"/>
              </w:rPr>
            </w:pPr>
            <w:r>
              <w:rPr>
                <w:rFonts w:cs="Calibri" w:hint="eastAsia"/>
                <w:szCs w:val="21"/>
              </w:rPr>
              <w:t>可空</w:t>
            </w:r>
          </w:p>
        </w:tc>
        <w:tc>
          <w:tcPr>
            <w:tcW w:w="677" w:type="dxa"/>
            <w:tcBorders>
              <w:tl2br w:val="nil"/>
              <w:tr2bl w:val="nil"/>
            </w:tcBorders>
          </w:tcPr>
          <w:p w:rsidR="002E1B48" w:rsidRDefault="002E1B48" w:rsidP="002E1B48">
            <w:pPr>
              <w:rPr>
                <w:szCs w:val="21"/>
              </w:rPr>
            </w:pPr>
            <w:r>
              <w:rPr>
                <w:rFonts w:cs="Calibri" w:hint="eastAsia"/>
                <w:szCs w:val="21"/>
              </w:rPr>
              <w:t>默认值</w:t>
            </w:r>
          </w:p>
        </w:tc>
        <w:tc>
          <w:tcPr>
            <w:tcW w:w="1684" w:type="dxa"/>
            <w:tcBorders>
              <w:tl2br w:val="nil"/>
              <w:tr2bl w:val="nil"/>
            </w:tcBorders>
          </w:tcPr>
          <w:p w:rsidR="002E1B48" w:rsidRDefault="002E1B48" w:rsidP="002E1B48">
            <w:r>
              <w:rPr>
                <w:rFonts w:ascii="宋体" w:hAnsi="宋体" w:hint="eastAsia"/>
                <w:szCs w:val="21"/>
              </w:rPr>
              <w:t>类型</w:t>
            </w:r>
          </w:p>
        </w:tc>
      </w:tr>
      <w:tr w:rsidR="002E1B48" w:rsidTr="000D278B">
        <w:trPr>
          <w:trHeight w:val="314"/>
          <w:jc w:val="center"/>
        </w:trPr>
        <w:tc>
          <w:tcPr>
            <w:tcW w:w="1622" w:type="dxa"/>
            <w:tcBorders>
              <w:tl2br w:val="nil"/>
              <w:tr2bl w:val="nil"/>
            </w:tcBorders>
          </w:tcPr>
          <w:p w:rsidR="002E1B48" w:rsidRDefault="002E1B48" w:rsidP="002E1B48">
            <w:pPr>
              <w:rPr>
                <w:rFonts w:ascii="宋体" w:hAnsi="宋体"/>
                <w:szCs w:val="21"/>
              </w:rPr>
            </w:pPr>
            <w:r>
              <w:rPr>
                <w:rFonts w:hint="eastAsia"/>
              </w:rPr>
              <w:t>id</w:t>
            </w:r>
          </w:p>
        </w:tc>
        <w:tc>
          <w:tcPr>
            <w:tcW w:w="1224" w:type="dxa"/>
            <w:tcBorders>
              <w:tl2br w:val="nil"/>
              <w:tr2bl w:val="nil"/>
            </w:tcBorders>
            <w:tcMar>
              <w:top w:w="0" w:type="dxa"/>
              <w:left w:w="108" w:type="dxa"/>
              <w:bottom w:w="0" w:type="dxa"/>
              <w:right w:w="108" w:type="dxa"/>
            </w:tcMar>
            <w:vAlign w:val="center"/>
          </w:tcPr>
          <w:p w:rsidR="002E1B48" w:rsidRDefault="002E1B48" w:rsidP="002E1B48">
            <w:pPr>
              <w:rPr>
                <w:rFonts w:cs="Calibri"/>
                <w:szCs w:val="21"/>
              </w:rPr>
            </w:pPr>
            <w:r>
              <w:rPr>
                <w:rFonts w:hint="eastAsia"/>
              </w:rPr>
              <w:t>编号</w:t>
            </w:r>
          </w:p>
        </w:tc>
        <w:tc>
          <w:tcPr>
            <w:tcW w:w="705" w:type="dxa"/>
            <w:tcBorders>
              <w:tl2br w:val="nil"/>
              <w:tr2bl w:val="nil"/>
            </w:tcBorders>
            <w:tcMar>
              <w:top w:w="0" w:type="dxa"/>
              <w:left w:w="108" w:type="dxa"/>
              <w:bottom w:w="0" w:type="dxa"/>
              <w:right w:w="108" w:type="dxa"/>
            </w:tcMar>
          </w:tcPr>
          <w:p w:rsidR="002E1B48" w:rsidRDefault="002E1B48" w:rsidP="002E1B48">
            <w:pPr>
              <w:rPr>
                <w:rFonts w:cs="Calibri"/>
                <w:szCs w:val="21"/>
              </w:rPr>
            </w:pPr>
            <w:r>
              <w:rPr>
                <w:rFonts w:cs="Calibri" w:hint="eastAsia"/>
                <w:szCs w:val="21"/>
              </w:rPr>
              <w:t>Y</w:t>
            </w:r>
          </w:p>
        </w:tc>
        <w:tc>
          <w:tcPr>
            <w:tcW w:w="1803" w:type="dxa"/>
            <w:tcBorders>
              <w:tl2br w:val="nil"/>
              <w:tr2bl w:val="nil"/>
            </w:tcBorders>
            <w:tcMar>
              <w:top w:w="0" w:type="dxa"/>
              <w:left w:w="108" w:type="dxa"/>
              <w:bottom w:w="0" w:type="dxa"/>
              <w:right w:w="108" w:type="dxa"/>
            </w:tcMar>
          </w:tcPr>
          <w:p w:rsidR="002E1B48" w:rsidRDefault="002E1B48" w:rsidP="002E1B48">
            <w:pPr>
              <w:jc w:val="left"/>
              <w:rPr>
                <w:szCs w:val="21"/>
              </w:rPr>
            </w:pPr>
            <w:r>
              <w:rPr>
                <w:rFonts w:hint="eastAsia"/>
                <w:szCs w:val="21"/>
              </w:rPr>
              <w:t>自动递增</w:t>
            </w:r>
          </w:p>
        </w:tc>
        <w:tc>
          <w:tcPr>
            <w:tcW w:w="605" w:type="dxa"/>
            <w:tcBorders>
              <w:tl2br w:val="nil"/>
              <w:tr2bl w:val="nil"/>
            </w:tcBorders>
            <w:vAlign w:val="center"/>
          </w:tcPr>
          <w:p w:rsidR="002E1B48" w:rsidRDefault="002E1B48" w:rsidP="002E1B48">
            <w:pPr>
              <w:jc w:val="center"/>
              <w:rPr>
                <w:szCs w:val="21"/>
              </w:rPr>
            </w:pPr>
            <w:r>
              <w:rPr>
                <w:rFonts w:hint="eastAsia"/>
                <w:szCs w:val="21"/>
              </w:rPr>
              <w:t>N</w:t>
            </w:r>
          </w:p>
        </w:tc>
        <w:tc>
          <w:tcPr>
            <w:tcW w:w="677" w:type="dxa"/>
            <w:tcBorders>
              <w:tl2br w:val="nil"/>
              <w:tr2bl w:val="nil"/>
            </w:tcBorders>
          </w:tcPr>
          <w:p w:rsidR="002E1B48" w:rsidRDefault="002E1B48" w:rsidP="002E1B48">
            <w:pPr>
              <w:jc w:val="left"/>
              <w:rPr>
                <w:szCs w:val="21"/>
              </w:rPr>
            </w:pPr>
          </w:p>
        </w:tc>
        <w:tc>
          <w:tcPr>
            <w:tcW w:w="1684" w:type="dxa"/>
            <w:tcBorders>
              <w:tl2br w:val="nil"/>
              <w:tr2bl w:val="nil"/>
            </w:tcBorders>
          </w:tcPr>
          <w:p w:rsidR="002E1B48" w:rsidRDefault="002E1B48" w:rsidP="002E1B48">
            <w:pPr>
              <w:rPr>
                <w:rFonts w:ascii="宋体" w:hAnsi="宋体" w:cs="宋体"/>
                <w:szCs w:val="21"/>
              </w:rPr>
            </w:pPr>
            <w:r>
              <w:rPr>
                <w:rFonts w:hint="eastAsia"/>
              </w:rPr>
              <w:t>int</w:t>
            </w:r>
          </w:p>
        </w:tc>
      </w:tr>
      <w:tr w:rsidR="00321E95" w:rsidTr="000D278B">
        <w:trPr>
          <w:trHeight w:val="609"/>
          <w:jc w:val="center"/>
        </w:trPr>
        <w:tc>
          <w:tcPr>
            <w:tcW w:w="1622" w:type="dxa"/>
            <w:tcBorders>
              <w:tl2br w:val="nil"/>
              <w:tr2bl w:val="nil"/>
            </w:tcBorders>
          </w:tcPr>
          <w:p w:rsidR="00321E95" w:rsidRDefault="00321E95" w:rsidP="002E1B48">
            <w:r>
              <w:rPr>
                <w:rFonts w:hint="eastAsia"/>
              </w:rPr>
              <w:t>pid</w:t>
            </w:r>
          </w:p>
        </w:tc>
        <w:tc>
          <w:tcPr>
            <w:tcW w:w="1224" w:type="dxa"/>
            <w:tcBorders>
              <w:tl2br w:val="nil"/>
              <w:tr2bl w:val="nil"/>
            </w:tcBorders>
            <w:tcMar>
              <w:top w:w="0" w:type="dxa"/>
              <w:left w:w="108" w:type="dxa"/>
              <w:bottom w:w="0" w:type="dxa"/>
              <w:right w:w="108" w:type="dxa"/>
            </w:tcMar>
            <w:vAlign w:val="center"/>
          </w:tcPr>
          <w:p w:rsidR="00321E95" w:rsidRDefault="00533A62" w:rsidP="002E1B48">
            <w:pPr>
              <w:rPr>
                <w:rFonts w:cs="Calibri"/>
                <w:szCs w:val="21"/>
              </w:rPr>
            </w:pPr>
            <w:r>
              <w:rPr>
                <w:rFonts w:cs="Calibri" w:hint="eastAsia"/>
                <w:szCs w:val="21"/>
              </w:rPr>
              <w:t>父编号</w:t>
            </w:r>
          </w:p>
        </w:tc>
        <w:tc>
          <w:tcPr>
            <w:tcW w:w="705" w:type="dxa"/>
            <w:tcBorders>
              <w:tl2br w:val="nil"/>
              <w:tr2bl w:val="nil"/>
            </w:tcBorders>
            <w:tcMar>
              <w:top w:w="0" w:type="dxa"/>
              <w:left w:w="108" w:type="dxa"/>
              <w:bottom w:w="0" w:type="dxa"/>
              <w:right w:w="108" w:type="dxa"/>
            </w:tcMar>
          </w:tcPr>
          <w:p w:rsidR="00321E95" w:rsidRDefault="00321E95" w:rsidP="002E1B48">
            <w:pPr>
              <w:rPr>
                <w:rFonts w:cs="Calibri"/>
                <w:szCs w:val="21"/>
              </w:rPr>
            </w:pPr>
          </w:p>
        </w:tc>
        <w:tc>
          <w:tcPr>
            <w:tcW w:w="1803" w:type="dxa"/>
            <w:tcBorders>
              <w:tl2br w:val="nil"/>
              <w:tr2bl w:val="nil"/>
            </w:tcBorders>
            <w:tcMar>
              <w:top w:w="0" w:type="dxa"/>
              <w:left w:w="108" w:type="dxa"/>
              <w:bottom w:w="0" w:type="dxa"/>
              <w:right w:w="108" w:type="dxa"/>
            </w:tcMar>
          </w:tcPr>
          <w:p w:rsidR="00321E95" w:rsidRDefault="00321E95" w:rsidP="002E1B48">
            <w:pPr>
              <w:jc w:val="left"/>
            </w:pPr>
          </w:p>
        </w:tc>
        <w:tc>
          <w:tcPr>
            <w:tcW w:w="605" w:type="dxa"/>
            <w:tcBorders>
              <w:tl2br w:val="nil"/>
              <w:tr2bl w:val="nil"/>
            </w:tcBorders>
            <w:vAlign w:val="center"/>
          </w:tcPr>
          <w:p w:rsidR="00321E95" w:rsidRDefault="00A57663" w:rsidP="002E1B48">
            <w:pPr>
              <w:jc w:val="center"/>
              <w:rPr>
                <w:szCs w:val="21"/>
              </w:rPr>
            </w:pPr>
            <w:ins w:id="1113" w:author="t450" w:date="2017-09-30T08:39:00Z">
              <w:r>
                <w:rPr>
                  <w:rFonts w:hint="eastAsia"/>
                  <w:szCs w:val="21"/>
                </w:rPr>
                <w:t>Y</w:t>
              </w:r>
            </w:ins>
          </w:p>
        </w:tc>
        <w:tc>
          <w:tcPr>
            <w:tcW w:w="677" w:type="dxa"/>
            <w:tcBorders>
              <w:tl2br w:val="nil"/>
              <w:tr2bl w:val="nil"/>
            </w:tcBorders>
          </w:tcPr>
          <w:p w:rsidR="00321E95" w:rsidRDefault="00321E95" w:rsidP="002E1B48">
            <w:pPr>
              <w:jc w:val="left"/>
              <w:rPr>
                <w:szCs w:val="21"/>
              </w:rPr>
            </w:pPr>
          </w:p>
        </w:tc>
        <w:tc>
          <w:tcPr>
            <w:tcW w:w="1684" w:type="dxa"/>
            <w:tcBorders>
              <w:tl2br w:val="nil"/>
              <w:tr2bl w:val="nil"/>
            </w:tcBorders>
          </w:tcPr>
          <w:p w:rsidR="00321E95" w:rsidRDefault="00841E69" w:rsidP="002E1B48">
            <w:r>
              <w:rPr>
                <w:rFonts w:hint="eastAsia"/>
              </w:rPr>
              <w:t>int</w:t>
            </w:r>
          </w:p>
        </w:tc>
      </w:tr>
      <w:tr w:rsidR="002E1B48" w:rsidTr="000D278B">
        <w:trPr>
          <w:trHeight w:val="609"/>
          <w:jc w:val="center"/>
        </w:trPr>
        <w:tc>
          <w:tcPr>
            <w:tcW w:w="1622" w:type="dxa"/>
            <w:tcBorders>
              <w:tl2br w:val="nil"/>
              <w:tr2bl w:val="nil"/>
            </w:tcBorders>
          </w:tcPr>
          <w:p w:rsidR="002E1B48" w:rsidRDefault="002E1B48" w:rsidP="002E1B48">
            <w:r>
              <w:rPr>
                <w:rFonts w:hint="eastAsia"/>
              </w:rPr>
              <w:t>business_no</w:t>
            </w:r>
          </w:p>
        </w:tc>
        <w:tc>
          <w:tcPr>
            <w:tcW w:w="1224" w:type="dxa"/>
            <w:tcBorders>
              <w:tl2br w:val="nil"/>
              <w:tr2bl w:val="nil"/>
            </w:tcBorders>
            <w:tcMar>
              <w:top w:w="0" w:type="dxa"/>
              <w:left w:w="108" w:type="dxa"/>
              <w:bottom w:w="0" w:type="dxa"/>
              <w:right w:w="108" w:type="dxa"/>
            </w:tcMar>
            <w:vAlign w:val="center"/>
          </w:tcPr>
          <w:p w:rsidR="002E1B48" w:rsidRDefault="002E1B48" w:rsidP="002E1B48">
            <w:pPr>
              <w:rPr>
                <w:rFonts w:cs="Calibri"/>
                <w:szCs w:val="21"/>
              </w:rPr>
            </w:pPr>
            <w:r>
              <w:rPr>
                <w:rFonts w:cs="Calibri" w:hint="eastAsia"/>
                <w:szCs w:val="21"/>
              </w:rPr>
              <w:t>业务编号</w:t>
            </w:r>
          </w:p>
        </w:tc>
        <w:tc>
          <w:tcPr>
            <w:tcW w:w="705" w:type="dxa"/>
            <w:tcBorders>
              <w:tl2br w:val="nil"/>
              <w:tr2bl w:val="nil"/>
            </w:tcBorders>
            <w:tcMar>
              <w:top w:w="0" w:type="dxa"/>
              <w:left w:w="108" w:type="dxa"/>
              <w:bottom w:w="0" w:type="dxa"/>
              <w:right w:w="108" w:type="dxa"/>
            </w:tcMar>
          </w:tcPr>
          <w:p w:rsidR="002E1B48" w:rsidRDefault="002E1B48" w:rsidP="002E1B48">
            <w:pPr>
              <w:rPr>
                <w:rFonts w:cs="Calibri"/>
                <w:szCs w:val="21"/>
              </w:rPr>
            </w:pPr>
          </w:p>
        </w:tc>
        <w:tc>
          <w:tcPr>
            <w:tcW w:w="1803" w:type="dxa"/>
            <w:tcBorders>
              <w:tl2br w:val="nil"/>
              <w:tr2bl w:val="nil"/>
            </w:tcBorders>
            <w:tcMar>
              <w:top w:w="0" w:type="dxa"/>
              <w:left w:w="108" w:type="dxa"/>
              <w:bottom w:w="0" w:type="dxa"/>
              <w:right w:w="108" w:type="dxa"/>
            </w:tcMar>
          </w:tcPr>
          <w:p w:rsidR="002E1B48" w:rsidRDefault="002E1B48" w:rsidP="002E1B48">
            <w:pPr>
              <w:jc w:val="left"/>
            </w:pPr>
          </w:p>
        </w:tc>
        <w:tc>
          <w:tcPr>
            <w:tcW w:w="605" w:type="dxa"/>
            <w:tcBorders>
              <w:tl2br w:val="nil"/>
              <w:tr2bl w:val="nil"/>
            </w:tcBorders>
            <w:vAlign w:val="center"/>
          </w:tcPr>
          <w:p w:rsidR="002E1B48" w:rsidRDefault="002E1B48" w:rsidP="002E1B48">
            <w:pPr>
              <w:jc w:val="center"/>
              <w:rPr>
                <w:szCs w:val="21"/>
              </w:rPr>
            </w:pPr>
            <w:r>
              <w:rPr>
                <w:rFonts w:hint="eastAsia"/>
                <w:szCs w:val="21"/>
              </w:rPr>
              <w:t>N</w:t>
            </w:r>
          </w:p>
        </w:tc>
        <w:tc>
          <w:tcPr>
            <w:tcW w:w="677" w:type="dxa"/>
            <w:tcBorders>
              <w:tl2br w:val="nil"/>
              <w:tr2bl w:val="nil"/>
            </w:tcBorders>
          </w:tcPr>
          <w:p w:rsidR="002E1B48" w:rsidRDefault="002E1B48" w:rsidP="002E1B48">
            <w:pPr>
              <w:jc w:val="left"/>
              <w:rPr>
                <w:szCs w:val="21"/>
              </w:rPr>
            </w:pPr>
          </w:p>
        </w:tc>
        <w:tc>
          <w:tcPr>
            <w:tcW w:w="1684" w:type="dxa"/>
            <w:tcBorders>
              <w:tl2br w:val="nil"/>
              <w:tr2bl w:val="nil"/>
            </w:tcBorders>
          </w:tcPr>
          <w:p w:rsidR="002E1B48" w:rsidRDefault="002E1B48" w:rsidP="002E1B48">
            <w:r>
              <w:rPr>
                <w:rFonts w:hint="eastAsia"/>
              </w:rPr>
              <w:t>varchar(255)</w:t>
            </w:r>
          </w:p>
        </w:tc>
      </w:tr>
      <w:tr w:rsidR="002E1B48" w:rsidTr="000D278B">
        <w:trPr>
          <w:trHeight w:val="609"/>
          <w:jc w:val="center"/>
        </w:trPr>
        <w:tc>
          <w:tcPr>
            <w:tcW w:w="1622" w:type="dxa"/>
            <w:tcBorders>
              <w:tl2br w:val="nil"/>
              <w:tr2bl w:val="nil"/>
            </w:tcBorders>
          </w:tcPr>
          <w:p w:rsidR="002E1B48" w:rsidRDefault="002E1B48" w:rsidP="002E1B48">
            <w:pPr>
              <w:rPr>
                <w:rFonts w:ascii="宋体" w:hAnsi="宋体"/>
                <w:szCs w:val="21"/>
              </w:rPr>
            </w:pPr>
            <w:r>
              <w:rPr>
                <w:rFonts w:hint="eastAsia"/>
              </w:rPr>
              <w:t>business_name</w:t>
            </w:r>
          </w:p>
        </w:tc>
        <w:tc>
          <w:tcPr>
            <w:tcW w:w="1224" w:type="dxa"/>
            <w:tcBorders>
              <w:tl2br w:val="nil"/>
              <w:tr2bl w:val="nil"/>
            </w:tcBorders>
            <w:tcMar>
              <w:top w:w="0" w:type="dxa"/>
              <w:left w:w="108" w:type="dxa"/>
              <w:bottom w:w="0" w:type="dxa"/>
              <w:right w:w="108" w:type="dxa"/>
            </w:tcMar>
            <w:vAlign w:val="center"/>
          </w:tcPr>
          <w:p w:rsidR="002E1B48" w:rsidRDefault="002E1B48" w:rsidP="002E1B48">
            <w:pPr>
              <w:rPr>
                <w:rFonts w:cs="Calibri"/>
                <w:szCs w:val="21"/>
              </w:rPr>
            </w:pPr>
            <w:r>
              <w:rPr>
                <w:rFonts w:cs="Calibri" w:hint="eastAsia"/>
                <w:szCs w:val="21"/>
              </w:rPr>
              <w:t>业务名称</w:t>
            </w:r>
          </w:p>
        </w:tc>
        <w:tc>
          <w:tcPr>
            <w:tcW w:w="705" w:type="dxa"/>
            <w:tcBorders>
              <w:tl2br w:val="nil"/>
              <w:tr2bl w:val="nil"/>
            </w:tcBorders>
            <w:tcMar>
              <w:top w:w="0" w:type="dxa"/>
              <w:left w:w="108" w:type="dxa"/>
              <w:bottom w:w="0" w:type="dxa"/>
              <w:right w:w="108" w:type="dxa"/>
            </w:tcMar>
          </w:tcPr>
          <w:p w:rsidR="002E1B48" w:rsidRDefault="002E1B48" w:rsidP="002E1B48">
            <w:pPr>
              <w:rPr>
                <w:rFonts w:cs="Calibri"/>
                <w:szCs w:val="21"/>
              </w:rPr>
            </w:pPr>
          </w:p>
        </w:tc>
        <w:tc>
          <w:tcPr>
            <w:tcW w:w="1803" w:type="dxa"/>
            <w:tcBorders>
              <w:tl2br w:val="nil"/>
              <w:tr2bl w:val="nil"/>
            </w:tcBorders>
            <w:tcMar>
              <w:top w:w="0" w:type="dxa"/>
              <w:left w:w="108" w:type="dxa"/>
              <w:bottom w:w="0" w:type="dxa"/>
              <w:right w:w="108" w:type="dxa"/>
            </w:tcMar>
          </w:tcPr>
          <w:p w:rsidR="002E1B48" w:rsidRDefault="002E1B48" w:rsidP="002E1B48">
            <w:pPr>
              <w:jc w:val="left"/>
              <w:rPr>
                <w:szCs w:val="21"/>
              </w:rPr>
            </w:pPr>
          </w:p>
        </w:tc>
        <w:tc>
          <w:tcPr>
            <w:tcW w:w="605" w:type="dxa"/>
            <w:tcBorders>
              <w:tl2br w:val="nil"/>
              <w:tr2bl w:val="nil"/>
            </w:tcBorders>
            <w:vAlign w:val="center"/>
          </w:tcPr>
          <w:p w:rsidR="002E1B48" w:rsidRDefault="002E1B48" w:rsidP="002E1B48">
            <w:pPr>
              <w:jc w:val="center"/>
              <w:rPr>
                <w:szCs w:val="21"/>
              </w:rPr>
            </w:pPr>
            <w:r>
              <w:rPr>
                <w:rFonts w:hint="eastAsia"/>
                <w:szCs w:val="21"/>
              </w:rPr>
              <w:t>N</w:t>
            </w:r>
          </w:p>
        </w:tc>
        <w:tc>
          <w:tcPr>
            <w:tcW w:w="677" w:type="dxa"/>
            <w:tcBorders>
              <w:tl2br w:val="nil"/>
              <w:tr2bl w:val="nil"/>
            </w:tcBorders>
          </w:tcPr>
          <w:p w:rsidR="002E1B48" w:rsidRDefault="002E1B48" w:rsidP="002E1B48">
            <w:pPr>
              <w:jc w:val="left"/>
              <w:rPr>
                <w:szCs w:val="21"/>
              </w:rPr>
            </w:pPr>
          </w:p>
        </w:tc>
        <w:tc>
          <w:tcPr>
            <w:tcW w:w="1684" w:type="dxa"/>
            <w:tcBorders>
              <w:tl2br w:val="nil"/>
              <w:tr2bl w:val="nil"/>
            </w:tcBorders>
          </w:tcPr>
          <w:p w:rsidR="002E1B48" w:rsidRDefault="002E1B48" w:rsidP="002E1B48">
            <w:pPr>
              <w:rPr>
                <w:rFonts w:ascii="宋体" w:hAnsi="宋体" w:cs="宋体"/>
                <w:szCs w:val="21"/>
              </w:rPr>
            </w:pPr>
            <w:r>
              <w:rPr>
                <w:rFonts w:hint="eastAsia"/>
              </w:rPr>
              <w:t>varchar(255)</w:t>
            </w:r>
          </w:p>
        </w:tc>
      </w:tr>
      <w:tr w:rsidR="002E1B48" w:rsidTr="000D278B">
        <w:trPr>
          <w:trHeight w:val="904"/>
          <w:jc w:val="center"/>
        </w:trPr>
        <w:tc>
          <w:tcPr>
            <w:tcW w:w="1622" w:type="dxa"/>
            <w:tcBorders>
              <w:tl2br w:val="nil"/>
              <w:tr2bl w:val="nil"/>
            </w:tcBorders>
          </w:tcPr>
          <w:p w:rsidR="002E1B48" w:rsidRDefault="002E1B48" w:rsidP="002E1B48">
            <w:r>
              <w:rPr>
                <w:rFonts w:hint="eastAsia"/>
              </w:rPr>
              <w:t>business_order</w:t>
            </w:r>
          </w:p>
        </w:tc>
        <w:tc>
          <w:tcPr>
            <w:tcW w:w="1224" w:type="dxa"/>
            <w:tcBorders>
              <w:tl2br w:val="nil"/>
              <w:tr2bl w:val="nil"/>
            </w:tcBorders>
            <w:tcMar>
              <w:top w:w="0" w:type="dxa"/>
              <w:left w:w="108" w:type="dxa"/>
              <w:bottom w:w="0" w:type="dxa"/>
              <w:right w:w="108" w:type="dxa"/>
            </w:tcMar>
            <w:vAlign w:val="center"/>
          </w:tcPr>
          <w:p w:rsidR="002E1B48" w:rsidRDefault="002E1B48" w:rsidP="002E1B48">
            <w:pPr>
              <w:rPr>
                <w:rFonts w:cs="Calibri"/>
                <w:szCs w:val="21"/>
              </w:rPr>
            </w:pPr>
            <w:r>
              <w:rPr>
                <w:rFonts w:cs="Calibri" w:hint="eastAsia"/>
                <w:szCs w:val="21"/>
              </w:rPr>
              <w:t>外网业务显示序号</w:t>
            </w:r>
          </w:p>
        </w:tc>
        <w:tc>
          <w:tcPr>
            <w:tcW w:w="705" w:type="dxa"/>
            <w:tcBorders>
              <w:tl2br w:val="nil"/>
              <w:tr2bl w:val="nil"/>
            </w:tcBorders>
            <w:tcMar>
              <w:top w:w="0" w:type="dxa"/>
              <w:left w:w="108" w:type="dxa"/>
              <w:bottom w:w="0" w:type="dxa"/>
              <w:right w:w="108" w:type="dxa"/>
            </w:tcMar>
          </w:tcPr>
          <w:p w:rsidR="002E1B48" w:rsidRDefault="002E1B48" w:rsidP="002E1B48">
            <w:pPr>
              <w:rPr>
                <w:rFonts w:cs="Calibri"/>
                <w:szCs w:val="21"/>
              </w:rPr>
            </w:pPr>
          </w:p>
        </w:tc>
        <w:tc>
          <w:tcPr>
            <w:tcW w:w="1803" w:type="dxa"/>
            <w:tcBorders>
              <w:tl2br w:val="nil"/>
              <w:tr2bl w:val="nil"/>
            </w:tcBorders>
            <w:tcMar>
              <w:top w:w="0" w:type="dxa"/>
              <w:left w:w="108" w:type="dxa"/>
              <w:bottom w:w="0" w:type="dxa"/>
              <w:right w:w="108" w:type="dxa"/>
            </w:tcMar>
          </w:tcPr>
          <w:p w:rsidR="002E1B48" w:rsidRDefault="002E1B48" w:rsidP="002E1B48">
            <w:pPr>
              <w:jc w:val="left"/>
              <w:rPr>
                <w:szCs w:val="21"/>
              </w:rPr>
            </w:pPr>
            <w:r>
              <w:rPr>
                <w:rFonts w:hint="eastAsia"/>
                <w:szCs w:val="21"/>
              </w:rPr>
              <w:t>从</w:t>
            </w:r>
            <w:r>
              <w:rPr>
                <w:rFonts w:hint="eastAsia"/>
                <w:szCs w:val="21"/>
              </w:rPr>
              <w:t>1</w:t>
            </w:r>
            <w:r>
              <w:rPr>
                <w:rFonts w:hint="eastAsia"/>
                <w:szCs w:val="21"/>
              </w:rPr>
              <w:t>开始</w:t>
            </w:r>
          </w:p>
        </w:tc>
        <w:tc>
          <w:tcPr>
            <w:tcW w:w="605" w:type="dxa"/>
            <w:tcBorders>
              <w:tl2br w:val="nil"/>
              <w:tr2bl w:val="nil"/>
            </w:tcBorders>
            <w:vAlign w:val="center"/>
          </w:tcPr>
          <w:p w:rsidR="002E1B48" w:rsidRDefault="002E1B48" w:rsidP="002E1B48">
            <w:pPr>
              <w:jc w:val="center"/>
              <w:rPr>
                <w:szCs w:val="21"/>
              </w:rPr>
            </w:pPr>
            <w:r>
              <w:rPr>
                <w:rFonts w:hint="eastAsia"/>
                <w:szCs w:val="21"/>
              </w:rPr>
              <w:t>Y</w:t>
            </w:r>
          </w:p>
        </w:tc>
        <w:tc>
          <w:tcPr>
            <w:tcW w:w="677" w:type="dxa"/>
            <w:tcBorders>
              <w:tl2br w:val="nil"/>
              <w:tr2bl w:val="nil"/>
            </w:tcBorders>
          </w:tcPr>
          <w:p w:rsidR="002E1B48" w:rsidRDefault="002E1B48" w:rsidP="002E1B48">
            <w:pPr>
              <w:rPr>
                <w:szCs w:val="21"/>
              </w:rPr>
            </w:pPr>
          </w:p>
        </w:tc>
        <w:tc>
          <w:tcPr>
            <w:tcW w:w="1684" w:type="dxa"/>
            <w:tcBorders>
              <w:tl2br w:val="nil"/>
              <w:tr2bl w:val="nil"/>
            </w:tcBorders>
          </w:tcPr>
          <w:p w:rsidR="002E1B48" w:rsidRDefault="002E1B48" w:rsidP="002E1B48">
            <w:r>
              <w:rPr>
                <w:rFonts w:hint="eastAsia"/>
              </w:rPr>
              <w:t>int</w:t>
            </w:r>
          </w:p>
        </w:tc>
      </w:tr>
      <w:tr w:rsidR="002E1B48" w:rsidTr="000D278B">
        <w:trPr>
          <w:trHeight w:val="904"/>
          <w:jc w:val="center"/>
        </w:trPr>
        <w:tc>
          <w:tcPr>
            <w:tcW w:w="1622" w:type="dxa"/>
          </w:tcPr>
          <w:p w:rsidR="002E1B48" w:rsidRDefault="002E1B48" w:rsidP="002E1B48">
            <w:r>
              <w:rPr>
                <w:rFonts w:hint="eastAsia"/>
              </w:rPr>
              <w:t>time_limited</w:t>
            </w:r>
          </w:p>
        </w:tc>
        <w:tc>
          <w:tcPr>
            <w:tcW w:w="1224" w:type="dxa"/>
            <w:vAlign w:val="center"/>
          </w:tcPr>
          <w:p w:rsidR="002E1B48" w:rsidRDefault="002E1B48" w:rsidP="002E1B48">
            <w:pPr>
              <w:rPr>
                <w:rFonts w:cs="Calibri"/>
                <w:szCs w:val="21"/>
              </w:rPr>
            </w:pPr>
            <w:r>
              <w:rPr>
                <w:rFonts w:cs="Calibri" w:hint="eastAsia"/>
                <w:szCs w:val="21"/>
              </w:rPr>
              <w:t>法定办理时限</w:t>
            </w:r>
          </w:p>
        </w:tc>
        <w:tc>
          <w:tcPr>
            <w:tcW w:w="705" w:type="dxa"/>
          </w:tcPr>
          <w:p w:rsidR="002E1B48" w:rsidRDefault="002E1B48" w:rsidP="002E1B48">
            <w:pPr>
              <w:rPr>
                <w:rFonts w:cs="Calibri"/>
                <w:szCs w:val="21"/>
              </w:rPr>
            </w:pPr>
          </w:p>
        </w:tc>
        <w:tc>
          <w:tcPr>
            <w:tcW w:w="1803" w:type="dxa"/>
          </w:tcPr>
          <w:p w:rsidR="002E1B48" w:rsidRDefault="002E1B48" w:rsidP="002E1B48">
            <w:pPr>
              <w:jc w:val="left"/>
            </w:pPr>
            <w:r>
              <w:rPr>
                <w:rFonts w:hint="eastAsia"/>
                <w:szCs w:val="21"/>
              </w:rPr>
              <w:t>材料接收后开具补正材料通知书、或开具行政</w:t>
            </w:r>
            <w:r>
              <w:rPr>
                <w:rFonts w:hint="eastAsia"/>
                <w:szCs w:val="21"/>
              </w:rPr>
              <w:lastRenderedPageBreak/>
              <w:t>审批</w:t>
            </w:r>
            <w:proofErr w:type="gramStart"/>
            <w:r>
              <w:rPr>
                <w:rFonts w:hint="eastAsia"/>
                <w:szCs w:val="21"/>
              </w:rPr>
              <w:t>单时间</w:t>
            </w:r>
            <w:proofErr w:type="gramEnd"/>
          </w:p>
        </w:tc>
        <w:tc>
          <w:tcPr>
            <w:tcW w:w="605" w:type="dxa"/>
            <w:vAlign w:val="center"/>
          </w:tcPr>
          <w:p w:rsidR="002E1B48" w:rsidRDefault="002E1B48" w:rsidP="002E1B48">
            <w:pPr>
              <w:jc w:val="center"/>
              <w:rPr>
                <w:szCs w:val="21"/>
              </w:rPr>
            </w:pPr>
            <w:r>
              <w:rPr>
                <w:rFonts w:hint="eastAsia"/>
                <w:szCs w:val="21"/>
              </w:rPr>
              <w:lastRenderedPageBreak/>
              <w:t>N</w:t>
            </w:r>
          </w:p>
        </w:tc>
        <w:tc>
          <w:tcPr>
            <w:tcW w:w="677" w:type="dxa"/>
            <w:vAlign w:val="center"/>
          </w:tcPr>
          <w:p w:rsidR="002E1B48" w:rsidRDefault="002E1B48" w:rsidP="002E1B48">
            <w:pPr>
              <w:jc w:val="center"/>
              <w:rPr>
                <w:szCs w:val="21"/>
              </w:rPr>
            </w:pPr>
            <w:r>
              <w:rPr>
                <w:rFonts w:hint="eastAsia"/>
                <w:szCs w:val="21"/>
              </w:rPr>
              <w:t>5</w:t>
            </w:r>
          </w:p>
        </w:tc>
        <w:tc>
          <w:tcPr>
            <w:tcW w:w="1684" w:type="dxa"/>
          </w:tcPr>
          <w:p w:rsidR="002E1B48" w:rsidRDefault="00D46F59" w:rsidP="002E1B48">
            <w:r>
              <w:rPr>
                <w:rFonts w:hint="eastAsia"/>
              </w:rPr>
              <w:t>int</w:t>
            </w:r>
          </w:p>
        </w:tc>
      </w:tr>
      <w:tr w:rsidR="002E1B48" w:rsidTr="000D278B">
        <w:trPr>
          <w:trHeight w:val="609"/>
          <w:jc w:val="center"/>
        </w:trPr>
        <w:tc>
          <w:tcPr>
            <w:tcW w:w="1622" w:type="dxa"/>
          </w:tcPr>
          <w:p w:rsidR="002E1B48" w:rsidRDefault="002E1B48" w:rsidP="002E1B48">
            <w:r>
              <w:rPr>
                <w:rFonts w:hint="eastAsia"/>
              </w:rPr>
              <w:lastRenderedPageBreak/>
              <w:t>time_limited2</w:t>
            </w:r>
          </w:p>
        </w:tc>
        <w:tc>
          <w:tcPr>
            <w:tcW w:w="1224" w:type="dxa"/>
            <w:vAlign w:val="center"/>
          </w:tcPr>
          <w:p w:rsidR="002E1B48" w:rsidRDefault="002E1B48" w:rsidP="002E1B48">
            <w:pPr>
              <w:rPr>
                <w:rFonts w:cs="Calibri"/>
                <w:szCs w:val="21"/>
              </w:rPr>
            </w:pPr>
            <w:r>
              <w:rPr>
                <w:rFonts w:cs="Calibri" w:hint="eastAsia"/>
                <w:szCs w:val="21"/>
              </w:rPr>
              <w:t>法定办理时限</w:t>
            </w:r>
            <w:r>
              <w:rPr>
                <w:rFonts w:cs="Calibri" w:hint="eastAsia"/>
                <w:szCs w:val="21"/>
              </w:rPr>
              <w:t>2</w:t>
            </w:r>
          </w:p>
        </w:tc>
        <w:tc>
          <w:tcPr>
            <w:tcW w:w="705" w:type="dxa"/>
          </w:tcPr>
          <w:p w:rsidR="002E1B48" w:rsidRDefault="002E1B48" w:rsidP="002E1B48">
            <w:pPr>
              <w:rPr>
                <w:rFonts w:cs="Calibri"/>
                <w:szCs w:val="21"/>
              </w:rPr>
            </w:pPr>
          </w:p>
        </w:tc>
        <w:tc>
          <w:tcPr>
            <w:tcW w:w="1803" w:type="dxa"/>
          </w:tcPr>
          <w:p w:rsidR="002E1B48" w:rsidRDefault="002E1B48" w:rsidP="002E1B48">
            <w:pPr>
              <w:jc w:val="left"/>
            </w:pPr>
            <w:r w:rsidRPr="000D278B">
              <w:rPr>
                <w:rFonts w:hint="eastAsia"/>
                <w:color w:val="FF0000"/>
                <w:szCs w:val="21"/>
              </w:rPr>
              <w:t>企业材料齐备后审结时限</w:t>
            </w:r>
          </w:p>
        </w:tc>
        <w:tc>
          <w:tcPr>
            <w:tcW w:w="605" w:type="dxa"/>
            <w:vAlign w:val="center"/>
          </w:tcPr>
          <w:p w:rsidR="002E1B48" w:rsidRDefault="002E1B48" w:rsidP="002E1B48">
            <w:pPr>
              <w:jc w:val="center"/>
              <w:rPr>
                <w:szCs w:val="21"/>
              </w:rPr>
            </w:pPr>
            <w:r>
              <w:rPr>
                <w:rFonts w:hint="eastAsia"/>
                <w:szCs w:val="21"/>
              </w:rPr>
              <w:t>N</w:t>
            </w:r>
          </w:p>
        </w:tc>
        <w:tc>
          <w:tcPr>
            <w:tcW w:w="677" w:type="dxa"/>
            <w:vAlign w:val="center"/>
          </w:tcPr>
          <w:p w:rsidR="002E1B48" w:rsidRDefault="002E1B48" w:rsidP="002E1B48">
            <w:pPr>
              <w:jc w:val="center"/>
              <w:rPr>
                <w:szCs w:val="21"/>
              </w:rPr>
            </w:pPr>
            <w:r>
              <w:rPr>
                <w:rFonts w:hint="eastAsia"/>
              </w:rPr>
              <w:t>20</w:t>
            </w:r>
          </w:p>
        </w:tc>
        <w:tc>
          <w:tcPr>
            <w:tcW w:w="1684" w:type="dxa"/>
          </w:tcPr>
          <w:p w:rsidR="002E1B48" w:rsidRDefault="00D46F59" w:rsidP="002E1B48">
            <w:r>
              <w:rPr>
                <w:rFonts w:hint="eastAsia"/>
              </w:rPr>
              <w:t>i</w:t>
            </w:r>
            <w:r w:rsidR="00533A62">
              <w:rPr>
                <w:rFonts w:hint="eastAsia"/>
              </w:rPr>
              <w:t>nt</w:t>
            </w:r>
          </w:p>
        </w:tc>
      </w:tr>
      <w:tr w:rsidR="00533A62" w:rsidTr="00533A62">
        <w:trPr>
          <w:trHeight w:val="609"/>
          <w:jc w:val="center"/>
        </w:trPr>
        <w:tc>
          <w:tcPr>
            <w:tcW w:w="1622" w:type="dxa"/>
          </w:tcPr>
          <w:p w:rsidR="00533A62" w:rsidRDefault="00533A62" w:rsidP="002E1B48">
            <w:r>
              <w:rPr>
                <w:rFonts w:hint="eastAsia"/>
              </w:rPr>
              <w:t>time_limited3</w:t>
            </w:r>
          </w:p>
        </w:tc>
        <w:tc>
          <w:tcPr>
            <w:tcW w:w="1224" w:type="dxa"/>
            <w:vAlign w:val="center"/>
          </w:tcPr>
          <w:p w:rsidR="00533A62" w:rsidRDefault="00533A62" w:rsidP="002E1B48">
            <w:pPr>
              <w:rPr>
                <w:rFonts w:cs="Calibri"/>
                <w:szCs w:val="21"/>
              </w:rPr>
            </w:pPr>
            <w:r>
              <w:rPr>
                <w:rFonts w:cs="Calibri" w:hint="eastAsia"/>
                <w:szCs w:val="21"/>
              </w:rPr>
              <w:t>法定办理时限</w:t>
            </w:r>
            <w:r>
              <w:rPr>
                <w:rFonts w:cs="Calibri" w:hint="eastAsia"/>
                <w:szCs w:val="21"/>
              </w:rPr>
              <w:t>3</w:t>
            </w:r>
          </w:p>
        </w:tc>
        <w:tc>
          <w:tcPr>
            <w:tcW w:w="705" w:type="dxa"/>
          </w:tcPr>
          <w:p w:rsidR="00533A62" w:rsidRDefault="00533A62" w:rsidP="002E1B48">
            <w:pPr>
              <w:rPr>
                <w:rFonts w:cs="Calibri"/>
                <w:szCs w:val="21"/>
              </w:rPr>
            </w:pPr>
          </w:p>
        </w:tc>
        <w:tc>
          <w:tcPr>
            <w:tcW w:w="1803" w:type="dxa"/>
          </w:tcPr>
          <w:p w:rsidR="00533A62" w:rsidRPr="00533A62" w:rsidRDefault="00533A62" w:rsidP="002E1B48">
            <w:pPr>
              <w:jc w:val="left"/>
              <w:rPr>
                <w:color w:val="FF0000"/>
                <w:szCs w:val="21"/>
              </w:rPr>
            </w:pPr>
          </w:p>
        </w:tc>
        <w:tc>
          <w:tcPr>
            <w:tcW w:w="605" w:type="dxa"/>
            <w:vAlign w:val="center"/>
          </w:tcPr>
          <w:p w:rsidR="00533A62" w:rsidRDefault="00A57663" w:rsidP="002E1B48">
            <w:pPr>
              <w:jc w:val="center"/>
              <w:rPr>
                <w:szCs w:val="21"/>
              </w:rPr>
            </w:pPr>
            <w:ins w:id="1114" w:author="t450" w:date="2017-09-30T08:39:00Z">
              <w:r>
                <w:rPr>
                  <w:rFonts w:hint="eastAsia"/>
                  <w:szCs w:val="21"/>
                </w:rPr>
                <w:t>Y</w:t>
              </w:r>
            </w:ins>
          </w:p>
        </w:tc>
        <w:tc>
          <w:tcPr>
            <w:tcW w:w="677" w:type="dxa"/>
            <w:vAlign w:val="center"/>
          </w:tcPr>
          <w:p w:rsidR="00533A62" w:rsidRDefault="00533A62" w:rsidP="002E1B48">
            <w:pPr>
              <w:jc w:val="center"/>
            </w:pPr>
          </w:p>
        </w:tc>
        <w:tc>
          <w:tcPr>
            <w:tcW w:w="1684" w:type="dxa"/>
          </w:tcPr>
          <w:p w:rsidR="00533A62" w:rsidRDefault="00D46F59" w:rsidP="002E1B48">
            <w:r>
              <w:rPr>
                <w:rFonts w:hint="eastAsia"/>
              </w:rPr>
              <w:t>int</w:t>
            </w:r>
          </w:p>
        </w:tc>
      </w:tr>
      <w:tr w:rsidR="002E1B48" w:rsidTr="000D278B">
        <w:trPr>
          <w:trHeight w:val="609"/>
          <w:jc w:val="center"/>
        </w:trPr>
        <w:tc>
          <w:tcPr>
            <w:tcW w:w="1622" w:type="dxa"/>
          </w:tcPr>
          <w:p w:rsidR="002E1B48" w:rsidRDefault="002E1B48" w:rsidP="002E1B48">
            <w:r>
              <w:rPr>
                <w:rFonts w:ascii="Calibri" w:hAnsi="Calibri" w:hint="eastAsia"/>
              </w:rPr>
              <w:t>delay_limited</w:t>
            </w:r>
          </w:p>
        </w:tc>
        <w:tc>
          <w:tcPr>
            <w:tcW w:w="1224" w:type="dxa"/>
            <w:vAlign w:val="center"/>
          </w:tcPr>
          <w:p w:rsidR="002E1B48" w:rsidRDefault="002E1B48" w:rsidP="002E1B48">
            <w:pPr>
              <w:rPr>
                <w:rFonts w:cs="Calibri"/>
                <w:szCs w:val="21"/>
              </w:rPr>
            </w:pPr>
            <w:r>
              <w:rPr>
                <w:rFonts w:cs="Calibri" w:hint="eastAsia"/>
                <w:szCs w:val="21"/>
              </w:rPr>
              <w:t>可</w:t>
            </w:r>
            <w:r>
              <w:rPr>
                <w:rFonts w:cs="Calibri"/>
                <w:szCs w:val="21"/>
              </w:rPr>
              <w:t>延期</w:t>
            </w:r>
            <w:r>
              <w:rPr>
                <w:rFonts w:cs="Calibri" w:hint="eastAsia"/>
                <w:szCs w:val="21"/>
              </w:rPr>
              <w:t>办理时限</w:t>
            </w:r>
          </w:p>
        </w:tc>
        <w:tc>
          <w:tcPr>
            <w:tcW w:w="705" w:type="dxa"/>
          </w:tcPr>
          <w:p w:rsidR="002E1B48" w:rsidRDefault="002E1B48" w:rsidP="002E1B48">
            <w:pPr>
              <w:rPr>
                <w:rFonts w:cs="Calibri"/>
                <w:szCs w:val="21"/>
              </w:rPr>
            </w:pPr>
          </w:p>
        </w:tc>
        <w:tc>
          <w:tcPr>
            <w:tcW w:w="1803" w:type="dxa"/>
          </w:tcPr>
          <w:p w:rsidR="002E1B48" w:rsidRDefault="002E1B48" w:rsidP="002E1B48">
            <w:pPr>
              <w:jc w:val="left"/>
            </w:pPr>
            <w:r>
              <w:rPr>
                <w:rFonts w:hint="eastAsia"/>
                <w:szCs w:val="21"/>
              </w:rPr>
              <w:t>以</w:t>
            </w:r>
            <w:r>
              <w:rPr>
                <w:szCs w:val="21"/>
              </w:rPr>
              <w:t>工作日计算</w:t>
            </w:r>
            <w:r>
              <w:rPr>
                <w:rFonts w:hint="eastAsia"/>
                <w:szCs w:val="21"/>
              </w:rPr>
              <w:t>。</w:t>
            </w:r>
          </w:p>
        </w:tc>
        <w:tc>
          <w:tcPr>
            <w:tcW w:w="605" w:type="dxa"/>
            <w:vAlign w:val="center"/>
          </w:tcPr>
          <w:p w:rsidR="002E1B48" w:rsidRDefault="002E1B48" w:rsidP="002E1B48">
            <w:pPr>
              <w:jc w:val="center"/>
              <w:rPr>
                <w:szCs w:val="21"/>
              </w:rPr>
            </w:pPr>
            <w:r>
              <w:rPr>
                <w:rFonts w:hint="eastAsia"/>
                <w:szCs w:val="21"/>
              </w:rPr>
              <w:t>Y</w:t>
            </w:r>
          </w:p>
        </w:tc>
        <w:tc>
          <w:tcPr>
            <w:tcW w:w="677" w:type="dxa"/>
            <w:vAlign w:val="center"/>
          </w:tcPr>
          <w:p w:rsidR="002E1B48" w:rsidRDefault="002E1B48" w:rsidP="002E1B48">
            <w:pPr>
              <w:jc w:val="center"/>
              <w:rPr>
                <w:szCs w:val="21"/>
              </w:rPr>
            </w:pPr>
          </w:p>
        </w:tc>
        <w:tc>
          <w:tcPr>
            <w:tcW w:w="1684" w:type="dxa"/>
          </w:tcPr>
          <w:p w:rsidR="002E1B48" w:rsidRDefault="00D46F59" w:rsidP="00D46F59">
            <w:r>
              <w:rPr>
                <w:rFonts w:hint="eastAsia"/>
              </w:rPr>
              <w:t>int</w:t>
            </w:r>
          </w:p>
        </w:tc>
      </w:tr>
      <w:tr w:rsidR="002E1B48" w:rsidTr="000D278B">
        <w:trPr>
          <w:trHeight w:val="314"/>
          <w:jc w:val="center"/>
        </w:trPr>
        <w:tc>
          <w:tcPr>
            <w:tcW w:w="1622" w:type="dxa"/>
          </w:tcPr>
          <w:p w:rsidR="002E1B48" w:rsidRDefault="002E1B48" w:rsidP="002E1B48">
            <w:r>
              <w:rPr>
                <w:rFonts w:hint="eastAsia"/>
              </w:rPr>
              <w:t>create_by</w:t>
            </w:r>
          </w:p>
        </w:tc>
        <w:tc>
          <w:tcPr>
            <w:tcW w:w="1224" w:type="dxa"/>
          </w:tcPr>
          <w:p w:rsidR="002E1B48" w:rsidRDefault="002E1B48" w:rsidP="002E1B48">
            <w:pPr>
              <w:jc w:val="left"/>
              <w:rPr>
                <w:rFonts w:cs="Calibri"/>
                <w:szCs w:val="21"/>
              </w:rPr>
            </w:pPr>
            <w:r>
              <w:rPr>
                <w:rFonts w:hint="eastAsia"/>
              </w:rPr>
              <w:t>创建者</w:t>
            </w:r>
          </w:p>
        </w:tc>
        <w:tc>
          <w:tcPr>
            <w:tcW w:w="705" w:type="dxa"/>
          </w:tcPr>
          <w:p w:rsidR="002E1B48" w:rsidRDefault="002E1B48" w:rsidP="002E1B48"/>
        </w:tc>
        <w:tc>
          <w:tcPr>
            <w:tcW w:w="1803" w:type="dxa"/>
          </w:tcPr>
          <w:p w:rsidR="002E1B48" w:rsidRDefault="002E1B48" w:rsidP="002E1B48">
            <w:pPr>
              <w:jc w:val="left"/>
              <w:rPr>
                <w:rFonts w:cs="Calibri"/>
                <w:szCs w:val="21"/>
              </w:rPr>
            </w:pPr>
          </w:p>
        </w:tc>
        <w:tc>
          <w:tcPr>
            <w:tcW w:w="605" w:type="dxa"/>
          </w:tcPr>
          <w:p w:rsidR="002E1B48" w:rsidRDefault="002E1B48" w:rsidP="002E1B48">
            <w:pPr>
              <w:jc w:val="center"/>
              <w:rPr>
                <w:szCs w:val="21"/>
              </w:rPr>
            </w:pPr>
            <w:r>
              <w:rPr>
                <w:rFonts w:hint="eastAsia"/>
                <w:szCs w:val="21"/>
              </w:rPr>
              <w:t>Y</w:t>
            </w:r>
          </w:p>
        </w:tc>
        <w:tc>
          <w:tcPr>
            <w:tcW w:w="677" w:type="dxa"/>
          </w:tcPr>
          <w:p w:rsidR="002E1B48" w:rsidRDefault="002E1B48" w:rsidP="002E1B48">
            <w:pPr>
              <w:jc w:val="left"/>
              <w:rPr>
                <w:szCs w:val="21"/>
              </w:rPr>
            </w:pPr>
          </w:p>
        </w:tc>
        <w:tc>
          <w:tcPr>
            <w:tcW w:w="1684" w:type="dxa"/>
            <w:vAlign w:val="center"/>
          </w:tcPr>
          <w:p w:rsidR="002E1B48" w:rsidRDefault="002E1B48" w:rsidP="002E1B48">
            <w:r>
              <w:rPr>
                <w:rFonts w:hint="eastAsia"/>
              </w:rPr>
              <w:t>varchar(255)</w:t>
            </w:r>
          </w:p>
        </w:tc>
      </w:tr>
      <w:tr w:rsidR="002E1B48" w:rsidTr="000D278B">
        <w:trPr>
          <w:trHeight w:val="314"/>
          <w:jc w:val="center"/>
        </w:trPr>
        <w:tc>
          <w:tcPr>
            <w:tcW w:w="1622" w:type="dxa"/>
          </w:tcPr>
          <w:p w:rsidR="002E1B48" w:rsidRDefault="002E1B48" w:rsidP="002E1B48">
            <w:r>
              <w:rPr>
                <w:rFonts w:hint="eastAsia"/>
              </w:rPr>
              <w:t>create_date</w:t>
            </w:r>
          </w:p>
        </w:tc>
        <w:tc>
          <w:tcPr>
            <w:tcW w:w="1224" w:type="dxa"/>
          </w:tcPr>
          <w:p w:rsidR="002E1B48" w:rsidRDefault="002E1B48" w:rsidP="002E1B48">
            <w:pPr>
              <w:jc w:val="left"/>
              <w:rPr>
                <w:rFonts w:cs="Calibri"/>
                <w:szCs w:val="21"/>
              </w:rPr>
            </w:pPr>
            <w:r>
              <w:rPr>
                <w:rFonts w:hint="eastAsia"/>
              </w:rPr>
              <w:t>创建时间</w:t>
            </w:r>
          </w:p>
        </w:tc>
        <w:tc>
          <w:tcPr>
            <w:tcW w:w="705" w:type="dxa"/>
          </w:tcPr>
          <w:p w:rsidR="002E1B48" w:rsidRDefault="002E1B48" w:rsidP="002E1B48"/>
        </w:tc>
        <w:tc>
          <w:tcPr>
            <w:tcW w:w="1803" w:type="dxa"/>
          </w:tcPr>
          <w:p w:rsidR="002E1B48" w:rsidRDefault="002E1B48" w:rsidP="002E1B48">
            <w:pPr>
              <w:jc w:val="left"/>
              <w:rPr>
                <w:rFonts w:cs="Calibri"/>
                <w:szCs w:val="21"/>
              </w:rPr>
            </w:pPr>
          </w:p>
        </w:tc>
        <w:tc>
          <w:tcPr>
            <w:tcW w:w="605" w:type="dxa"/>
          </w:tcPr>
          <w:p w:rsidR="002E1B48" w:rsidRDefault="002E1B48" w:rsidP="002E1B48">
            <w:pPr>
              <w:jc w:val="center"/>
              <w:rPr>
                <w:szCs w:val="21"/>
              </w:rPr>
            </w:pPr>
            <w:r>
              <w:rPr>
                <w:rFonts w:hint="eastAsia"/>
                <w:szCs w:val="21"/>
              </w:rPr>
              <w:t>Y</w:t>
            </w:r>
          </w:p>
        </w:tc>
        <w:tc>
          <w:tcPr>
            <w:tcW w:w="677" w:type="dxa"/>
          </w:tcPr>
          <w:p w:rsidR="002E1B48" w:rsidRDefault="002E1B48" w:rsidP="002E1B48">
            <w:pPr>
              <w:jc w:val="left"/>
              <w:rPr>
                <w:szCs w:val="21"/>
              </w:rPr>
            </w:pPr>
          </w:p>
        </w:tc>
        <w:tc>
          <w:tcPr>
            <w:tcW w:w="1684" w:type="dxa"/>
            <w:vAlign w:val="center"/>
          </w:tcPr>
          <w:p w:rsidR="002E1B48" w:rsidRDefault="002E1B48" w:rsidP="002E1B48">
            <w:r>
              <w:rPr>
                <w:rFonts w:hint="eastAsia"/>
              </w:rPr>
              <w:t>datetime</w:t>
            </w:r>
          </w:p>
        </w:tc>
      </w:tr>
      <w:tr w:rsidR="002E1B48" w:rsidTr="000D278B">
        <w:trPr>
          <w:trHeight w:val="314"/>
          <w:jc w:val="center"/>
        </w:trPr>
        <w:tc>
          <w:tcPr>
            <w:tcW w:w="1622" w:type="dxa"/>
          </w:tcPr>
          <w:p w:rsidR="002E1B48" w:rsidRDefault="002E1B48" w:rsidP="002E1B48">
            <w:r>
              <w:rPr>
                <w:rFonts w:hint="eastAsia"/>
              </w:rPr>
              <w:t>update_by</w:t>
            </w:r>
          </w:p>
        </w:tc>
        <w:tc>
          <w:tcPr>
            <w:tcW w:w="1224" w:type="dxa"/>
          </w:tcPr>
          <w:p w:rsidR="002E1B48" w:rsidRDefault="002E1B48" w:rsidP="002E1B48">
            <w:pPr>
              <w:jc w:val="left"/>
              <w:rPr>
                <w:rFonts w:cs="Calibri"/>
                <w:szCs w:val="21"/>
              </w:rPr>
            </w:pPr>
            <w:r>
              <w:rPr>
                <w:rFonts w:hint="eastAsia"/>
              </w:rPr>
              <w:t>更新者</w:t>
            </w:r>
          </w:p>
        </w:tc>
        <w:tc>
          <w:tcPr>
            <w:tcW w:w="705" w:type="dxa"/>
          </w:tcPr>
          <w:p w:rsidR="002E1B48" w:rsidRDefault="002E1B48" w:rsidP="002E1B48"/>
        </w:tc>
        <w:tc>
          <w:tcPr>
            <w:tcW w:w="1803" w:type="dxa"/>
          </w:tcPr>
          <w:p w:rsidR="002E1B48" w:rsidRDefault="002E1B48" w:rsidP="002E1B48">
            <w:pPr>
              <w:jc w:val="left"/>
              <w:rPr>
                <w:rFonts w:cs="Calibri"/>
                <w:szCs w:val="21"/>
              </w:rPr>
            </w:pPr>
          </w:p>
        </w:tc>
        <w:tc>
          <w:tcPr>
            <w:tcW w:w="605" w:type="dxa"/>
          </w:tcPr>
          <w:p w:rsidR="002E1B48" w:rsidRDefault="002E1B48" w:rsidP="002E1B48">
            <w:pPr>
              <w:jc w:val="center"/>
              <w:rPr>
                <w:szCs w:val="21"/>
              </w:rPr>
            </w:pPr>
            <w:r>
              <w:rPr>
                <w:rFonts w:hint="eastAsia"/>
                <w:szCs w:val="21"/>
              </w:rPr>
              <w:t>Y</w:t>
            </w:r>
          </w:p>
        </w:tc>
        <w:tc>
          <w:tcPr>
            <w:tcW w:w="677" w:type="dxa"/>
          </w:tcPr>
          <w:p w:rsidR="002E1B48" w:rsidRDefault="002E1B48" w:rsidP="002E1B48">
            <w:pPr>
              <w:jc w:val="left"/>
              <w:rPr>
                <w:szCs w:val="21"/>
              </w:rPr>
            </w:pPr>
          </w:p>
        </w:tc>
        <w:tc>
          <w:tcPr>
            <w:tcW w:w="1684" w:type="dxa"/>
            <w:vAlign w:val="center"/>
          </w:tcPr>
          <w:p w:rsidR="002E1B48" w:rsidRDefault="002E1B48" w:rsidP="002E1B48">
            <w:r>
              <w:rPr>
                <w:rFonts w:hint="eastAsia"/>
              </w:rPr>
              <w:t>varchar(255)</w:t>
            </w:r>
          </w:p>
        </w:tc>
      </w:tr>
      <w:tr w:rsidR="002E1B48" w:rsidTr="000D278B">
        <w:trPr>
          <w:trHeight w:val="314"/>
          <w:jc w:val="center"/>
        </w:trPr>
        <w:tc>
          <w:tcPr>
            <w:tcW w:w="1622" w:type="dxa"/>
          </w:tcPr>
          <w:p w:rsidR="002E1B48" w:rsidRDefault="002E1B48" w:rsidP="002E1B48">
            <w:r>
              <w:rPr>
                <w:rFonts w:hint="eastAsia"/>
              </w:rPr>
              <w:t>update_date</w:t>
            </w:r>
          </w:p>
        </w:tc>
        <w:tc>
          <w:tcPr>
            <w:tcW w:w="1224" w:type="dxa"/>
          </w:tcPr>
          <w:p w:rsidR="002E1B48" w:rsidRDefault="002E1B48" w:rsidP="002E1B48">
            <w:pPr>
              <w:jc w:val="left"/>
              <w:rPr>
                <w:rFonts w:cs="Calibri"/>
                <w:szCs w:val="21"/>
              </w:rPr>
            </w:pPr>
            <w:r>
              <w:rPr>
                <w:rFonts w:hint="eastAsia"/>
              </w:rPr>
              <w:t>更新时间</w:t>
            </w:r>
          </w:p>
        </w:tc>
        <w:tc>
          <w:tcPr>
            <w:tcW w:w="705" w:type="dxa"/>
          </w:tcPr>
          <w:p w:rsidR="002E1B48" w:rsidRDefault="002E1B48" w:rsidP="002E1B48"/>
        </w:tc>
        <w:tc>
          <w:tcPr>
            <w:tcW w:w="1803" w:type="dxa"/>
          </w:tcPr>
          <w:p w:rsidR="002E1B48" w:rsidRDefault="002E1B48" w:rsidP="002E1B48">
            <w:pPr>
              <w:jc w:val="left"/>
              <w:rPr>
                <w:rFonts w:cs="Calibri"/>
                <w:szCs w:val="21"/>
              </w:rPr>
            </w:pPr>
          </w:p>
        </w:tc>
        <w:tc>
          <w:tcPr>
            <w:tcW w:w="605" w:type="dxa"/>
          </w:tcPr>
          <w:p w:rsidR="002E1B48" w:rsidRDefault="002E1B48" w:rsidP="002E1B48">
            <w:pPr>
              <w:jc w:val="center"/>
              <w:rPr>
                <w:szCs w:val="21"/>
              </w:rPr>
            </w:pPr>
            <w:r>
              <w:rPr>
                <w:rFonts w:hint="eastAsia"/>
                <w:szCs w:val="21"/>
              </w:rPr>
              <w:t>Y</w:t>
            </w:r>
          </w:p>
        </w:tc>
        <w:tc>
          <w:tcPr>
            <w:tcW w:w="677" w:type="dxa"/>
          </w:tcPr>
          <w:p w:rsidR="002E1B48" w:rsidRDefault="002E1B48" w:rsidP="002E1B48">
            <w:pPr>
              <w:jc w:val="left"/>
              <w:rPr>
                <w:szCs w:val="21"/>
              </w:rPr>
            </w:pPr>
          </w:p>
        </w:tc>
        <w:tc>
          <w:tcPr>
            <w:tcW w:w="1684" w:type="dxa"/>
            <w:vAlign w:val="center"/>
          </w:tcPr>
          <w:p w:rsidR="002E1B48" w:rsidRDefault="002E1B48" w:rsidP="002E1B48">
            <w:r>
              <w:rPr>
                <w:rFonts w:hint="eastAsia"/>
              </w:rPr>
              <w:t>datetime</w:t>
            </w:r>
          </w:p>
        </w:tc>
      </w:tr>
      <w:tr w:rsidR="002E1B48" w:rsidTr="000D278B">
        <w:trPr>
          <w:trHeight w:val="314"/>
          <w:jc w:val="center"/>
        </w:trPr>
        <w:tc>
          <w:tcPr>
            <w:tcW w:w="1622" w:type="dxa"/>
          </w:tcPr>
          <w:p w:rsidR="002E1B48" w:rsidRDefault="002E1B48" w:rsidP="002E1B48">
            <w:r>
              <w:rPr>
                <w:rFonts w:hint="eastAsia"/>
              </w:rPr>
              <w:t>remarks</w:t>
            </w:r>
          </w:p>
        </w:tc>
        <w:tc>
          <w:tcPr>
            <w:tcW w:w="1224" w:type="dxa"/>
          </w:tcPr>
          <w:p w:rsidR="002E1B48" w:rsidRDefault="002E1B48" w:rsidP="002E1B48">
            <w:pPr>
              <w:jc w:val="left"/>
              <w:rPr>
                <w:rFonts w:cs="Calibri"/>
                <w:szCs w:val="21"/>
              </w:rPr>
            </w:pPr>
            <w:r>
              <w:rPr>
                <w:rFonts w:hint="eastAsia"/>
              </w:rPr>
              <w:t>备注信息</w:t>
            </w:r>
          </w:p>
        </w:tc>
        <w:tc>
          <w:tcPr>
            <w:tcW w:w="705" w:type="dxa"/>
          </w:tcPr>
          <w:p w:rsidR="002E1B48" w:rsidRDefault="002E1B48" w:rsidP="002E1B48"/>
        </w:tc>
        <w:tc>
          <w:tcPr>
            <w:tcW w:w="1803" w:type="dxa"/>
          </w:tcPr>
          <w:p w:rsidR="002E1B48" w:rsidRDefault="002E1B48" w:rsidP="002E1B48">
            <w:pPr>
              <w:jc w:val="left"/>
              <w:rPr>
                <w:rFonts w:cs="Calibri"/>
                <w:szCs w:val="21"/>
              </w:rPr>
            </w:pPr>
          </w:p>
        </w:tc>
        <w:tc>
          <w:tcPr>
            <w:tcW w:w="605" w:type="dxa"/>
          </w:tcPr>
          <w:p w:rsidR="002E1B48" w:rsidRDefault="002E1B48" w:rsidP="002E1B48">
            <w:pPr>
              <w:jc w:val="center"/>
              <w:rPr>
                <w:szCs w:val="21"/>
              </w:rPr>
            </w:pPr>
            <w:r>
              <w:rPr>
                <w:rFonts w:hint="eastAsia"/>
                <w:szCs w:val="21"/>
              </w:rPr>
              <w:t>Y</w:t>
            </w:r>
          </w:p>
        </w:tc>
        <w:tc>
          <w:tcPr>
            <w:tcW w:w="677" w:type="dxa"/>
          </w:tcPr>
          <w:p w:rsidR="002E1B48" w:rsidRDefault="002E1B48" w:rsidP="002E1B48">
            <w:pPr>
              <w:jc w:val="left"/>
              <w:rPr>
                <w:szCs w:val="21"/>
              </w:rPr>
            </w:pPr>
          </w:p>
        </w:tc>
        <w:tc>
          <w:tcPr>
            <w:tcW w:w="1684" w:type="dxa"/>
            <w:vAlign w:val="center"/>
          </w:tcPr>
          <w:p w:rsidR="002E1B48" w:rsidRDefault="002E1B48" w:rsidP="002E1B48">
            <w:r>
              <w:rPr>
                <w:rFonts w:hint="eastAsia"/>
              </w:rPr>
              <w:t>varchar(255)</w:t>
            </w:r>
          </w:p>
        </w:tc>
      </w:tr>
      <w:tr w:rsidR="00356EFC" w:rsidTr="00500397">
        <w:tblPrEx>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ExChange w:id="1115" w:author="xlli" w:date="2017-11-27T15:30:00Z">
            <w:tblPrEx>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Ex>
          </w:tblPrExChange>
        </w:tblPrEx>
        <w:trPr>
          <w:trHeight w:val="314"/>
          <w:jc w:val="center"/>
          <w:ins w:id="1116" w:author="xlli" w:date="2017-11-27T15:29:00Z"/>
          <w:trPrChange w:id="1117" w:author="xlli" w:date="2017-11-27T15:30:00Z">
            <w:trPr>
              <w:gridBefore w:val="1"/>
              <w:trHeight w:val="314"/>
              <w:jc w:val="center"/>
            </w:trPr>
          </w:trPrChange>
        </w:trPr>
        <w:tc>
          <w:tcPr>
            <w:tcW w:w="1622" w:type="dxa"/>
            <w:tcPrChange w:id="1118" w:author="xlli" w:date="2017-11-27T15:30:00Z">
              <w:tcPr>
                <w:tcW w:w="1622" w:type="dxa"/>
                <w:gridSpan w:val="2"/>
              </w:tcPr>
            </w:tcPrChange>
          </w:tcPr>
          <w:p w:rsidR="00356EFC" w:rsidRDefault="00356EFC" w:rsidP="002E1B48">
            <w:pPr>
              <w:rPr>
                <w:ins w:id="1119" w:author="xlli" w:date="2017-11-27T15:29:00Z"/>
              </w:rPr>
            </w:pPr>
            <w:ins w:id="1120" w:author="xlli" w:date="2017-11-27T15:30:00Z">
              <w:r>
                <w:rPr>
                  <w:rFonts w:hint="eastAsia"/>
                </w:rPr>
                <w:t>is_public</w:t>
              </w:r>
            </w:ins>
          </w:p>
        </w:tc>
        <w:tc>
          <w:tcPr>
            <w:tcW w:w="1224" w:type="dxa"/>
            <w:vAlign w:val="center"/>
            <w:tcPrChange w:id="1121" w:author="xlli" w:date="2017-11-27T15:30:00Z">
              <w:tcPr>
                <w:tcW w:w="1224" w:type="dxa"/>
                <w:gridSpan w:val="2"/>
              </w:tcPr>
            </w:tcPrChange>
          </w:tcPr>
          <w:p w:rsidR="00356EFC" w:rsidRDefault="00356EFC" w:rsidP="002E1B48">
            <w:pPr>
              <w:jc w:val="left"/>
              <w:rPr>
                <w:ins w:id="1122" w:author="xlli" w:date="2017-11-27T15:29:00Z"/>
              </w:rPr>
            </w:pPr>
            <w:ins w:id="1123" w:author="xlli" w:date="2017-11-27T15:30:00Z">
              <w:r>
                <w:rPr>
                  <w:rFonts w:cs="Calibri" w:hint="eastAsia"/>
                  <w:szCs w:val="21"/>
                </w:rPr>
                <w:t>发布标识</w:t>
              </w:r>
            </w:ins>
          </w:p>
        </w:tc>
        <w:tc>
          <w:tcPr>
            <w:tcW w:w="705" w:type="dxa"/>
            <w:tcPrChange w:id="1124" w:author="xlli" w:date="2017-11-27T15:30:00Z">
              <w:tcPr>
                <w:tcW w:w="705" w:type="dxa"/>
                <w:gridSpan w:val="2"/>
              </w:tcPr>
            </w:tcPrChange>
          </w:tcPr>
          <w:p w:rsidR="00356EFC" w:rsidRDefault="00356EFC" w:rsidP="002E1B48">
            <w:pPr>
              <w:rPr>
                <w:ins w:id="1125" w:author="xlli" w:date="2017-11-27T15:29:00Z"/>
              </w:rPr>
            </w:pPr>
          </w:p>
        </w:tc>
        <w:tc>
          <w:tcPr>
            <w:tcW w:w="1803" w:type="dxa"/>
            <w:tcPrChange w:id="1126" w:author="xlli" w:date="2017-11-27T15:30:00Z">
              <w:tcPr>
                <w:tcW w:w="1803" w:type="dxa"/>
                <w:gridSpan w:val="2"/>
              </w:tcPr>
            </w:tcPrChange>
          </w:tcPr>
          <w:p w:rsidR="00356EFC" w:rsidRDefault="00356EFC" w:rsidP="002E1B48">
            <w:pPr>
              <w:jc w:val="left"/>
              <w:rPr>
                <w:ins w:id="1127" w:author="xlli" w:date="2017-11-27T15:30:00Z"/>
                <w:rFonts w:cs="Calibri"/>
                <w:szCs w:val="21"/>
              </w:rPr>
            </w:pPr>
            <w:ins w:id="1128" w:author="xlli" w:date="2017-11-27T15:30:00Z">
              <w:r>
                <w:rPr>
                  <w:rFonts w:cs="Calibri" w:hint="eastAsia"/>
                  <w:szCs w:val="21"/>
                </w:rPr>
                <w:t xml:space="preserve">0 </w:t>
              </w:r>
              <w:r>
                <w:rPr>
                  <w:rFonts w:cs="Calibri" w:hint="eastAsia"/>
                  <w:szCs w:val="21"/>
                </w:rPr>
                <w:t>取消发布</w:t>
              </w:r>
            </w:ins>
          </w:p>
          <w:p w:rsidR="00356EFC" w:rsidRDefault="00356EFC" w:rsidP="002E1B48">
            <w:pPr>
              <w:jc w:val="left"/>
              <w:rPr>
                <w:ins w:id="1129" w:author="xlli" w:date="2017-11-27T15:29:00Z"/>
                <w:rFonts w:cs="Calibri"/>
                <w:szCs w:val="21"/>
              </w:rPr>
            </w:pPr>
            <w:ins w:id="1130" w:author="xlli" w:date="2017-11-27T15:30:00Z">
              <w:r>
                <w:rPr>
                  <w:rFonts w:cs="Calibri" w:hint="eastAsia"/>
                  <w:szCs w:val="21"/>
                </w:rPr>
                <w:t xml:space="preserve">1 </w:t>
              </w:r>
              <w:r>
                <w:rPr>
                  <w:rFonts w:cs="Calibri" w:hint="eastAsia"/>
                  <w:szCs w:val="21"/>
                </w:rPr>
                <w:t>发布</w:t>
              </w:r>
            </w:ins>
          </w:p>
        </w:tc>
        <w:tc>
          <w:tcPr>
            <w:tcW w:w="605" w:type="dxa"/>
            <w:vAlign w:val="center"/>
            <w:tcPrChange w:id="1131" w:author="xlli" w:date="2017-11-27T15:30:00Z">
              <w:tcPr>
                <w:tcW w:w="605" w:type="dxa"/>
                <w:gridSpan w:val="2"/>
              </w:tcPr>
            </w:tcPrChange>
          </w:tcPr>
          <w:p w:rsidR="00356EFC" w:rsidRDefault="00356EFC" w:rsidP="002E1B48">
            <w:pPr>
              <w:jc w:val="center"/>
              <w:rPr>
                <w:ins w:id="1132" w:author="xlli" w:date="2017-11-27T15:29:00Z"/>
                <w:szCs w:val="21"/>
              </w:rPr>
            </w:pPr>
            <w:ins w:id="1133" w:author="xlli" w:date="2017-11-27T15:30:00Z">
              <w:r>
                <w:rPr>
                  <w:rFonts w:hint="eastAsia"/>
                  <w:szCs w:val="21"/>
                </w:rPr>
                <w:t>Y</w:t>
              </w:r>
            </w:ins>
          </w:p>
        </w:tc>
        <w:tc>
          <w:tcPr>
            <w:tcW w:w="677" w:type="dxa"/>
            <w:tcPrChange w:id="1134" w:author="xlli" w:date="2017-11-27T15:30:00Z">
              <w:tcPr>
                <w:tcW w:w="677" w:type="dxa"/>
                <w:gridSpan w:val="2"/>
              </w:tcPr>
            </w:tcPrChange>
          </w:tcPr>
          <w:p w:rsidR="00356EFC" w:rsidRDefault="00356EFC" w:rsidP="002E1B48">
            <w:pPr>
              <w:jc w:val="left"/>
              <w:rPr>
                <w:ins w:id="1135" w:author="xlli" w:date="2017-11-27T15:29:00Z"/>
                <w:szCs w:val="21"/>
              </w:rPr>
            </w:pPr>
          </w:p>
        </w:tc>
        <w:tc>
          <w:tcPr>
            <w:tcW w:w="1684" w:type="dxa"/>
            <w:tcPrChange w:id="1136" w:author="xlli" w:date="2017-11-27T15:30:00Z">
              <w:tcPr>
                <w:tcW w:w="1684" w:type="dxa"/>
                <w:gridSpan w:val="2"/>
                <w:vAlign w:val="center"/>
              </w:tcPr>
            </w:tcPrChange>
          </w:tcPr>
          <w:p w:rsidR="00356EFC" w:rsidRDefault="00356EFC" w:rsidP="002E1B48">
            <w:pPr>
              <w:rPr>
                <w:ins w:id="1137" w:author="xlli" w:date="2017-11-27T15:29:00Z"/>
              </w:rPr>
            </w:pPr>
            <w:ins w:id="1138" w:author="xlli" w:date="2017-11-27T15:30:00Z">
              <w:r>
                <w:rPr>
                  <w:rFonts w:hint="eastAsia"/>
                </w:rPr>
                <w:t>char(1)</w:t>
              </w:r>
            </w:ins>
          </w:p>
        </w:tc>
      </w:tr>
      <w:tr w:rsidR="00356EFC" w:rsidTr="000D278B">
        <w:trPr>
          <w:trHeight w:val="333"/>
          <w:jc w:val="center"/>
        </w:trPr>
        <w:tc>
          <w:tcPr>
            <w:tcW w:w="1622" w:type="dxa"/>
          </w:tcPr>
          <w:p w:rsidR="00356EFC" w:rsidRDefault="00356EFC" w:rsidP="002E1B48">
            <w:r>
              <w:rPr>
                <w:rFonts w:hint="eastAsia"/>
              </w:rPr>
              <w:t>del_flag</w:t>
            </w:r>
          </w:p>
        </w:tc>
        <w:tc>
          <w:tcPr>
            <w:tcW w:w="1224" w:type="dxa"/>
          </w:tcPr>
          <w:p w:rsidR="00356EFC" w:rsidRDefault="00356EFC" w:rsidP="002E1B48">
            <w:pPr>
              <w:jc w:val="left"/>
              <w:rPr>
                <w:rFonts w:cs="Calibri"/>
                <w:szCs w:val="21"/>
              </w:rPr>
            </w:pPr>
            <w:r>
              <w:rPr>
                <w:rFonts w:hint="eastAsia"/>
              </w:rPr>
              <w:t>删除标记</w:t>
            </w:r>
          </w:p>
        </w:tc>
        <w:tc>
          <w:tcPr>
            <w:tcW w:w="705" w:type="dxa"/>
          </w:tcPr>
          <w:p w:rsidR="00356EFC" w:rsidRDefault="00356EFC" w:rsidP="002E1B48"/>
        </w:tc>
        <w:tc>
          <w:tcPr>
            <w:tcW w:w="1803" w:type="dxa"/>
          </w:tcPr>
          <w:p w:rsidR="00356EFC" w:rsidRDefault="00356EFC" w:rsidP="002E1B48">
            <w:pPr>
              <w:jc w:val="left"/>
              <w:rPr>
                <w:rFonts w:cs="Calibri"/>
                <w:szCs w:val="21"/>
              </w:rPr>
            </w:pPr>
          </w:p>
        </w:tc>
        <w:tc>
          <w:tcPr>
            <w:tcW w:w="605" w:type="dxa"/>
          </w:tcPr>
          <w:p w:rsidR="00356EFC" w:rsidRDefault="00356EFC" w:rsidP="002E1B48">
            <w:pPr>
              <w:jc w:val="center"/>
              <w:rPr>
                <w:szCs w:val="21"/>
              </w:rPr>
            </w:pPr>
            <w:r>
              <w:rPr>
                <w:rFonts w:hint="eastAsia"/>
                <w:szCs w:val="21"/>
              </w:rPr>
              <w:t>Y</w:t>
            </w:r>
          </w:p>
        </w:tc>
        <w:tc>
          <w:tcPr>
            <w:tcW w:w="677" w:type="dxa"/>
          </w:tcPr>
          <w:p w:rsidR="00356EFC" w:rsidRDefault="00356EFC" w:rsidP="002E1B48">
            <w:pPr>
              <w:jc w:val="left"/>
              <w:rPr>
                <w:szCs w:val="21"/>
              </w:rPr>
            </w:pPr>
          </w:p>
        </w:tc>
        <w:tc>
          <w:tcPr>
            <w:tcW w:w="1684" w:type="dxa"/>
            <w:vAlign w:val="center"/>
          </w:tcPr>
          <w:p w:rsidR="00356EFC" w:rsidRDefault="00356EFC" w:rsidP="002E1B48">
            <w:r>
              <w:rPr>
                <w:rFonts w:hint="eastAsia"/>
              </w:rPr>
              <w:t>char(1)</w:t>
            </w:r>
          </w:p>
        </w:tc>
      </w:tr>
      <w:tr w:rsidR="00356EFC" w:rsidTr="008616EC">
        <w:tblPrEx>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ExChange w:id="1139" w:author="xlli" w:date="2017-11-16T15:34:00Z">
            <w:tblPrEx>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Ex>
          </w:tblPrExChange>
        </w:tblPrEx>
        <w:trPr>
          <w:trHeight w:val="333"/>
          <w:jc w:val="center"/>
          <w:ins w:id="1140" w:author="xlli" w:date="2017-11-16T15:33:00Z"/>
          <w:trPrChange w:id="1141" w:author="xlli" w:date="2017-11-16T15:34:00Z">
            <w:trPr>
              <w:gridAfter w:val="0"/>
              <w:trHeight w:val="333"/>
              <w:jc w:val="center"/>
            </w:trPr>
          </w:trPrChange>
        </w:trPr>
        <w:tc>
          <w:tcPr>
            <w:tcW w:w="1622" w:type="dxa"/>
            <w:vAlign w:val="bottom"/>
            <w:tcPrChange w:id="1142" w:author="xlli" w:date="2017-11-16T15:34:00Z">
              <w:tcPr>
                <w:tcW w:w="1622" w:type="dxa"/>
                <w:gridSpan w:val="2"/>
              </w:tcPr>
            </w:tcPrChange>
          </w:tcPr>
          <w:p w:rsidR="00356EFC" w:rsidRDefault="00356EFC" w:rsidP="002E1B48">
            <w:pPr>
              <w:rPr>
                <w:ins w:id="1143" w:author="xlli" w:date="2017-11-16T15:33:00Z"/>
              </w:rPr>
            </w:pPr>
            <w:ins w:id="1144" w:author="xlli" w:date="2017-11-16T15:34:00Z">
              <w:r>
                <w:rPr>
                  <w:rFonts w:hint="eastAsia"/>
                  <w:color w:val="000000"/>
                  <w:sz w:val="22"/>
                  <w:szCs w:val="22"/>
                </w:rPr>
                <w:t>filetemplate_doc_id</w:t>
              </w:r>
            </w:ins>
          </w:p>
        </w:tc>
        <w:tc>
          <w:tcPr>
            <w:tcW w:w="1224" w:type="dxa"/>
            <w:tcPrChange w:id="1145" w:author="xlli" w:date="2017-11-16T15:34:00Z">
              <w:tcPr>
                <w:tcW w:w="1224" w:type="dxa"/>
                <w:gridSpan w:val="2"/>
              </w:tcPr>
            </w:tcPrChange>
          </w:tcPr>
          <w:p w:rsidR="00356EFC" w:rsidRDefault="00356EFC" w:rsidP="002E1B48">
            <w:pPr>
              <w:jc w:val="left"/>
              <w:rPr>
                <w:ins w:id="1146" w:author="xlli" w:date="2017-11-16T15:33:00Z"/>
              </w:rPr>
            </w:pPr>
            <w:ins w:id="1147" w:author="xlli" w:date="2017-11-16T15:41:00Z">
              <w:r w:rsidRPr="00783B24">
                <w:rPr>
                  <w:rFonts w:hint="eastAsia"/>
                </w:rPr>
                <w:t>业务</w:t>
              </w:r>
              <w:proofErr w:type="gramStart"/>
              <w:r w:rsidRPr="00783B24">
                <w:rPr>
                  <w:rFonts w:hint="eastAsia"/>
                </w:rPr>
                <w:t>申请样表编号</w:t>
              </w:r>
            </w:ins>
            <w:proofErr w:type="gramEnd"/>
          </w:p>
        </w:tc>
        <w:tc>
          <w:tcPr>
            <w:tcW w:w="705" w:type="dxa"/>
            <w:tcPrChange w:id="1148" w:author="xlli" w:date="2017-11-16T15:34:00Z">
              <w:tcPr>
                <w:tcW w:w="705" w:type="dxa"/>
                <w:gridSpan w:val="2"/>
              </w:tcPr>
            </w:tcPrChange>
          </w:tcPr>
          <w:p w:rsidR="00356EFC" w:rsidRDefault="00356EFC" w:rsidP="002E1B48">
            <w:pPr>
              <w:rPr>
                <w:ins w:id="1149" w:author="xlli" w:date="2017-11-16T15:33:00Z"/>
              </w:rPr>
            </w:pPr>
          </w:p>
        </w:tc>
        <w:tc>
          <w:tcPr>
            <w:tcW w:w="1803" w:type="dxa"/>
            <w:tcPrChange w:id="1150" w:author="xlli" w:date="2017-11-16T15:34:00Z">
              <w:tcPr>
                <w:tcW w:w="1803" w:type="dxa"/>
                <w:gridSpan w:val="2"/>
              </w:tcPr>
            </w:tcPrChange>
          </w:tcPr>
          <w:p w:rsidR="00356EFC" w:rsidRDefault="00356EFC" w:rsidP="002E1B48">
            <w:pPr>
              <w:jc w:val="left"/>
              <w:rPr>
                <w:ins w:id="1151" w:author="xlli" w:date="2017-11-16T15:33:00Z"/>
                <w:rFonts w:cs="Calibri"/>
                <w:szCs w:val="21"/>
              </w:rPr>
            </w:pPr>
          </w:p>
        </w:tc>
        <w:tc>
          <w:tcPr>
            <w:tcW w:w="605" w:type="dxa"/>
            <w:tcPrChange w:id="1152" w:author="xlli" w:date="2017-11-16T15:34:00Z">
              <w:tcPr>
                <w:tcW w:w="605" w:type="dxa"/>
                <w:gridSpan w:val="2"/>
              </w:tcPr>
            </w:tcPrChange>
          </w:tcPr>
          <w:p w:rsidR="00356EFC" w:rsidRDefault="00356EFC" w:rsidP="002E1B48">
            <w:pPr>
              <w:jc w:val="center"/>
              <w:rPr>
                <w:ins w:id="1153" w:author="xlli" w:date="2017-11-16T15:33:00Z"/>
                <w:szCs w:val="21"/>
              </w:rPr>
            </w:pPr>
            <w:ins w:id="1154" w:author="xlli" w:date="2017-11-16T15:35:00Z">
              <w:r>
                <w:rPr>
                  <w:rFonts w:hint="eastAsia"/>
                  <w:szCs w:val="21"/>
                </w:rPr>
                <w:t>Y</w:t>
              </w:r>
            </w:ins>
          </w:p>
        </w:tc>
        <w:tc>
          <w:tcPr>
            <w:tcW w:w="677" w:type="dxa"/>
            <w:tcPrChange w:id="1155" w:author="xlli" w:date="2017-11-16T15:34:00Z">
              <w:tcPr>
                <w:tcW w:w="677" w:type="dxa"/>
                <w:gridSpan w:val="2"/>
              </w:tcPr>
            </w:tcPrChange>
          </w:tcPr>
          <w:p w:rsidR="00356EFC" w:rsidRDefault="00356EFC" w:rsidP="002E1B48">
            <w:pPr>
              <w:jc w:val="left"/>
              <w:rPr>
                <w:ins w:id="1156" w:author="xlli" w:date="2017-11-16T15:33:00Z"/>
                <w:szCs w:val="21"/>
              </w:rPr>
            </w:pPr>
          </w:p>
        </w:tc>
        <w:tc>
          <w:tcPr>
            <w:tcW w:w="1684" w:type="dxa"/>
            <w:vAlign w:val="center"/>
            <w:tcPrChange w:id="1157" w:author="xlli" w:date="2017-11-16T15:34:00Z">
              <w:tcPr>
                <w:tcW w:w="1684" w:type="dxa"/>
                <w:gridSpan w:val="2"/>
                <w:vAlign w:val="center"/>
              </w:tcPr>
            </w:tcPrChange>
          </w:tcPr>
          <w:p w:rsidR="00356EFC" w:rsidRDefault="00356EFC" w:rsidP="002E1B48">
            <w:pPr>
              <w:rPr>
                <w:ins w:id="1158" w:author="xlli" w:date="2017-11-16T15:33:00Z"/>
              </w:rPr>
            </w:pPr>
            <w:ins w:id="1159" w:author="xlli" w:date="2017-11-16T15:35:00Z">
              <w:r>
                <w:rPr>
                  <w:rFonts w:hint="eastAsia"/>
                </w:rPr>
                <w:t>varchar(255)</w:t>
              </w:r>
            </w:ins>
          </w:p>
        </w:tc>
      </w:tr>
      <w:tr w:rsidR="00356EFC" w:rsidTr="008616EC">
        <w:tblPrEx>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ExChange w:id="1160" w:author="xlli" w:date="2017-11-16T15:34:00Z">
            <w:tblPrEx>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Ex>
          </w:tblPrExChange>
        </w:tblPrEx>
        <w:trPr>
          <w:trHeight w:val="333"/>
          <w:jc w:val="center"/>
          <w:ins w:id="1161" w:author="xlli" w:date="2017-11-16T15:33:00Z"/>
          <w:trPrChange w:id="1162" w:author="xlli" w:date="2017-11-16T15:34:00Z">
            <w:trPr>
              <w:gridAfter w:val="0"/>
              <w:trHeight w:val="333"/>
              <w:jc w:val="center"/>
            </w:trPr>
          </w:trPrChange>
        </w:trPr>
        <w:tc>
          <w:tcPr>
            <w:tcW w:w="1622" w:type="dxa"/>
            <w:vAlign w:val="bottom"/>
            <w:tcPrChange w:id="1163" w:author="xlli" w:date="2017-11-16T15:34:00Z">
              <w:tcPr>
                <w:tcW w:w="1622" w:type="dxa"/>
                <w:gridSpan w:val="2"/>
              </w:tcPr>
            </w:tcPrChange>
          </w:tcPr>
          <w:p w:rsidR="00356EFC" w:rsidRDefault="00356EFC" w:rsidP="002E1B48">
            <w:pPr>
              <w:rPr>
                <w:ins w:id="1164" w:author="xlli" w:date="2017-11-16T15:33:00Z"/>
              </w:rPr>
            </w:pPr>
            <w:ins w:id="1165" w:author="xlli" w:date="2017-11-16T15:34:00Z">
              <w:r>
                <w:rPr>
                  <w:rFonts w:hint="eastAsia"/>
                  <w:color w:val="000000"/>
                  <w:sz w:val="22"/>
                  <w:szCs w:val="22"/>
                </w:rPr>
                <w:t>file_doc_id</w:t>
              </w:r>
            </w:ins>
          </w:p>
        </w:tc>
        <w:tc>
          <w:tcPr>
            <w:tcW w:w="1224" w:type="dxa"/>
            <w:tcPrChange w:id="1166" w:author="xlli" w:date="2017-11-16T15:34:00Z">
              <w:tcPr>
                <w:tcW w:w="1224" w:type="dxa"/>
                <w:gridSpan w:val="2"/>
              </w:tcPr>
            </w:tcPrChange>
          </w:tcPr>
          <w:p w:rsidR="00356EFC" w:rsidRDefault="00356EFC" w:rsidP="002E1B48">
            <w:pPr>
              <w:jc w:val="left"/>
              <w:rPr>
                <w:ins w:id="1167" w:author="xlli" w:date="2017-11-16T15:33:00Z"/>
              </w:rPr>
            </w:pPr>
            <w:ins w:id="1168" w:author="xlli" w:date="2017-11-16T15:41:00Z">
              <w:r w:rsidRPr="00783B24">
                <w:rPr>
                  <w:rFonts w:hint="eastAsia"/>
                </w:rPr>
                <w:t>业务申请表编号</w:t>
              </w:r>
            </w:ins>
          </w:p>
        </w:tc>
        <w:tc>
          <w:tcPr>
            <w:tcW w:w="705" w:type="dxa"/>
            <w:tcPrChange w:id="1169" w:author="xlli" w:date="2017-11-16T15:34:00Z">
              <w:tcPr>
                <w:tcW w:w="705" w:type="dxa"/>
                <w:gridSpan w:val="2"/>
              </w:tcPr>
            </w:tcPrChange>
          </w:tcPr>
          <w:p w:rsidR="00356EFC" w:rsidRDefault="00356EFC" w:rsidP="002E1B48">
            <w:pPr>
              <w:rPr>
                <w:ins w:id="1170" w:author="xlli" w:date="2017-11-16T15:33:00Z"/>
              </w:rPr>
            </w:pPr>
          </w:p>
        </w:tc>
        <w:tc>
          <w:tcPr>
            <w:tcW w:w="1803" w:type="dxa"/>
            <w:tcPrChange w:id="1171" w:author="xlli" w:date="2017-11-16T15:34:00Z">
              <w:tcPr>
                <w:tcW w:w="1803" w:type="dxa"/>
                <w:gridSpan w:val="2"/>
              </w:tcPr>
            </w:tcPrChange>
          </w:tcPr>
          <w:p w:rsidR="00356EFC" w:rsidRDefault="00356EFC" w:rsidP="002E1B48">
            <w:pPr>
              <w:jc w:val="left"/>
              <w:rPr>
                <w:ins w:id="1172" w:author="xlli" w:date="2017-11-16T15:33:00Z"/>
                <w:rFonts w:cs="Calibri"/>
                <w:szCs w:val="21"/>
              </w:rPr>
            </w:pPr>
          </w:p>
        </w:tc>
        <w:tc>
          <w:tcPr>
            <w:tcW w:w="605" w:type="dxa"/>
            <w:tcPrChange w:id="1173" w:author="xlli" w:date="2017-11-16T15:34:00Z">
              <w:tcPr>
                <w:tcW w:w="605" w:type="dxa"/>
                <w:gridSpan w:val="2"/>
              </w:tcPr>
            </w:tcPrChange>
          </w:tcPr>
          <w:p w:rsidR="00356EFC" w:rsidRDefault="00356EFC" w:rsidP="002E1B48">
            <w:pPr>
              <w:jc w:val="center"/>
              <w:rPr>
                <w:ins w:id="1174" w:author="xlli" w:date="2017-11-16T15:33:00Z"/>
                <w:szCs w:val="21"/>
              </w:rPr>
            </w:pPr>
            <w:ins w:id="1175" w:author="xlli" w:date="2017-11-16T15:35:00Z">
              <w:r>
                <w:rPr>
                  <w:rFonts w:hint="eastAsia"/>
                  <w:szCs w:val="21"/>
                </w:rPr>
                <w:t>Y</w:t>
              </w:r>
            </w:ins>
          </w:p>
        </w:tc>
        <w:tc>
          <w:tcPr>
            <w:tcW w:w="677" w:type="dxa"/>
            <w:tcPrChange w:id="1176" w:author="xlli" w:date="2017-11-16T15:34:00Z">
              <w:tcPr>
                <w:tcW w:w="677" w:type="dxa"/>
                <w:gridSpan w:val="2"/>
              </w:tcPr>
            </w:tcPrChange>
          </w:tcPr>
          <w:p w:rsidR="00356EFC" w:rsidRDefault="00356EFC" w:rsidP="002E1B48">
            <w:pPr>
              <w:jc w:val="left"/>
              <w:rPr>
                <w:ins w:id="1177" w:author="xlli" w:date="2017-11-16T15:33:00Z"/>
                <w:szCs w:val="21"/>
              </w:rPr>
            </w:pPr>
          </w:p>
        </w:tc>
        <w:tc>
          <w:tcPr>
            <w:tcW w:w="1684" w:type="dxa"/>
            <w:vAlign w:val="center"/>
            <w:tcPrChange w:id="1178" w:author="xlli" w:date="2017-11-16T15:34:00Z">
              <w:tcPr>
                <w:tcW w:w="1684" w:type="dxa"/>
                <w:gridSpan w:val="2"/>
                <w:vAlign w:val="center"/>
              </w:tcPr>
            </w:tcPrChange>
          </w:tcPr>
          <w:p w:rsidR="00356EFC" w:rsidRDefault="00356EFC" w:rsidP="002E1B48">
            <w:pPr>
              <w:rPr>
                <w:ins w:id="1179" w:author="xlli" w:date="2017-11-16T15:33:00Z"/>
              </w:rPr>
            </w:pPr>
            <w:ins w:id="1180" w:author="xlli" w:date="2017-11-16T15:35:00Z">
              <w:r>
                <w:rPr>
                  <w:rFonts w:hint="eastAsia"/>
                </w:rPr>
                <w:t>varchar(255)</w:t>
              </w:r>
            </w:ins>
          </w:p>
        </w:tc>
      </w:tr>
      <w:tr w:rsidR="00356EFC" w:rsidTr="000D278B">
        <w:trPr>
          <w:trHeight w:val="333"/>
          <w:jc w:val="center"/>
          <w:ins w:id="1181" w:author="xlli" w:date="2017-11-16T15:33:00Z"/>
        </w:trPr>
        <w:tc>
          <w:tcPr>
            <w:tcW w:w="1622" w:type="dxa"/>
          </w:tcPr>
          <w:p w:rsidR="00356EFC" w:rsidRPr="0037662E" w:rsidRDefault="00356EFC" w:rsidP="002E1B48">
            <w:pPr>
              <w:rPr>
                <w:ins w:id="1182" w:author="xlli" w:date="2017-11-16T15:33:00Z"/>
                <w:rFonts w:ascii="宋体" w:hAnsi="宋体" w:cs="宋体"/>
                <w:color w:val="000000"/>
                <w:sz w:val="22"/>
                <w:szCs w:val="22"/>
                <w:rPrChange w:id="1183" w:author="xlli" w:date="2017-11-16T15:34:00Z">
                  <w:rPr>
                    <w:ins w:id="1184" w:author="xlli" w:date="2017-11-16T15:33:00Z"/>
                  </w:rPr>
                </w:rPrChange>
              </w:rPr>
            </w:pPr>
            <w:ins w:id="1185" w:author="xlli" w:date="2017-11-16T15:34:00Z">
              <w:r>
                <w:rPr>
                  <w:rFonts w:hint="eastAsia"/>
                  <w:color w:val="000000"/>
                  <w:sz w:val="22"/>
                  <w:szCs w:val="22"/>
                </w:rPr>
                <w:t>end_node</w:t>
              </w:r>
            </w:ins>
          </w:p>
        </w:tc>
        <w:tc>
          <w:tcPr>
            <w:tcW w:w="1224" w:type="dxa"/>
          </w:tcPr>
          <w:p w:rsidR="00356EFC" w:rsidRDefault="00356EFC" w:rsidP="002E1B48">
            <w:pPr>
              <w:jc w:val="left"/>
              <w:rPr>
                <w:ins w:id="1186" w:author="xlli" w:date="2017-11-16T15:33:00Z"/>
              </w:rPr>
            </w:pPr>
            <w:ins w:id="1187" w:author="xlli" w:date="2017-11-16T15:35:00Z">
              <w:r>
                <w:rPr>
                  <w:rFonts w:hint="eastAsia"/>
                </w:rPr>
                <w:t>末级节点</w:t>
              </w:r>
            </w:ins>
          </w:p>
        </w:tc>
        <w:tc>
          <w:tcPr>
            <w:tcW w:w="705" w:type="dxa"/>
          </w:tcPr>
          <w:p w:rsidR="00356EFC" w:rsidRDefault="00356EFC" w:rsidP="002E1B48">
            <w:pPr>
              <w:rPr>
                <w:ins w:id="1188" w:author="xlli" w:date="2017-11-16T15:33:00Z"/>
              </w:rPr>
            </w:pPr>
          </w:p>
        </w:tc>
        <w:tc>
          <w:tcPr>
            <w:tcW w:w="1803" w:type="dxa"/>
          </w:tcPr>
          <w:p w:rsidR="006D16DF" w:rsidRDefault="006D16DF" w:rsidP="002E1B48">
            <w:pPr>
              <w:jc w:val="left"/>
              <w:rPr>
                <w:ins w:id="1189" w:author="xlli" w:date="2017-11-30T19:56:00Z"/>
                <w:rFonts w:cs="Calibri"/>
                <w:szCs w:val="21"/>
              </w:rPr>
            </w:pPr>
            <w:ins w:id="1190" w:author="xlli" w:date="2017-11-30T19:56:00Z">
              <w:r>
                <w:rPr>
                  <w:rFonts w:cs="Calibri" w:hint="eastAsia"/>
                  <w:szCs w:val="21"/>
                </w:rPr>
                <w:t xml:space="preserve">0 </w:t>
              </w:r>
              <w:r>
                <w:rPr>
                  <w:rFonts w:cs="Calibri" w:hint="eastAsia"/>
                  <w:szCs w:val="21"/>
                </w:rPr>
                <w:t>末级节点</w:t>
              </w:r>
            </w:ins>
          </w:p>
          <w:p w:rsidR="003E795A" w:rsidRDefault="003E795A" w:rsidP="002E1B48">
            <w:pPr>
              <w:jc w:val="left"/>
              <w:rPr>
                <w:ins w:id="1191" w:author="xlli" w:date="2017-11-16T15:33:00Z"/>
                <w:rFonts w:cs="Calibri"/>
                <w:szCs w:val="21"/>
              </w:rPr>
            </w:pPr>
            <w:ins w:id="1192" w:author="xlli" w:date="2017-11-30T19:56:00Z">
              <w:r>
                <w:rPr>
                  <w:rFonts w:cs="Calibri" w:hint="eastAsia"/>
                  <w:szCs w:val="21"/>
                </w:rPr>
                <w:t xml:space="preserve">1 </w:t>
              </w:r>
              <w:r>
                <w:rPr>
                  <w:rFonts w:cs="Calibri" w:hint="eastAsia"/>
                  <w:szCs w:val="21"/>
                </w:rPr>
                <w:t>非末级节点</w:t>
              </w:r>
            </w:ins>
          </w:p>
        </w:tc>
        <w:tc>
          <w:tcPr>
            <w:tcW w:w="605" w:type="dxa"/>
          </w:tcPr>
          <w:p w:rsidR="00356EFC" w:rsidRDefault="00356EFC" w:rsidP="002E1B48">
            <w:pPr>
              <w:jc w:val="center"/>
              <w:rPr>
                <w:ins w:id="1193" w:author="xlli" w:date="2017-11-16T15:33:00Z"/>
                <w:szCs w:val="21"/>
              </w:rPr>
            </w:pPr>
            <w:ins w:id="1194" w:author="xlli" w:date="2017-11-16T15:35:00Z">
              <w:r>
                <w:rPr>
                  <w:rFonts w:hint="eastAsia"/>
                  <w:szCs w:val="21"/>
                </w:rPr>
                <w:t>N</w:t>
              </w:r>
            </w:ins>
          </w:p>
        </w:tc>
        <w:tc>
          <w:tcPr>
            <w:tcW w:w="677" w:type="dxa"/>
          </w:tcPr>
          <w:p w:rsidR="00356EFC" w:rsidRDefault="00356EFC" w:rsidP="002E1B48">
            <w:pPr>
              <w:jc w:val="left"/>
              <w:rPr>
                <w:ins w:id="1195" w:author="xlli" w:date="2017-11-16T15:33:00Z"/>
                <w:szCs w:val="21"/>
              </w:rPr>
            </w:pPr>
          </w:p>
        </w:tc>
        <w:tc>
          <w:tcPr>
            <w:tcW w:w="1684" w:type="dxa"/>
            <w:vAlign w:val="center"/>
          </w:tcPr>
          <w:p w:rsidR="00356EFC" w:rsidRDefault="00356EFC">
            <w:pPr>
              <w:rPr>
                <w:ins w:id="1196" w:author="xlli" w:date="2017-11-16T15:33:00Z"/>
              </w:rPr>
            </w:pPr>
            <w:ins w:id="1197" w:author="xlli" w:date="2017-11-16T15:35:00Z">
              <w:r>
                <w:rPr>
                  <w:rFonts w:hint="eastAsia"/>
                </w:rPr>
                <w:t>varchar(1)</w:t>
              </w:r>
            </w:ins>
          </w:p>
        </w:tc>
      </w:tr>
    </w:tbl>
    <w:p w:rsidR="00237F5A" w:rsidRDefault="00237F5A" w:rsidP="000D278B">
      <w:pPr>
        <w:pStyle w:val="5"/>
      </w:pPr>
      <w:bookmarkStart w:id="1198" w:name="_Toc11086"/>
      <w:bookmarkStart w:id="1199" w:name="_Toc2265"/>
      <w:bookmarkStart w:id="1200" w:name="_Toc492200348"/>
      <w:r w:rsidRPr="00855553">
        <w:t>业务</w:t>
      </w:r>
      <w:r>
        <w:rPr>
          <w:rFonts w:hint="eastAsia"/>
        </w:rPr>
        <w:t>附件类型（</w:t>
      </w:r>
      <w:r>
        <w:rPr>
          <w:rFonts w:hint="eastAsia"/>
        </w:rPr>
        <w:t>bu_attachment_type</w:t>
      </w:r>
      <w:r>
        <w:rPr>
          <w:rFonts w:hint="eastAsia"/>
        </w:rP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26"/>
        <w:gridCol w:w="1158"/>
        <w:gridCol w:w="636"/>
        <w:gridCol w:w="1889"/>
        <w:gridCol w:w="664"/>
        <w:gridCol w:w="679"/>
        <w:gridCol w:w="1688"/>
      </w:tblGrid>
      <w:tr w:rsidR="00237F5A" w:rsidTr="009A3C8F">
        <w:trPr>
          <w:trHeight w:val="250"/>
          <w:jc w:val="center"/>
        </w:trPr>
        <w:tc>
          <w:tcPr>
            <w:tcW w:w="1626" w:type="dxa"/>
            <w:tcBorders>
              <w:tl2br w:val="nil"/>
              <w:tr2bl w:val="nil"/>
            </w:tcBorders>
          </w:tcPr>
          <w:p w:rsidR="00237F5A" w:rsidRDefault="00157B5B" w:rsidP="009A3C8F">
            <w:pPr>
              <w:rPr>
                <w:rFonts w:ascii="宋体" w:hAnsi="宋体"/>
                <w:b/>
                <w:szCs w:val="21"/>
              </w:rPr>
            </w:pPr>
            <w:r>
              <w:t>BU_ATTACHMENT_TYPE</w:t>
            </w:r>
          </w:p>
        </w:tc>
        <w:tc>
          <w:tcPr>
            <w:tcW w:w="6714" w:type="dxa"/>
            <w:gridSpan w:val="6"/>
            <w:tcBorders>
              <w:tl2br w:val="nil"/>
              <w:tr2bl w:val="nil"/>
            </w:tcBorders>
            <w:tcMar>
              <w:top w:w="0" w:type="dxa"/>
              <w:left w:w="108" w:type="dxa"/>
              <w:bottom w:w="0" w:type="dxa"/>
              <w:right w:w="108" w:type="dxa"/>
            </w:tcMar>
          </w:tcPr>
          <w:p w:rsidR="00237F5A" w:rsidRDefault="00237F5A">
            <w:pPr>
              <w:rPr>
                <w:rFonts w:ascii="宋体" w:hAnsi="宋体"/>
                <w:szCs w:val="21"/>
              </w:rPr>
            </w:pPr>
            <w:r>
              <w:rPr>
                <w:rFonts w:ascii="宋体" w:hAnsi="宋体" w:hint="eastAsia"/>
                <w:b/>
                <w:szCs w:val="21"/>
              </w:rPr>
              <w:t>业务</w:t>
            </w:r>
            <w:r w:rsidR="00157B5B">
              <w:rPr>
                <w:rFonts w:ascii="宋体" w:hAnsi="宋体" w:hint="eastAsia"/>
                <w:b/>
                <w:szCs w:val="21"/>
              </w:rPr>
              <w:t>附件类型</w:t>
            </w:r>
          </w:p>
        </w:tc>
      </w:tr>
      <w:tr w:rsidR="00237F5A" w:rsidTr="009A3C8F">
        <w:trPr>
          <w:trHeight w:val="250"/>
          <w:jc w:val="center"/>
        </w:trPr>
        <w:tc>
          <w:tcPr>
            <w:tcW w:w="1626" w:type="dxa"/>
            <w:tcBorders>
              <w:tl2br w:val="nil"/>
              <w:tr2bl w:val="nil"/>
            </w:tcBorders>
          </w:tcPr>
          <w:p w:rsidR="00237F5A" w:rsidRDefault="00237F5A" w:rsidP="009A3C8F">
            <w:r>
              <w:rPr>
                <w:rFonts w:ascii="宋体" w:hAnsi="宋体" w:hint="eastAsia"/>
                <w:szCs w:val="21"/>
              </w:rPr>
              <w:t>字段代码</w:t>
            </w:r>
          </w:p>
        </w:tc>
        <w:tc>
          <w:tcPr>
            <w:tcW w:w="1158" w:type="dxa"/>
            <w:tcBorders>
              <w:tl2br w:val="nil"/>
              <w:tr2bl w:val="nil"/>
            </w:tcBorders>
            <w:tcMar>
              <w:top w:w="0" w:type="dxa"/>
              <w:left w:w="108" w:type="dxa"/>
              <w:bottom w:w="0" w:type="dxa"/>
              <w:right w:w="108" w:type="dxa"/>
            </w:tcMar>
          </w:tcPr>
          <w:p w:rsidR="00237F5A" w:rsidRDefault="00237F5A" w:rsidP="009A3C8F">
            <w:pPr>
              <w:rPr>
                <w:rFonts w:cs="Calibri"/>
                <w:szCs w:val="21"/>
              </w:rPr>
            </w:pPr>
            <w:r>
              <w:rPr>
                <w:rFonts w:ascii="宋体" w:hAnsi="宋体" w:hint="eastAsia"/>
                <w:szCs w:val="21"/>
              </w:rPr>
              <w:t>字段名</w:t>
            </w:r>
          </w:p>
        </w:tc>
        <w:tc>
          <w:tcPr>
            <w:tcW w:w="636" w:type="dxa"/>
            <w:tcBorders>
              <w:tl2br w:val="nil"/>
              <w:tr2bl w:val="nil"/>
            </w:tcBorders>
            <w:tcMar>
              <w:top w:w="0" w:type="dxa"/>
              <w:left w:w="108" w:type="dxa"/>
              <w:bottom w:w="0" w:type="dxa"/>
              <w:right w:w="108" w:type="dxa"/>
            </w:tcMar>
          </w:tcPr>
          <w:p w:rsidR="00237F5A" w:rsidRDefault="00237F5A" w:rsidP="009A3C8F">
            <w:pPr>
              <w:rPr>
                <w:rFonts w:cs="Calibri"/>
                <w:szCs w:val="21"/>
              </w:rPr>
            </w:pPr>
            <w:r>
              <w:rPr>
                <w:rFonts w:ascii="宋体" w:hAnsi="宋体" w:hint="eastAsia"/>
                <w:szCs w:val="21"/>
              </w:rPr>
              <w:t>主键</w:t>
            </w:r>
          </w:p>
        </w:tc>
        <w:tc>
          <w:tcPr>
            <w:tcW w:w="1889" w:type="dxa"/>
            <w:tcBorders>
              <w:tl2br w:val="nil"/>
              <w:tr2bl w:val="nil"/>
            </w:tcBorders>
            <w:tcMar>
              <w:top w:w="0" w:type="dxa"/>
              <w:left w:w="108" w:type="dxa"/>
              <w:bottom w:w="0" w:type="dxa"/>
              <w:right w:w="108" w:type="dxa"/>
            </w:tcMar>
          </w:tcPr>
          <w:p w:rsidR="00237F5A" w:rsidRDefault="00237F5A" w:rsidP="009A3C8F">
            <w:r>
              <w:rPr>
                <w:rFonts w:ascii="宋体" w:hAnsi="宋体" w:hint="eastAsia"/>
                <w:szCs w:val="21"/>
              </w:rPr>
              <w:t>备注</w:t>
            </w:r>
          </w:p>
        </w:tc>
        <w:tc>
          <w:tcPr>
            <w:tcW w:w="664" w:type="dxa"/>
            <w:tcBorders>
              <w:tl2br w:val="nil"/>
              <w:tr2bl w:val="nil"/>
            </w:tcBorders>
          </w:tcPr>
          <w:p w:rsidR="00237F5A" w:rsidRDefault="00237F5A" w:rsidP="009A3C8F">
            <w:pPr>
              <w:rPr>
                <w:szCs w:val="21"/>
              </w:rPr>
            </w:pPr>
            <w:r>
              <w:rPr>
                <w:rFonts w:cs="Calibri" w:hint="eastAsia"/>
                <w:szCs w:val="21"/>
              </w:rPr>
              <w:t>可空</w:t>
            </w:r>
          </w:p>
        </w:tc>
        <w:tc>
          <w:tcPr>
            <w:tcW w:w="679" w:type="dxa"/>
            <w:tcBorders>
              <w:tl2br w:val="nil"/>
              <w:tr2bl w:val="nil"/>
            </w:tcBorders>
          </w:tcPr>
          <w:p w:rsidR="00237F5A" w:rsidRDefault="00237F5A" w:rsidP="009A3C8F">
            <w:pPr>
              <w:rPr>
                <w:szCs w:val="21"/>
              </w:rPr>
            </w:pPr>
            <w:r>
              <w:rPr>
                <w:rFonts w:cs="Calibri" w:hint="eastAsia"/>
                <w:szCs w:val="21"/>
              </w:rPr>
              <w:t>默认值</w:t>
            </w:r>
          </w:p>
        </w:tc>
        <w:tc>
          <w:tcPr>
            <w:tcW w:w="1688" w:type="dxa"/>
            <w:tcBorders>
              <w:tl2br w:val="nil"/>
              <w:tr2bl w:val="nil"/>
            </w:tcBorders>
          </w:tcPr>
          <w:p w:rsidR="00237F5A" w:rsidRDefault="00237F5A" w:rsidP="009A3C8F">
            <w:r>
              <w:rPr>
                <w:rFonts w:ascii="宋体" w:hAnsi="宋体" w:hint="eastAsia"/>
                <w:szCs w:val="21"/>
              </w:rPr>
              <w:t>类型</w:t>
            </w:r>
          </w:p>
        </w:tc>
      </w:tr>
      <w:tr w:rsidR="00237F5A" w:rsidTr="009A3C8F">
        <w:trPr>
          <w:trHeight w:val="250"/>
          <w:jc w:val="center"/>
        </w:trPr>
        <w:tc>
          <w:tcPr>
            <w:tcW w:w="1626" w:type="dxa"/>
            <w:tcBorders>
              <w:tl2br w:val="nil"/>
              <w:tr2bl w:val="nil"/>
            </w:tcBorders>
          </w:tcPr>
          <w:p w:rsidR="00237F5A" w:rsidRDefault="00237F5A" w:rsidP="009A3C8F">
            <w:r>
              <w:rPr>
                <w:rFonts w:hint="eastAsia"/>
              </w:rPr>
              <w:t>id</w:t>
            </w:r>
          </w:p>
        </w:tc>
        <w:tc>
          <w:tcPr>
            <w:tcW w:w="1158" w:type="dxa"/>
            <w:tcBorders>
              <w:tl2br w:val="nil"/>
              <w:tr2bl w:val="nil"/>
            </w:tcBorders>
            <w:tcMar>
              <w:top w:w="0" w:type="dxa"/>
              <w:left w:w="108" w:type="dxa"/>
              <w:bottom w:w="0" w:type="dxa"/>
              <w:right w:w="108" w:type="dxa"/>
            </w:tcMar>
          </w:tcPr>
          <w:p w:rsidR="00237F5A" w:rsidRDefault="00237F5A" w:rsidP="009A3C8F">
            <w:r>
              <w:rPr>
                <w:rFonts w:hint="eastAsia"/>
              </w:rPr>
              <w:t>编号</w:t>
            </w:r>
          </w:p>
        </w:tc>
        <w:tc>
          <w:tcPr>
            <w:tcW w:w="636" w:type="dxa"/>
            <w:tcBorders>
              <w:tl2br w:val="nil"/>
              <w:tr2bl w:val="nil"/>
            </w:tcBorders>
            <w:tcMar>
              <w:top w:w="0" w:type="dxa"/>
              <w:left w:w="108" w:type="dxa"/>
              <w:bottom w:w="0" w:type="dxa"/>
              <w:right w:w="108" w:type="dxa"/>
            </w:tcMar>
          </w:tcPr>
          <w:p w:rsidR="00237F5A" w:rsidRDefault="00237F5A" w:rsidP="009A3C8F">
            <w:pPr>
              <w:rPr>
                <w:rFonts w:cs="Calibri"/>
                <w:szCs w:val="21"/>
              </w:rPr>
            </w:pPr>
            <w:r>
              <w:rPr>
                <w:rFonts w:cs="Calibri" w:hint="eastAsia"/>
                <w:szCs w:val="21"/>
              </w:rPr>
              <w:t>Y</w:t>
            </w:r>
          </w:p>
        </w:tc>
        <w:tc>
          <w:tcPr>
            <w:tcW w:w="1889" w:type="dxa"/>
            <w:tcBorders>
              <w:tl2br w:val="nil"/>
              <w:tr2bl w:val="nil"/>
            </w:tcBorders>
            <w:tcMar>
              <w:top w:w="0" w:type="dxa"/>
              <w:left w:w="108" w:type="dxa"/>
              <w:bottom w:w="0" w:type="dxa"/>
              <w:right w:w="108" w:type="dxa"/>
            </w:tcMar>
          </w:tcPr>
          <w:p w:rsidR="00237F5A" w:rsidRDefault="00237F5A" w:rsidP="009A3C8F">
            <w:pPr>
              <w:jc w:val="left"/>
              <w:rPr>
                <w:szCs w:val="21"/>
              </w:rPr>
            </w:pPr>
            <w:del w:id="1201" w:author="t450" w:date="2017-09-29T14:34:00Z">
              <w:r w:rsidDel="008012DE">
                <w:rPr>
                  <w:rFonts w:hint="eastAsia"/>
                  <w:szCs w:val="21"/>
                </w:rPr>
                <w:delText>流程表主键</w:delText>
              </w:r>
              <w:r w:rsidDel="008012DE">
                <w:rPr>
                  <w:rFonts w:hint="eastAsia"/>
                  <w:szCs w:val="21"/>
                </w:rPr>
                <w:delText>id</w:delText>
              </w:r>
            </w:del>
          </w:p>
        </w:tc>
        <w:tc>
          <w:tcPr>
            <w:tcW w:w="664" w:type="dxa"/>
            <w:tcBorders>
              <w:tl2br w:val="nil"/>
              <w:tr2bl w:val="nil"/>
            </w:tcBorders>
          </w:tcPr>
          <w:p w:rsidR="00237F5A" w:rsidRDefault="00237F5A" w:rsidP="009A3C8F">
            <w:pPr>
              <w:jc w:val="center"/>
              <w:rPr>
                <w:szCs w:val="21"/>
              </w:rPr>
            </w:pPr>
            <w:r>
              <w:rPr>
                <w:rFonts w:hint="eastAsia"/>
                <w:szCs w:val="21"/>
              </w:rPr>
              <w:t>N</w:t>
            </w:r>
          </w:p>
        </w:tc>
        <w:tc>
          <w:tcPr>
            <w:tcW w:w="679" w:type="dxa"/>
            <w:tcBorders>
              <w:tl2br w:val="nil"/>
              <w:tr2bl w:val="nil"/>
            </w:tcBorders>
          </w:tcPr>
          <w:p w:rsidR="00237F5A" w:rsidRDefault="00237F5A" w:rsidP="009A3C8F">
            <w:pPr>
              <w:jc w:val="left"/>
              <w:rPr>
                <w:szCs w:val="21"/>
              </w:rPr>
            </w:pPr>
          </w:p>
        </w:tc>
        <w:tc>
          <w:tcPr>
            <w:tcW w:w="1688" w:type="dxa"/>
            <w:tcBorders>
              <w:tl2br w:val="nil"/>
              <w:tr2bl w:val="nil"/>
            </w:tcBorders>
            <w:vAlign w:val="center"/>
          </w:tcPr>
          <w:p w:rsidR="00237F5A" w:rsidRDefault="00237F5A" w:rsidP="009A3C8F">
            <w:r>
              <w:rPr>
                <w:rFonts w:hint="eastAsia"/>
              </w:rPr>
              <w:t>int</w:t>
            </w:r>
          </w:p>
        </w:tc>
      </w:tr>
      <w:tr w:rsidR="00237F5A" w:rsidTr="009A3C8F">
        <w:trPr>
          <w:trHeight w:val="250"/>
          <w:jc w:val="center"/>
        </w:trPr>
        <w:tc>
          <w:tcPr>
            <w:tcW w:w="1626" w:type="dxa"/>
            <w:tcBorders>
              <w:tl2br w:val="nil"/>
              <w:tr2bl w:val="nil"/>
            </w:tcBorders>
          </w:tcPr>
          <w:p w:rsidR="00237F5A" w:rsidRDefault="00237F5A" w:rsidP="009A3C8F">
            <w:pPr>
              <w:rPr>
                <w:rFonts w:ascii="宋体" w:hAnsi="宋体"/>
                <w:szCs w:val="21"/>
              </w:rPr>
            </w:pPr>
            <w:r>
              <w:rPr>
                <w:rFonts w:hint="eastAsia"/>
              </w:rPr>
              <w:lastRenderedPageBreak/>
              <w:t>business_id</w:t>
            </w:r>
          </w:p>
        </w:tc>
        <w:tc>
          <w:tcPr>
            <w:tcW w:w="1158" w:type="dxa"/>
            <w:tcBorders>
              <w:tl2br w:val="nil"/>
              <w:tr2bl w:val="nil"/>
            </w:tcBorders>
            <w:tcMar>
              <w:top w:w="0" w:type="dxa"/>
              <w:left w:w="108" w:type="dxa"/>
              <w:bottom w:w="0" w:type="dxa"/>
              <w:right w:w="108" w:type="dxa"/>
            </w:tcMar>
          </w:tcPr>
          <w:p w:rsidR="00237F5A" w:rsidRDefault="00237F5A" w:rsidP="009A3C8F">
            <w:pPr>
              <w:rPr>
                <w:rFonts w:cs="Calibri"/>
                <w:szCs w:val="21"/>
              </w:rPr>
            </w:pPr>
            <w:r>
              <w:rPr>
                <w:rFonts w:cs="Calibri" w:hint="eastAsia"/>
                <w:szCs w:val="21"/>
              </w:rPr>
              <w:t>业务</w:t>
            </w:r>
            <w:r>
              <w:rPr>
                <w:rFonts w:cs="Calibri" w:hint="eastAsia"/>
                <w:szCs w:val="21"/>
              </w:rPr>
              <w:t>id</w:t>
            </w:r>
          </w:p>
        </w:tc>
        <w:tc>
          <w:tcPr>
            <w:tcW w:w="636" w:type="dxa"/>
            <w:tcBorders>
              <w:tl2br w:val="nil"/>
              <w:tr2bl w:val="nil"/>
            </w:tcBorders>
            <w:tcMar>
              <w:top w:w="0" w:type="dxa"/>
              <w:left w:w="108" w:type="dxa"/>
              <w:bottom w:w="0" w:type="dxa"/>
              <w:right w:w="108" w:type="dxa"/>
            </w:tcMar>
          </w:tcPr>
          <w:p w:rsidR="00237F5A" w:rsidRDefault="00237F5A" w:rsidP="009A3C8F">
            <w:pPr>
              <w:rPr>
                <w:rFonts w:cs="Calibri"/>
                <w:szCs w:val="21"/>
              </w:rPr>
            </w:pPr>
          </w:p>
        </w:tc>
        <w:tc>
          <w:tcPr>
            <w:tcW w:w="1889" w:type="dxa"/>
            <w:tcBorders>
              <w:tl2br w:val="nil"/>
              <w:tr2bl w:val="nil"/>
            </w:tcBorders>
            <w:tcMar>
              <w:top w:w="0" w:type="dxa"/>
              <w:left w:w="108" w:type="dxa"/>
              <w:bottom w:w="0" w:type="dxa"/>
              <w:right w:w="108" w:type="dxa"/>
            </w:tcMar>
          </w:tcPr>
          <w:p w:rsidR="00237F5A" w:rsidRDefault="00237F5A" w:rsidP="009A3C8F">
            <w:pPr>
              <w:jc w:val="left"/>
              <w:rPr>
                <w:szCs w:val="21"/>
              </w:rPr>
            </w:pPr>
            <w:r>
              <w:rPr>
                <w:rFonts w:hint="eastAsia"/>
              </w:rPr>
              <w:t>business</w:t>
            </w:r>
            <w:proofErr w:type="gramStart"/>
            <w:r>
              <w:rPr>
                <w:rFonts w:hint="eastAsia"/>
              </w:rPr>
              <w:t>表主键</w:t>
            </w:r>
            <w:proofErr w:type="gramEnd"/>
            <w:r>
              <w:rPr>
                <w:rFonts w:hint="eastAsia"/>
              </w:rPr>
              <w:t>id</w:t>
            </w:r>
          </w:p>
        </w:tc>
        <w:tc>
          <w:tcPr>
            <w:tcW w:w="664" w:type="dxa"/>
            <w:tcBorders>
              <w:tl2br w:val="nil"/>
              <w:tr2bl w:val="nil"/>
            </w:tcBorders>
          </w:tcPr>
          <w:p w:rsidR="00237F5A" w:rsidRDefault="00237F5A" w:rsidP="009A3C8F">
            <w:pPr>
              <w:jc w:val="center"/>
              <w:rPr>
                <w:szCs w:val="21"/>
              </w:rPr>
            </w:pPr>
            <w:r>
              <w:rPr>
                <w:rFonts w:hint="eastAsia"/>
                <w:szCs w:val="21"/>
              </w:rPr>
              <w:t>N</w:t>
            </w:r>
          </w:p>
        </w:tc>
        <w:tc>
          <w:tcPr>
            <w:tcW w:w="679" w:type="dxa"/>
            <w:tcBorders>
              <w:tl2br w:val="nil"/>
              <w:tr2bl w:val="nil"/>
            </w:tcBorders>
          </w:tcPr>
          <w:p w:rsidR="00237F5A" w:rsidRDefault="00237F5A" w:rsidP="009A3C8F">
            <w:pPr>
              <w:jc w:val="left"/>
              <w:rPr>
                <w:szCs w:val="21"/>
              </w:rPr>
            </w:pPr>
          </w:p>
        </w:tc>
        <w:tc>
          <w:tcPr>
            <w:tcW w:w="1688" w:type="dxa"/>
            <w:tcBorders>
              <w:tl2br w:val="nil"/>
              <w:tr2bl w:val="nil"/>
            </w:tcBorders>
            <w:vAlign w:val="center"/>
          </w:tcPr>
          <w:p w:rsidR="00237F5A" w:rsidRDefault="00237F5A" w:rsidP="009A3C8F">
            <w:pPr>
              <w:rPr>
                <w:rFonts w:ascii="宋体" w:hAnsi="宋体" w:cs="宋体"/>
                <w:szCs w:val="21"/>
              </w:rPr>
            </w:pPr>
            <w:r>
              <w:rPr>
                <w:rFonts w:hint="eastAsia"/>
              </w:rPr>
              <w:t>int</w:t>
            </w:r>
          </w:p>
        </w:tc>
      </w:tr>
      <w:tr w:rsidR="00237F5A" w:rsidTr="000D278B">
        <w:trPr>
          <w:trHeight w:val="250"/>
          <w:jc w:val="center"/>
        </w:trPr>
        <w:tc>
          <w:tcPr>
            <w:tcW w:w="1626" w:type="dxa"/>
            <w:tcBorders>
              <w:tl2br w:val="nil"/>
              <w:tr2bl w:val="nil"/>
            </w:tcBorders>
          </w:tcPr>
          <w:p w:rsidR="00237F5A" w:rsidRDefault="00157B5B" w:rsidP="009A3C8F">
            <w:r w:rsidRPr="000D278B">
              <w:t>filetype_index</w:t>
            </w:r>
          </w:p>
        </w:tc>
        <w:tc>
          <w:tcPr>
            <w:tcW w:w="1158" w:type="dxa"/>
            <w:tcBorders>
              <w:tl2br w:val="nil"/>
              <w:tr2bl w:val="nil"/>
            </w:tcBorders>
            <w:tcMar>
              <w:top w:w="0" w:type="dxa"/>
              <w:left w:w="108" w:type="dxa"/>
              <w:bottom w:w="0" w:type="dxa"/>
              <w:right w:w="108" w:type="dxa"/>
            </w:tcMar>
          </w:tcPr>
          <w:p w:rsidR="00237F5A" w:rsidRDefault="00237F5A" w:rsidP="009A3C8F">
            <w:r>
              <w:rPr>
                <w:rFonts w:cs="Calibri" w:hint="eastAsia"/>
                <w:szCs w:val="21"/>
              </w:rPr>
              <w:t>序号</w:t>
            </w:r>
          </w:p>
        </w:tc>
        <w:tc>
          <w:tcPr>
            <w:tcW w:w="636" w:type="dxa"/>
            <w:tcBorders>
              <w:tl2br w:val="nil"/>
              <w:tr2bl w:val="nil"/>
            </w:tcBorders>
            <w:tcMar>
              <w:top w:w="0" w:type="dxa"/>
              <w:left w:w="108" w:type="dxa"/>
              <w:bottom w:w="0" w:type="dxa"/>
              <w:right w:w="108" w:type="dxa"/>
            </w:tcMar>
          </w:tcPr>
          <w:p w:rsidR="00237F5A" w:rsidRDefault="00237F5A" w:rsidP="009A3C8F">
            <w:pPr>
              <w:rPr>
                <w:rFonts w:cs="Calibri"/>
                <w:szCs w:val="21"/>
              </w:rPr>
            </w:pPr>
          </w:p>
        </w:tc>
        <w:tc>
          <w:tcPr>
            <w:tcW w:w="1889" w:type="dxa"/>
            <w:tcBorders>
              <w:tl2br w:val="nil"/>
              <w:tr2bl w:val="nil"/>
            </w:tcBorders>
            <w:tcMar>
              <w:top w:w="0" w:type="dxa"/>
              <w:left w:w="108" w:type="dxa"/>
              <w:bottom w:w="0" w:type="dxa"/>
              <w:right w:w="108" w:type="dxa"/>
            </w:tcMar>
          </w:tcPr>
          <w:p w:rsidR="00237F5A" w:rsidRDefault="00237F5A" w:rsidP="009A3C8F">
            <w:pPr>
              <w:jc w:val="left"/>
            </w:pPr>
          </w:p>
        </w:tc>
        <w:tc>
          <w:tcPr>
            <w:tcW w:w="664" w:type="dxa"/>
            <w:tcBorders>
              <w:tl2br w:val="nil"/>
              <w:tr2bl w:val="nil"/>
            </w:tcBorders>
          </w:tcPr>
          <w:p w:rsidR="00237F5A" w:rsidRDefault="00A57663" w:rsidP="009A3C8F">
            <w:pPr>
              <w:jc w:val="center"/>
              <w:rPr>
                <w:szCs w:val="21"/>
              </w:rPr>
            </w:pPr>
            <w:ins w:id="1202" w:author="t450" w:date="2017-09-30T08:39:00Z">
              <w:r>
                <w:rPr>
                  <w:rFonts w:cs="Calibri" w:hint="eastAsia"/>
                  <w:szCs w:val="21"/>
                </w:rPr>
                <w:t>Y</w:t>
              </w:r>
            </w:ins>
            <w:del w:id="1203" w:author="t450" w:date="2017-09-30T08:39:00Z">
              <w:r w:rsidR="00237F5A" w:rsidDel="00A57663">
                <w:rPr>
                  <w:rFonts w:cs="Calibri" w:hint="eastAsia"/>
                  <w:szCs w:val="21"/>
                </w:rPr>
                <w:delText>序号</w:delText>
              </w:r>
            </w:del>
          </w:p>
        </w:tc>
        <w:tc>
          <w:tcPr>
            <w:tcW w:w="679" w:type="dxa"/>
            <w:tcBorders>
              <w:tl2br w:val="nil"/>
              <w:tr2bl w:val="nil"/>
            </w:tcBorders>
          </w:tcPr>
          <w:p w:rsidR="00237F5A" w:rsidRDefault="00237F5A" w:rsidP="009A3C8F">
            <w:pPr>
              <w:jc w:val="left"/>
              <w:rPr>
                <w:szCs w:val="21"/>
              </w:rPr>
            </w:pPr>
          </w:p>
        </w:tc>
        <w:tc>
          <w:tcPr>
            <w:tcW w:w="1688" w:type="dxa"/>
            <w:tcBorders>
              <w:tl2br w:val="nil"/>
              <w:tr2bl w:val="nil"/>
            </w:tcBorders>
          </w:tcPr>
          <w:p w:rsidR="00237F5A" w:rsidRDefault="00157B5B" w:rsidP="009A3C8F">
            <w:r>
              <w:rPr>
                <w:rFonts w:hint="eastAsia"/>
              </w:rPr>
              <w:t>int</w:t>
            </w:r>
          </w:p>
        </w:tc>
      </w:tr>
      <w:tr w:rsidR="00237F5A" w:rsidTr="000D278B">
        <w:trPr>
          <w:trHeight w:val="250"/>
          <w:jc w:val="center"/>
        </w:trPr>
        <w:tc>
          <w:tcPr>
            <w:tcW w:w="1626" w:type="dxa"/>
            <w:tcBorders>
              <w:tl2br w:val="nil"/>
              <w:tr2bl w:val="nil"/>
            </w:tcBorders>
          </w:tcPr>
          <w:p w:rsidR="00237F5A" w:rsidRDefault="00F64F15" w:rsidP="00B21BA6">
            <w:ins w:id="1204" w:author="xlli" w:date="2017-11-16T15:46:00Z">
              <w:r w:rsidRPr="00F64F15">
                <w:t>filename</w:t>
              </w:r>
            </w:ins>
            <w:del w:id="1205" w:author="xlli" w:date="2017-11-16T15:46:00Z">
              <w:r w:rsidR="00157B5B" w:rsidRPr="000D278B" w:rsidDel="00F64F15">
                <w:delText>filetype</w:delText>
              </w:r>
            </w:del>
          </w:p>
        </w:tc>
        <w:tc>
          <w:tcPr>
            <w:tcW w:w="1158" w:type="dxa"/>
            <w:tcBorders>
              <w:tl2br w:val="nil"/>
              <w:tr2bl w:val="nil"/>
            </w:tcBorders>
            <w:tcMar>
              <w:top w:w="0" w:type="dxa"/>
              <w:left w:w="108" w:type="dxa"/>
              <w:bottom w:w="0" w:type="dxa"/>
              <w:right w:w="108" w:type="dxa"/>
            </w:tcMar>
          </w:tcPr>
          <w:p w:rsidR="00237F5A" w:rsidRDefault="00157B5B" w:rsidP="000D278B">
            <w:pPr>
              <w:jc w:val="left"/>
            </w:pPr>
            <w:r w:rsidRPr="000D278B">
              <w:rPr>
                <w:rFonts w:hint="eastAsia"/>
                <w:szCs w:val="21"/>
              </w:rPr>
              <w:t>单证类型</w:t>
            </w:r>
          </w:p>
        </w:tc>
        <w:tc>
          <w:tcPr>
            <w:tcW w:w="636" w:type="dxa"/>
            <w:tcBorders>
              <w:tl2br w:val="nil"/>
              <w:tr2bl w:val="nil"/>
            </w:tcBorders>
            <w:tcMar>
              <w:top w:w="0" w:type="dxa"/>
              <w:left w:w="108" w:type="dxa"/>
              <w:bottom w:w="0" w:type="dxa"/>
              <w:right w:w="108" w:type="dxa"/>
            </w:tcMar>
          </w:tcPr>
          <w:p w:rsidR="00237F5A" w:rsidRDefault="00237F5A" w:rsidP="009A3C8F">
            <w:pPr>
              <w:rPr>
                <w:rFonts w:cs="Calibri"/>
                <w:szCs w:val="21"/>
              </w:rPr>
            </w:pPr>
          </w:p>
        </w:tc>
        <w:tc>
          <w:tcPr>
            <w:tcW w:w="1889" w:type="dxa"/>
            <w:tcBorders>
              <w:tl2br w:val="nil"/>
              <w:tr2bl w:val="nil"/>
            </w:tcBorders>
            <w:tcMar>
              <w:top w:w="0" w:type="dxa"/>
              <w:left w:w="108" w:type="dxa"/>
              <w:bottom w:w="0" w:type="dxa"/>
              <w:right w:w="108" w:type="dxa"/>
            </w:tcMar>
          </w:tcPr>
          <w:p w:rsidR="00237F5A" w:rsidRDefault="00545263" w:rsidP="009A3C8F">
            <w:pPr>
              <w:jc w:val="left"/>
            </w:pPr>
            <w:r>
              <w:rPr>
                <w:rFonts w:cs="Calibri" w:hint="eastAsia"/>
                <w:color w:val="FF0000"/>
                <w:szCs w:val="21"/>
              </w:rPr>
              <w:t>单证名称</w:t>
            </w:r>
          </w:p>
        </w:tc>
        <w:tc>
          <w:tcPr>
            <w:tcW w:w="664" w:type="dxa"/>
            <w:tcBorders>
              <w:tl2br w:val="nil"/>
              <w:tr2bl w:val="nil"/>
            </w:tcBorders>
          </w:tcPr>
          <w:p w:rsidR="00237F5A" w:rsidRDefault="008012DE" w:rsidP="009A3C8F">
            <w:pPr>
              <w:jc w:val="center"/>
              <w:rPr>
                <w:szCs w:val="21"/>
              </w:rPr>
            </w:pPr>
            <w:ins w:id="1206" w:author="t450" w:date="2017-09-29T14:39:00Z">
              <w:r>
                <w:rPr>
                  <w:rFonts w:hint="eastAsia"/>
                  <w:szCs w:val="21"/>
                </w:rPr>
                <w:t>Y</w:t>
              </w:r>
            </w:ins>
          </w:p>
        </w:tc>
        <w:tc>
          <w:tcPr>
            <w:tcW w:w="679" w:type="dxa"/>
            <w:tcBorders>
              <w:tl2br w:val="nil"/>
              <w:tr2bl w:val="nil"/>
            </w:tcBorders>
          </w:tcPr>
          <w:p w:rsidR="00237F5A" w:rsidRDefault="00237F5A" w:rsidP="009A3C8F">
            <w:pPr>
              <w:jc w:val="left"/>
              <w:rPr>
                <w:szCs w:val="21"/>
              </w:rPr>
            </w:pPr>
          </w:p>
        </w:tc>
        <w:tc>
          <w:tcPr>
            <w:tcW w:w="1688" w:type="dxa"/>
            <w:tcBorders>
              <w:tl2br w:val="nil"/>
              <w:tr2bl w:val="nil"/>
            </w:tcBorders>
          </w:tcPr>
          <w:p w:rsidR="00237F5A" w:rsidRDefault="00157B5B" w:rsidP="009A3C8F">
            <w:r>
              <w:rPr>
                <w:rFonts w:hint="eastAsia"/>
              </w:rPr>
              <w:t>varchar(255)</w:t>
            </w:r>
          </w:p>
        </w:tc>
      </w:tr>
      <w:tr w:rsidR="00545263" w:rsidTr="009A3C8F">
        <w:trPr>
          <w:trHeight w:val="250"/>
          <w:jc w:val="center"/>
        </w:trPr>
        <w:tc>
          <w:tcPr>
            <w:tcW w:w="1626" w:type="dxa"/>
            <w:tcBorders>
              <w:tl2br w:val="nil"/>
              <w:tr2bl w:val="nil"/>
            </w:tcBorders>
          </w:tcPr>
          <w:p w:rsidR="00545263" w:rsidRPr="00157B5B" w:rsidRDefault="00545263" w:rsidP="00B21BA6">
            <w:r>
              <w:rPr>
                <w:rFonts w:hint="eastAsia"/>
              </w:rPr>
              <w:t>is_legal</w:t>
            </w:r>
          </w:p>
        </w:tc>
        <w:tc>
          <w:tcPr>
            <w:tcW w:w="1158" w:type="dxa"/>
            <w:tcBorders>
              <w:tl2br w:val="nil"/>
              <w:tr2bl w:val="nil"/>
            </w:tcBorders>
            <w:tcMar>
              <w:top w:w="0" w:type="dxa"/>
              <w:left w:w="108" w:type="dxa"/>
              <w:bottom w:w="0" w:type="dxa"/>
              <w:right w:w="108" w:type="dxa"/>
            </w:tcMar>
          </w:tcPr>
          <w:p w:rsidR="00545263" w:rsidRPr="00157B5B" w:rsidRDefault="00545263">
            <w:pPr>
              <w:jc w:val="left"/>
              <w:rPr>
                <w:szCs w:val="21"/>
              </w:rPr>
            </w:pPr>
            <w:r>
              <w:rPr>
                <w:rFonts w:hint="eastAsia"/>
                <w:szCs w:val="21"/>
              </w:rPr>
              <w:t>是否法定</w:t>
            </w:r>
          </w:p>
        </w:tc>
        <w:tc>
          <w:tcPr>
            <w:tcW w:w="636" w:type="dxa"/>
            <w:tcBorders>
              <w:tl2br w:val="nil"/>
              <w:tr2bl w:val="nil"/>
            </w:tcBorders>
            <w:tcMar>
              <w:top w:w="0" w:type="dxa"/>
              <w:left w:w="108" w:type="dxa"/>
              <w:bottom w:w="0" w:type="dxa"/>
              <w:right w:w="108" w:type="dxa"/>
            </w:tcMar>
          </w:tcPr>
          <w:p w:rsidR="00545263" w:rsidRDefault="00545263" w:rsidP="009A3C8F">
            <w:pPr>
              <w:rPr>
                <w:rFonts w:cs="Calibri"/>
                <w:szCs w:val="21"/>
              </w:rPr>
            </w:pPr>
          </w:p>
        </w:tc>
        <w:tc>
          <w:tcPr>
            <w:tcW w:w="1889" w:type="dxa"/>
            <w:tcBorders>
              <w:tl2br w:val="nil"/>
              <w:tr2bl w:val="nil"/>
            </w:tcBorders>
            <w:tcMar>
              <w:top w:w="0" w:type="dxa"/>
              <w:left w:w="108" w:type="dxa"/>
              <w:bottom w:w="0" w:type="dxa"/>
              <w:right w:w="108" w:type="dxa"/>
            </w:tcMar>
          </w:tcPr>
          <w:p w:rsidR="00545263" w:rsidRDefault="008012DE" w:rsidP="009A3C8F">
            <w:pPr>
              <w:jc w:val="left"/>
            </w:pPr>
            <w:ins w:id="1207" w:author="t450" w:date="2017-09-29T14:34:00Z">
              <w:r>
                <w:rPr>
                  <w:rFonts w:hint="eastAsia"/>
                </w:rPr>
                <w:t>法定的需要排序</w:t>
              </w:r>
            </w:ins>
          </w:p>
        </w:tc>
        <w:tc>
          <w:tcPr>
            <w:tcW w:w="664" w:type="dxa"/>
            <w:tcBorders>
              <w:tl2br w:val="nil"/>
              <w:tr2bl w:val="nil"/>
            </w:tcBorders>
          </w:tcPr>
          <w:p w:rsidR="00545263" w:rsidRDefault="008012DE" w:rsidP="009A3C8F">
            <w:pPr>
              <w:jc w:val="center"/>
              <w:rPr>
                <w:rFonts w:cs="Calibri"/>
                <w:color w:val="FF0000"/>
                <w:szCs w:val="21"/>
              </w:rPr>
            </w:pPr>
            <w:ins w:id="1208" w:author="t450" w:date="2017-09-29T14:39:00Z">
              <w:r>
                <w:rPr>
                  <w:rFonts w:cs="Calibri" w:hint="eastAsia"/>
                  <w:color w:val="FF0000"/>
                  <w:szCs w:val="21"/>
                </w:rPr>
                <w:t>Y</w:t>
              </w:r>
            </w:ins>
          </w:p>
        </w:tc>
        <w:tc>
          <w:tcPr>
            <w:tcW w:w="679" w:type="dxa"/>
            <w:tcBorders>
              <w:tl2br w:val="nil"/>
              <w:tr2bl w:val="nil"/>
            </w:tcBorders>
          </w:tcPr>
          <w:p w:rsidR="00545263" w:rsidRDefault="00545263" w:rsidP="009A3C8F">
            <w:pPr>
              <w:jc w:val="left"/>
              <w:rPr>
                <w:szCs w:val="21"/>
              </w:rPr>
            </w:pPr>
          </w:p>
        </w:tc>
        <w:tc>
          <w:tcPr>
            <w:tcW w:w="1688" w:type="dxa"/>
            <w:tcBorders>
              <w:tl2br w:val="nil"/>
              <w:tr2bl w:val="nil"/>
            </w:tcBorders>
          </w:tcPr>
          <w:p w:rsidR="00545263" w:rsidRDefault="00545263" w:rsidP="009A3C8F">
            <w:r>
              <w:rPr>
                <w:rFonts w:hint="eastAsia"/>
              </w:rPr>
              <w:t>char(1)</w:t>
            </w:r>
          </w:p>
        </w:tc>
      </w:tr>
      <w:tr w:rsidR="008012DE" w:rsidTr="009A3C8F">
        <w:trPr>
          <w:trHeight w:val="250"/>
          <w:jc w:val="center"/>
          <w:ins w:id="1209" w:author="t450" w:date="2017-09-29T14:34:00Z"/>
        </w:trPr>
        <w:tc>
          <w:tcPr>
            <w:tcW w:w="1626" w:type="dxa"/>
            <w:tcBorders>
              <w:tl2br w:val="nil"/>
              <w:tr2bl w:val="nil"/>
            </w:tcBorders>
          </w:tcPr>
          <w:p w:rsidR="008012DE" w:rsidRDefault="008012DE" w:rsidP="00B21BA6">
            <w:pPr>
              <w:rPr>
                <w:ins w:id="1210" w:author="t450" w:date="2017-09-29T14:34:00Z"/>
              </w:rPr>
            </w:pPr>
            <w:ins w:id="1211" w:author="t450" w:date="2017-09-29T14:39:00Z">
              <w:r>
                <w:rPr>
                  <w:rFonts w:hint="eastAsia"/>
                </w:rPr>
                <w:t>check_type</w:t>
              </w:r>
            </w:ins>
          </w:p>
        </w:tc>
        <w:tc>
          <w:tcPr>
            <w:tcW w:w="1158" w:type="dxa"/>
            <w:tcBorders>
              <w:tl2br w:val="nil"/>
              <w:tr2bl w:val="nil"/>
            </w:tcBorders>
            <w:tcMar>
              <w:top w:w="0" w:type="dxa"/>
              <w:left w:w="108" w:type="dxa"/>
              <w:bottom w:w="0" w:type="dxa"/>
              <w:right w:w="108" w:type="dxa"/>
            </w:tcMar>
          </w:tcPr>
          <w:p w:rsidR="008012DE" w:rsidRDefault="008012DE">
            <w:pPr>
              <w:jc w:val="left"/>
              <w:rPr>
                <w:ins w:id="1212" w:author="t450" w:date="2017-09-29T14:34:00Z"/>
                <w:szCs w:val="21"/>
              </w:rPr>
            </w:pPr>
            <w:ins w:id="1213" w:author="t450" w:date="2017-09-29T14:39:00Z">
              <w:r>
                <w:rPr>
                  <w:rFonts w:hint="eastAsia"/>
                  <w:szCs w:val="21"/>
                </w:rPr>
                <w:t>是否必填</w:t>
              </w:r>
            </w:ins>
          </w:p>
        </w:tc>
        <w:tc>
          <w:tcPr>
            <w:tcW w:w="636" w:type="dxa"/>
            <w:tcBorders>
              <w:tl2br w:val="nil"/>
              <w:tr2bl w:val="nil"/>
            </w:tcBorders>
            <w:tcMar>
              <w:top w:w="0" w:type="dxa"/>
              <w:left w:w="108" w:type="dxa"/>
              <w:bottom w:w="0" w:type="dxa"/>
              <w:right w:w="108" w:type="dxa"/>
            </w:tcMar>
          </w:tcPr>
          <w:p w:rsidR="008012DE" w:rsidRDefault="008012DE" w:rsidP="009A3C8F">
            <w:pPr>
              <w:rPr>
                <w:ins w:id="1214" w:author="t450" w:date="2017-09-29T14:34:00Z"/>
                <w:rFonts w:cs="Calibri"/>
                <w:szCs w:val="21"/>
              </w:rPr>
            </w:pPr>
          </w:p>
        </w:tc>
        <w:tc>
          <w:tcPr>
            <w:tcW w:w="1889" w:type="dxa"/>
            <w:tcBorders>
              <w:tl2br w:val="nil"/>
              <w:tr2bl w:val="nil"/>
            </w:tcBorders>
            <w:tcMar>
              <w:top w:w="0" w:type="dxa"/>
              <w:left w:w="108" w:type="dxa"/>
              <w:bottom w:w="0" w:type="dxa"/>
              <w:right w:w="108" w:type="dxa"/>
            </w:tcMar>
          </w:tcPr>
          <w:p w:rsidR="008012DE" w:rsidRDefault="008012DE" w:rsidP="009A3C8F">
            <w:pPr>
              <w:jc w:val="left"/>
              <w:rPr>
                <w:ins w:id="1215" w:author="t450" w:date="2017-09-29T14:34:00Z"/>
              </w:rPr>
            </w:pPr>
          </w:p>
        </w:tc>
        <w:tc>
          <w:tcPr>
            <w:tcW w:w="664" w:type="dxa"/>
            <w:tcBorders>
              <w:tl2br w:val="nil"/>
              <w:tr2bl w:val="nil"/>
            </w:tcBorders>
          </w:tcPr>
          <w:p w:rsidR="008012DE" w:rsidRDefault="008012DE" w:rsidP="009A3C8F">
            <w:pPr>
              <w:jc w:val="center"/>
              <w:rPr>
                <w:ins w:id="1216" w:author="t450" w:date="2017-09-29T14:34:00Z"/>
                <w:rFonts w:cs="Calibri"/>
                <w:color w:val="FF0000"/>
                <w:szCs w:val="21"/>
              </w:rPr>
            </w:pPr>
            <w:ins w:id="1217" w:author="t450" w:date="2017-09-29T14:39:00Z">
              <w:r>
                <w:rPr>
                  <w:rFonts w:cs="Calibri" w:hint="eastAsia"/>
                  <w:color w:val="FF0000"/>
                  <w:szCs w:val="21"/>
                </w:rPr>
                <w:t>Y</w:t>
              </w:r>
            </w:ins>
          </w:p>
        </w:tc>
        <w:tc>
          <w:tcPr>
            <w:tcW w:w="679" w:type="dxa"/>
            <w:tcBorders>
              <w:tl2br w:val="nil"/>
              <w:tr2bl w:val="nil"/>
            </w:tcBorders>
          </w:tcPr>
          <w:p w:rsidR="008012DE" w:rsidRDefault="008012DE" w:rsidP="009A3C8F">
            <w:pPr>
              <w:jc w:val="left"/>
              <w:rPr>
                <w:ins w:id="1218" w:author="t450" w:date="2017-09-29T14:34:00Z"/>
                <w:szCs w:val="21"/>
              </w:rPr>
            </w:pPr>
          </w:p>
        </w:tc>
        <w:tc>
          <w:tcPr>
            <w:tcW w:w="1688" w:type="dxa"/>
            <w:tcBorders>
              <w:tl2br w:val="nil"/>
              <w:tr2bl w:val="nil"/>
            </w:tcBorders>
          </w:tcPr>
          <w:p w:rsidR="008012DE" w:rsidRDefault="008012DE" w:rsidP="009A3C8F">
            <w:pPr>
              <w:rPr>
                <w:ins w:id="1219" w:author="t450" w:date="2017-09-29T14:34:00Z"/>
              </w:rPr>
            </w:pPr>
            <w:ins w:id="1220" w:author="t450" w:date="2017-09-29T14:39:00Z">
              <w:r>
                <w:rPr>
                  <w:rFonts w:hint="eastAsia"/>
                </w:rPr>
                <w:t>char(1)</w:t>
              </w:r>
            </w:ins>
          </w:p>
        </w:tc>
      </w:tr>
      <w:tr w:rsidR="008012DE" w:rsidTr="009A3C8F">
        <w:trPr>
          <w:trHeight w:val="250"/>
          <w:jc w:val="center"/>
          <w:ins w:id="1221" w:author="t450" w:date="2017-09-29T14:39:00Z"/>
        </w:trPr>
        <w:tc>
          <w:tcPr>
            <w:tcW w:w="1626" w:type="dxa"/>
            <w:tcBorders>
              <w:tl2br w:val="nil"/>
              <w:tr2bl w:val="nil"/>
            </w:tcBorders>
          </w:tcPr>
          <w:p w:rsidR="008012DE" w:rsidRDefault="008012DE" w:rsidP="00B21BA6">
            <w:pPr>
              <w:rPr>
                <w:ins w:id="1222" w:author="t450" w:date="2017-09-29T14:39:00Z"/>
              </w:rPr>
            </w:pPr>
            <w:ins w:id="1223" w:author="t450" w:date="2017-09-29T14:40:00Z">
              <w:r>
                <w:rPr>
                  <w:rFonts w:hint="eastAsia"/>
                </w:rPr>
                <w:t>c</w:t>
              </w:r>
            </w:ins>
            <w:ins w:id="1224" w:author="t450" w:date="2017-09-29T14:39:00Z">
              <w:r>
                <w:rPr>
                  <w:rFonts w:hint="eastAsia"/>
                </w:rPr>
                <w:t>hecktype_desc</w:t>
              </w:r>
            </w:ins>
          </w:p>
        </w:tc>
        <w:tc>
          <w:tcPr>
            <w:tcW w:w="1158" w:type="dxa"/>
            <w:tcBorders>
              <w:tl2br w:val="nil"/>
              <w:tr2bl w:val="nil"/>
            </w:tcBorders>
            <w:tcMar>
              <w:top w:w="0" w:type="dxa"/>
              <w:left w:w="108" w:type="dxa"/>
              <w:bottom w:w="0" w:type="dxa"/>
              <w:right w:w="108" w:type="dxa"/>
            </w:tcMar>
          </w:tcPr>
          <w:p w:rsidR="008012DE" w:rsidRDefault="008012DE">
            <w:pPr>
              <w:jc w:val="left"/>
              <w:rPr>
                <w:ins w:id="1225" w:author="t450" w:date="2017-09-29T14:39:00Z"/>
                <w:szCs w:val="21"/>
              </w:rPr>
            </w:pPr>
            <w:ins w:id="1226" w:author="t450" w:date="2017-09-29T14:40:00Z">
              <w:r>
                <w:rPr>
                  <w:szCs w:val="21"/>
                </w:rPr>
                <w:t>C</w:t>
              </w:r>
              <w:r>
                <w:rPr>
                  <w:rFonts w:hint="eastAsia"/>
                  <w:szCs w:val="21"/>
                </w:rPr>
                <w:t>hecktype</w:t>
              </w:r>
              <w:r>
                <w:rPr>
                  <w:rFonts w:hint="eastAsia"/>
                  <w:szCs w:val="21"/>
                </w:rPr>
                <w:t>中文描述</w:t>
              </w:r>
            </w:ins>
          </w:p>
        </w:tc>
        <w:tc>
          <w:tcPr>
            <w:tcW w:w="636" w:type="dxa"/>
            <w:tcBorders>
              <w:tl2br w:val="nil"/>
              <w:tr2bl w:val="nil"/>
            </w:tcBorders>
            <w:tcMar>
              <w:top w:w="0" w:type="dxa"/>
              <w:left w:w="108" w:type="dxa"/>
              <w:bottom w:w="0" w:type="dxa"/>
              <w:right w:w="108" w:type="dxa"/>
            </w:tcMar>
          </w:tcPr>
          <w:p w:rsidR="008012DE" w:rsidRDefault="008012DE" w:rsidP="009A3C8F">
            <w:pPr>
              <w:rPr>
                <w:ins w:id="1227" w:author="t450" w:date="2017-09-29T14:39:00Z"/>
                <w:rFonts w:cs="Calibri"/>
                <w:szCs w:val="21"/>
              </w:rPr>
            </w:pPr>
          </w:p>
        </w:tc>
        <w:tc>
          <w:tcPr>
            <w:tcW w:w="1889" w:type="dxa"/>
            <w:tcBorders>
              <w:tl2br w:val="nil"/>
              <w:tr2bl w:val="nil"/>
            </w:tcBorders>
            <w:tcMar>
              <w:top w:w="0" w:type="dxa"/>
              <w:left w:w="108" w:type="dxa"/>
              <w:bottom w:w="0" w:type="dxa"/>
              <w:right w:w="108" w:type="dxa"/>
            </w:tcMar>
          </w:tcPr>
          <w:p w:rsidR="008012DE" w:rsidRDefault="008012DE" w:rsidP="009A3C8F">
            <w:pPr>
              <w:jc w:val="left"/>
              <w:rPr>
                <w:ins w:id="1228" w:author="t450" w:date="2017-09-29T14:39:00Z"/>
              </w:rPr>
            </w:pPr>
          </w:p>
        </w:tc>
        <w:tc>
          <w:tcPr>
            <w:tcW w:w="664" w:type="dxa"/>
            <w:tcBorders>
              <w:tl2br w:val="nil"/>
              <w:tr2bl w:val="nil"/>
            </w:tcBorders>
          </w:tcPr>
          <w:p w:rsidR="008012DE" w:rsidRDefault="008012DE" w:rsidP="009A3C8F">
            <w:pPr>
              <w:jc w:val="center"/>
              <w:rPr>
                <w:ins w:id="1229" w:author="t450" w:date="2017-09-29T14:39:00Z"/>
                <w:rFonts w:cs="Calibri"/>
                <w:color w:val="FF0000"/>
                <w:szCs w:val="21"/>
              </w:rPr>
            </w:pPr>
            <w:ins w:id="1230" w:author="t450" w:date="2017-09-29T14:40:00Z">
              <w:r>
                <w:rPr>
                  <w:rFonts w:cs="Calibri" w:hint="eastAsia"/>
                  <w:color w:val="FF0000"/>
                  <w:szCs w:val="21"/>
                </w:rPr>
                <w:t>Y</w:t>
              </w:r>
            </w:ins>
          </w:p>
        </w:tc>
        <w:tc>
          <w:tcPr>
            <w:tcW w:w="679" w:type="dxa"/>
            <w:tcBorders>
              <w:tl2br w:val="nil"/>
              <w:tr2bl w:val="nil"/>
            </w:tcBorders>
          </w:tcPr>
          <w:p w:rsidR="008012DE" w:rsidRDefault="008012DE" w:rsidP="009A3C8F">
            <w:pPr>
              <w:jc w:val="left"/>
              <w:rPr>
                <w:ins w:id="1231" w:author="t450" w:date="2017-09-29T14:39:00Z"/>
                <w:szCs w:val="21"/>
              </w:rPr>
            </w:pPr>
          </w:p>
        </w:tc>
        <w:tc>
          <w:tcPr>
            <w:tcW w:w="1688" w:type="dxa"/>
            <w:tcBorders>
              <w:tl2br w:val="nil"/>
              <w:tr2bl w:val="nil"/>
            </w:tcBorders>
          </w:tcPr>
          <w:p w:rsidR="008012DE" w:rsidRDefault="008012DE" w:rsidP="009A3C8F">
            <w:pPr>
              <w:rPr>
                <w:ins w:id="1232" w:author="t450" w:date="2017-09-29T14:39:00Z"/>
              </w:rPr>
            </w:pPr>
            <w:ins w:id="1233" w:author="t450" w:date="2017-09-29T14:40:00Z">
              <w:r>
                <w:rPr>
                  <w:rFonts w:hint="eastAsia"/>
                </w:rPr>
                <w:t>varchar(32)</w:t>
              </w:r>
            </w:ins>
          </w:p>
        </w:tc>
      </w:tr>
      <w:tr w:rsidR="009441B4" w:rsidTr="009A3C8F">
        <w:trPr>
          <w:trHeight w:val="250"/>
          <w:jc w:val="center"/>
        </w:trPr>
        <w:tc>
          <w:tcPr>
            <w:tcW w:w="1626" w:type="dxa"/>
            <w:tcBorders>
              <w:tl2br w:val="nil"/>
              <w:tr2bl w:val="nil"/>
            </w:tcBorders>
          </w:tcPr>
          <w:p w:rsidR="009441B4" w:rsidRDefault="009441B4" w:rsidP="00B21BA6">
            <w:r>
              <w:rPr>
                <w:rFonts w:hint="eastAsia"/>
              </w:rPr>
              <w:t>file_template</w:t>
            </w:r>
          </w:p>
        </w:tc>
        <w:tc>
          <w:tcPr>
            <w:tcW w:w="1158" w:type="dxa"/>
            <w:tcBorders>
              <w:tl2br w:val="nil"/>
              <w:tr2bl w:val="nil"/>
            </w:tcBorders>
            <w:tcMar>
              <w:top w:w="0" w:type="dxa"/>
              <w:left w:w="108" w:type="dxa"/>
              <w:bottom w:w="0" w:type="dxa"/>
              <w:right w:w="108" w:type="dxa"/>
            </w:tcMar>
          </w:tcPr>
          <w:p w:rsidR="009441B4" w:rsidRDefault="009441B4">
            <w:pPr>
              <w:jc w:val="left"/>
              <w:rPr>
                <w:szCs w:val="21"/>
              </w:rPr>
            </w:pPr>
          </w:p>
        </w:tc>
        <w:tc>
          <w:tcPr>
            <w:tcW w:w="636" w:type="dxa"/>
            <w:tcBorders>
              <w:tl2br w:val="nil"/>
              <w:tr2bl w:val="nil"/>
            </w:tcBorders>
            <w:tcMar>
              <w:top w:w="0" w:type="dxa"/>
              <w:left w:w="108" w:type="dxa"/>
              <w:bottom w:w="0" w:type="dxa"/>
              <w:right w:w="108" w:type="dxa"/>
            </w:tcMar>
          </w:tcPr>
          <w:p w:rsidR="009441B4" w:rsidRDefault="009441B4" w:rsidP="009A3C8F">
            <w:pPr>
              <w:rPr>
                <w:rFonts w:cs="Calibri"/>
                <w:szCs w:val="21"/>
              </w:rPr>
            </w:pPr>
          </w:p>
        </w:tc>
        <w:tc>
          <w:tcPr>
            <w:tcW w:w="1889" w:type="dxa"/>
            <w:tcBorders>
              <w:tl2br w:val="nil"/>
              <w:tr2bl w:val="nil"/>
            </w:tcBorders>
            <w:tcMar>
              <w:top w:w="0" w:type="dxa"/>
              <w:left w:w="108" w:type="dxa"/>
              <w:bottom w:w="0" w:type="dxa"/>
              <w:right w:w="108" w:type="dxa"/>
            </w:tcMar>
          </w:tcPr>
          <w:p w:rsidR="009441B4" w:rsidRDefault="009441B4" w:rsidP="009A3C8F">
            <w:pPr>
              <w:jc w:val="left"/>
            </w:pPr>
          </w:p>
        </w:tc>
        <w:tc>
          <w:tcPr>
            <w:tcW w:w="664" w:type="dxa"/>
            <w:tcBorders>
              <w:tl2br w:val="nil"/>
              <w:tr2bl w:val="nil"/>
            </w:tcBorders>
          </w:tcPr>
          <w:p w:rsidR="009441B4" w:rsidRDefault="00A57663" w:rsidP="009A3C8F">
            <w:pPr>
              <w:jc w:val="center"/>
              <w:rPr>
                <w:rFonts w:cs="Calibri"/>
                <w:color w:val="FF0000"/>
                <w:szCs w:val="21"/>
              </w:rPr>
            </w:pPr>
            <w:ins w:id="1234" w:author="t450" w:date="2017-09-30T08:40:00Z">
              <w:r>
                <w:rPr>
                  <w:rFonts w:cs="Calibri" w:hint="eastAsia"/>
                  <w:color w:val="FF0000"/>
                  <w:szCs w:val="21"/>
                </w:rPr>
                <w:t>Y</w:t>
              </w:r>
            </w:ins>
          </w:p>
        </w:tc>
        <w:tc>
          <w:tcPr>
            <w:tcW w:w="679" w:type="dxa"/>
            <w:tcBorders>
              <w:tl2br w:val="nil"/>
              <w:tr2bl w:val="nil"/>
            </w:tcBorders>
          </w:tcPr>
          <w:p w:rsidR="009441B4" w:rsidRDefault="009441B4" w:rsidP="009A3C8F">
            <w:pPr>
              <w:jc w:val="left"/>
              <w:rPr>
                <w:szCs w:val="21"/>
              </w:rPr>
            </w:pPr>
          </w:p>
        </w:tc>
        <w:tc>
          <w:tcPr>
            <w:tcW w:w="1688" w:type="dxa"/>
            <w:tcBorders>
              <w:tl2br w:val="nil"/>
              <w:tr2bl w:val="nil"/>
            </w:tcBorders>
          </w:tcPr>
          <w:p w:rsidR="009441B4" w:rsidRDefault="00EC4E11" w:rsidP="009A3C8F">
            <w:r>
              <w:rPr>
                <w:rFonts w:hint="eastAsia"/>
              </w:rPr>
              <w:t>varchar(32)</w:t>
            </w:r>
          </w:p>
        </w:tc>
      </w:tr>
      <w:tr w:rsidR="00237F5A" w:rsidTr="009A3C8F">
        <w:trPr>
          <w:trHeight w:val="250"/>
          <w:jc w:val="center"/>
        </w:trPr>
        <w:tc>
          <w:tcPr>
            <w:tcW w:w="1626" w:type="dxa"/>
            <w:tcBorders>
              <w:tl2br w:val="nil"/>
              <w:tr2bl w:val="nil"/>
            </w:tcBorders>
          </w:tcPr>
          <w:p w:rsidR="00237F5A" w:rsidRDefault="00237F5A" w:rsidP="009A3C8F">
            <w:r>
              <w:rPr>
                <w:rFonts w:hint="eastAsia"/>
              </w:rPr>
              <w:t>create_by</w:t>
            </w:r>
          </w:p>
        </w:tc>
        <w:tc>
          <w:tcPr>
            <w:tcW w:w="1158" w:type="dxa"/>
            <w:tcBorders>
              <w:tl2br w:val="nil"/>
              <w:tr2bl w:val="nil"/>
            </w:tcBorders>
            <w:tcMar>
              <w:top w:w="0" w:type="dxa"/>
              <w:left w:w="108" w:type="dxa"/>
              <w:bottom w:w="0" w:type="dxa"/>
              <w:right w:w="108" w:type="dxa"/>
            </w:tcMar>
          </w:tcPr>
          <w:p w:rsidR="00237F5A" w:rsidRDefault="00237F5A" w:rsidP="009A3C8F">
            <w:pPr>
              <w:rPr>
                <w:rFonts w:cs="Calibri"/>
                <w:szCs w:val="21"/>
              </w:rPr>
            </w:pPr>
            <w:r>
              <w:rPr>
                <w:rFonts w:hint="eastAsia"/>
              </w:rPr>
              <w:t>创建者</w:t>
            </w:r>
          </w:p>
        </w:tc>
        <w:tc>
          <w:tcPr>
            <w:tcW w:w="636" w:type="dxa"/>
            <w:tcBorders>
              <w:tl2br w:val="nil"/>
              <w:tr2bl w:val="nil"/>
            </w:tcBorders>
            <w:tcMar>
              <w:top w:w="0" w:type="dxa"/>
              <w:left w:w="108" w:type="dxa"/>
              <w:bottom w:w="0" w:type="dxa"/>
              <w:right w:w="108" w:type="dxa"/>
            </w:tcMar>
          </w:tcPr>
          <w:p w:rsidR="00237F5A" w:rsidRDefault="00237F5A" w:rsidP="009A3C8F">
            <w:pPr>
              <w:rPr>
                <w:rFonts w:cs="Calibri"/>
                <w:szCs w:val="21"/>
              </w:rPr>
            </w:pPr>
          </w:p>
        </w:tc>
        <w:tc>
          <w:tcPr>
            <w:tcW w:w="1889" w:type="dxa"/>
            <w:tcBorders>
              <w:tl2br w:val="nil"/>
              <w:tr2bl w:val="nil"/>
            </w:tcBorders>
            <w:tcMar>
              <w:top w:w="0" w:type="dxa"/>
              <w:left w:w="108" w:type="dxa"/>
              <w:bottom w:w="0" w:type="dxa"/>
              <w:right w:w="108" w:type="dxa"/>
            </w:tcMar>
          </w:tcPr>
          <w:p w:rsidR="00237F5A" w:rsidRDefault="00237F5A" w:rsidP="009A3C8F">
            <w:pPr>
              <w:jc w:val="left"/>
            </w:pPr>
          </w:p>
        </w:tc>
        <w:tc>
          <w:tcPr>
            <w:tcW w:w="664" w:type="dxa"/>
            <w:tcBorders>
              <w:tl2br w:val="nil"/>
              <w:tr2bl w:val="nil"/>
            </w:tcBorders>
          </w:tcPr>
          <w:p w:rsidR="00237F5A" w:rsidRDefault="00237F5A" w:rsidP="009A3C8F">
            <w:pPr>
              <w:jc w:val="center"/>
              <w:rPr>
                <w:szCs w:val="21"/>
              </w:rPr>
            </w:pPr>
            <w:r>
              <w:rPr>
                <w:rFonts w:hint="eastAsia"/>
                <w:szCs w:val="21"/>
              </w:rPr>
              <w:t>Y</w:t>
            </w:r>
          </w:p>
        </w:tc>
        <w:tc>
          <w:tcPr>
            <w:tcW w:w="679" w:type="dxa"/>
            <w:tcBorders>
              <w:tl2br w:val="nil"/>
              <w:tr2bl w:val="nil"/>
            </w:tcBorders>
          </w:tcPr>
          <w:p w:rsidR="00237F5A" w:rsidRDefault="00237F5A" w:rsidP="009A3C8F">
            <w:pPr>
              <w:jc w:val="left"/>
              <w:rPr>
                <w:szCs w:val="21"/>
              </w:rPr>
            </w:pPr>
          </w:p>
        </w:tc>
        <w:tc>
          <w:tcPr>
            <w:tcW w:w="1688" w:type="dxa"/>
            <w:tcBorders>
              <w:tl2br w:val="nil"/>
              <w:tr2bl w:val="nil"/>
            </w:tcBorders>
            <w:vAlign w:val="center"/>
          </w:tcPr>
          <w:p w:rsidR="00237F5A" w:rsidRDefault="00237F5A" w:rsidP="009A3C8F">
            <w:r>
              <w:rPr>
                <w:rFonts w:hint="eastAsia"/>
              </w:rPr>
              <w:t>varchar(255)</w:t>
            </w:r>
          </w:p>
        </w:tc>
      </w:tr>
      <w:tr w:rsidR="00237F5A" w:rsidTr="009A3C8F">
        <w:trPr>
          <w:trHeight w:val="250"/>
          <w:jc w:val="center"/>
        </w:trPr>
        <w:tc>
          <w:tcPr>
            <w:tcW w:w="1626" w:type="dxa"/>
            <w:tcBorders>
              <w:tl2br w:val="nil"/>
              <w:tr2bl w:val="nil"/>
            </w:tcBorders>
          </w:tcPr>
          <w:p w:rsidR="00237F5A" w:rsidRDefault="00237F5A" w:rsidP="009A3C8F">
            <w:r>
              <w:rPr>
                <w:rFonts w:hint="eastAsia"/>
              </w:rPr>
              <w:t>create_date</w:t>
            </w:r>
          </w:p>
        </w:tc>
        <w:tc>
          <w:tcPr>
            <w:tcW w:w="1158" w:type="dxa"/>
            <w:tcBorders>
              <w:tl2br w:val="nil"/>
              <w:tr2bl w:val="nil"/>
            </w:tcBorders>
            <w:tcMar>
              <w:top w:w="0" w:type="dxa"/>
              <w:left w:w="108" w:type="dxa"/>
              <w:bottom w:w="0" w:type="dxa"/>
              <w:right w:w="108" w:type="dxa"/>
            </w:tcMar>
          </w:tcPr>
          <w:p w:rsidR="00237F5A" w:rsidRDefault="00237F5A" w:rsidP="009A3C8F">
            <w:pPr>
              <w:rPr>
                <w:rFonts w:cs="Calibri"/>
                <w:szCs w:val="21"/>
              </w:rPr>
            </w:pPr>
            <w:r>
              <w:rPr>
                <w:rFonts w:hint="eastAsia"/>
              </w:rPr>
              <w:t>创建时间</w:t>
            </w:r>
          </w:p>
        </w:tc>
        <w:tc>
          <w:tcPr>
            <w:tcW w:w="636" w:type="dxa"/>
            <w:tcBorders>
              <w:tl2br w:val="nil"/>
              <w:tr2bl w:val="nil"/>
            </w:tcBorders>
            <w:tcMar>
              <w:top w:w="0" w:type="dxa"/>
              <w:left w:w="108" w:type="dxa"/>
              <w:bottom w:w="0" w:type="dxa"/>
              <w:right w:w="108" w:type="dxa"/>
            </w:tcMar>
          </w:tcPr>
          <w:p w:rsidR="00237F5A" w:rsidRDefault="00237F5A" w:rsidP="009A3C8F">
            <w:pPr>
              <w:rPr>
                <w:rFonts w:cs="Calibri"/>
                <w:szCs w:val="21"/>
              </w:rPr>
            </w:pPr>
          </w:p>
        </w:tc>
        <w:tc>
          <w:tcPr>
            <w:tcW w:w="1889" w:type="dxa"/>
            <w:tcBorders>
              <w:tl2br w:val="nil"/>
              <w:tr2bl w:val="nil"/>
            </w:tcBorders>
            <w:tcMar>
              <w:top w:w="0" w:type="dxa"/>
              <w:left w:w="108" w:type="dxa"/>
              <w:bottom w:w="0" w:type="dxa"/>
              <w:right w:w="108" w:type="dxa"/>
            </w:tcMar>
          </w:tcPr>
          <w:p w:rsidR="00237F5A" w:rsidRDefault="00237F5A" w:rsidP="009A3C8F">
            <w:pPr>
              <w:jc w:val="left"/>
            </w:pPr>
          </w:p>
        </w:tc>
        <w:tc>
          <w:tcPr>
            <w:tcW w:w="664" w:type="dxa"/>
            <w:tcBorders>
              <w:tl2br w:val="nil"/>
              <w:tr2bl w:val="nil"/>
            </w:tcBorders>
          </w:tcPr>
          <w:p w:rsidR="00237F5A" w:rsidRDefault="00237F5A" w:rsidP="009A3C8F">
            <w:pPr>
              <w:jc w:val="center"/>
              <w:rPr>
                <w:szCs w:val="21"/>
              </w:rPr>
            </w:pPr>
            <w:r>
              <w:rPr>
                <w:rFonts w:hint="eastAsia"/>
                <w:szCs w:val="21"/>
              </w:rPr>
              <w:t>Y</w:t>
            </w:r>
          </w:p>
        </w:tc>
        <w:tc>
          <w:tcPr>
            <w:tcW w:w="679" w:type="dxa"/>
            <w:tcBorders>
              <w:tl2br w:val="nil"/>
              <w:tr2bl w:val="nil"/>
            </w:tcBorders>
          </w:tcPr>
          <w:p w:rsidR="00237F5A" w:rsidRDefault="00237F5A" w:rsidP="009A3C8F">
            <w:pPr>
              <w:jc w:val="left"/>
              <w:rPr>
                <w:szCs w:val="21"/>
              </w:rPr>
            </w:pPr>
          </w:p>
        </w:tc>
        <w:tc>
          <w:tcPr>
            <w:tcW w:w="1688" w:type="dxa"/>
            <w:tcBorders>
              <w:tl2br w:val="nil"/>
              <w:tr2bl w:val="nil"/>
            </w:tcBorders>
            <w:vAlign w:val="center"/>
          </w:tcPr>
          <w:p w:rsidR="00237F5A" w:rsidRDefault="00237F5A" w:rsidP="009A3C8F">
            <w:r>
              <w:rPr>
                <w:rFonts w:hint="eastAsia"/>
              </w:rPr>
              <w:t>datetime</w:t>
            </w:r>
          </w:p>
        </w:tc>
      </w:tr>
      <w:tr w:rsidR="00237F5A" w:rsidTr="009A3C8F">
        <w:trPr>
          <w:trHeight w:val="250"/>
          <w:jc w:val="center"/>
        </w:trPr>
        <w:tc>
          <w:tcPr>
            <w:tcW w:w="1626" w:type="dxa"/>
            <w:tcBorders>
              <w:tl2br w:val="nil"/>
              <w:tr2bl w:val="nil"/>
            </w:tcBorders>
          </w:tcPr>
          <w:p w:rsidR="00237F5A" w:rsidRDefault="00237F5A" w:rsidP="009A3C8F">
            <w:r>
              <w:rPr>
                <w:rFonts w:hint="eastAsia"/>
              </w:rPr>
              <w:t>update_by</w:t>
            </w:r>
          </w:p>
        </w:tc>
        <w:tc>
          <w:tcPr>
            <w:tcW w:w="1158" w:type="dxa"/>
            <w:tcBorders>
              <w:tl2br w:val="nil"/>
              <w:tr2bl w:val="nil"/>
            </w:tcBorders>
            <w:tcMar>
              <w:top w:w="0" w:type="dxa"/>
              <w:left w:w="108" w:type="dxa"/>
              <w:bottom w:w="0" w:type="dxa"/>
              <w:right w:w="108" w:type="dxa"/>
            </w:tcMar>
          </w:tcPr>
          <w:p w:rsidR="00237F5A" w:rsidRDefault="00237F5A" w:rsidP="009A3C8F">
            <w:pPr>
              <w:rPr>
                <w:rFonts w:cs="Calibri"/>
                <w:szCs w:val="21"/>
              </w:rPr>
            </w:pPr>
            <w:r>
              <w:rPr>
                <w:rFonts w:hint="eastAsia"/>
              </w:rPr>
              <w:t>更新人</w:t>
            </w:r>
          </w:p>
        </w:tc>
        <w:tc>
          <w:tcPr>
            <w:tcW w:w="636" w:type="dxa"/>
            <w:tcBorders>
              <w:tl2br w:val="nil"/>
              <w:tr2bl w:val="nil"/>
            </w:tcBorders>
            <w:tcMar>
              <w:top w:w="0" w:type="dxa"/>
              <w:left w:w="108" w:type="dxa"/>
              <w:bottom w:w="0" w:type="dxa"/>
              <w:right w:w="108" w:type="dxa"/>
            </w:tcMar>
          </w:tcPr>
          <w:p w:rsidR="00237F5A" w:rsidRDefault="00237F5A" w:rsidP="009A3C8F">
            <w:pPr>
              <w:rPr>
                <w:rFonts w:cs="Calibri"/>
                <w:szCs w:val="21"/>
              </w:rPr>
            </w:pPr>
          </w:p>
        </w:tc>
        <w:tc>
          <w:tcPr>
            <w:tcW w:w="1889" w:type="dxa"/>
            <w:tcBorders>
              <w:tl2br w:val="nil"/>
              <w:tr2bl w:val="nil"/>
            </w:tcBorders>
            <w:tcMar>
              <w:top w:w="0" w:type="dxa"/>
              <w:left w:w="108" w:type="dxa"/>
              <w:bottom w:w="0" w:type="dxa"/>
              <w:right w:w="108" w:type="dxa"/>
            </w:tcMar>
          </w:tcPr>
          <w:p w:rsidR="00237F5A" w:rsidRDefault="00237F5A" w:rsidP="009A3C8F">
            <w:pPr>
              <w:jc w:val="left"/>
            </w:pPr>
          </w:p>
        </w:tc>
        <w:tc>
          <w:tcPr>
            <w:tcW w:w="664" w:type="dxa"/>
            <w:tcBorders>
              <w:tl2br w:val="nil"/>
              <w:tr2bl w:val="nil"/>
            </w:tcBorders>
          </w:tcPr>
          <w:p w:rsidR="00237F5A" w:rsidRDefault="00237F5A" w:rsidP="009A3C8F">
            <w:pPr>
              <w:jc w:val="center"/>
              <w:rPr>
                <w:szCs w:val="21"/>
              </w:rPr>
            </w:pPr>
            <w:r>
              <w:rPr>
                <w:rFonts w:hint="eastAsia"/>
                <w:szCs w:val="21"/>
              </w:rPr>
              <w:t>Y</w:t>
            </w:r>
          </w:p>
        </w:tc>
        <w:tc>
          <w:tcPr>
            <w:tcW w:w="679" w:type="dxa"/>
            <w:tcBorders>
              <w:tl2br w:val="nil"/>
              <w:tr2bl w:val="nil"/>
            </w:tcBorders>
          </w:tcPr>
          <w:p w:rsidR="00237F5A" w:rsidRDefault="00237F5A" w:rsidP="009A3C8F">
            <w:pPr>
              <w:jc w:val="left"/>
              <w:rPr>
                <w:szCs w:val="21"/>
              </w:rPr>
            </w:pPr>
          </w:p>
        </w:tc>
        <w:tc>
          <w:tcPr>
            <w:tcW w:w="1688" w:type="dxa"/>
            <w:tcBorders>
              <w:tl2br w:val="nil"/>
              <w:tr2bl w:val="nil"/>
            </w:tcBorders>
            <w:vAlign w:val="center"/>
          </w:tcPr>
          <w:p w:rsidR="00237F5A" w:rsidRDefault="00237F5A" w:rsidP="009A3C8F">
            <w:r>
              <w:rPr>
                <w:rFonts w:hint="eastAsia"/>
              </w:rPr>
              <w:t>varchar(255)</w:t>
            </w:r>
          </w:p>
        </w:tc>
      </w:tr>
      <w:tr w:rsidR="00237F5A" w:rsidTr="009A3C8F">
        <w:trPr>
          <w:trHeight w:val="250"/>
          <w:jc w:val="center"/>
        </w:trPr>
        <w:tc>
          <w:tcPr>
            <w:tcW w:w="1626" w:type="dxa"/>
          </w:tcPr>
          <w:p w:rsidR="00237F5A" w:rsidRDefault="00237F5A" w:rsidP="009A3C8F">
            <w:r>
              <w:rPr>
                <w:rFonts w:hint="eastAsia"/>
              </w:rPr>
              <w:t>update_date</w:t>
            </w:r>
          </w:p>
        </w:tc>
        <w:tc>
          <w:tcPr>
            <w:tcW w:w="1158" w:type="dxa"/>
          </w:tcPr>
          <w:p w:rsidR="00237F5A" w:rsidRDefault="00237F5A" w:rsidP="009A3C8F">
            <w:pPr>
              <w:rPr>
                <w:rFonts w:cs="Calibri"/>
                <w:szCs w:val="21"/>
              </w:rPr>
            </w:pPr>
            <w:r>
              <w:rPr>
                <w:rFonts w:hint="eastAsia"/>
              </w:rPr>
              <w:t>更新时间</w:t>
            </w:r>
          </w:p>
        </w:tc>
        <w:tc>
          <w:tcPr>
            <w:tcW w:w="636" w:type="dxa"/>
          </w:tcPr>
          <w:p w:rsidR="00237F5A" w:rsidRDefault="00237F5A" w:rsidP="009A3C8F">
            <w:pPr>
              <w:rPr>
                <w:rFonts w:cs="Calibri"/>
                <w:szCs w:val="21"/>
              </w:rPr>
            </w:pPr>
          </w:p>
        </w:tc>
        <w:tc>
          <w:tcPr>
            <w:tcW w:w="1889" w:type="dxa"/>
          </w:tcPr>
          <w:p w:rsidR="00237F5A" w:rsidRDefault="00237F5A" w:rsidP="009A3C8F">
            <w:pPr>
              <w:jc w:val="left"/>
            </w:pPr>
          </w:p>
        </w:tc>
        <w:tc>
          <w:tcPr>
            <w:tcW w:w="664" w:type="dxa"/>
          </w:tcPr>
          <w:p w:rsidR="00237F5A" w:rsidRDefault="00237F5A" w:rsidP="009A3C8F">
            <w:pPr>
              <w:jc w:val="center"/>
              <w:rPr>
                <w:szCs w:val="21"/>
              </w:rPr>
            </w:pPr>
            <w:r>
              <w:rPr>
                <w:rFonts w:hint="eastAsia"/>
                <w:szCs w:val="21"/>
              </w:rPr>
              <w:t>Y</w:t>
            </w:r>
          </w:p>
        </w:tc>
        <w:tc>
          <w:tcPr>
            <w:tcW w:w="679" w:type="dxa"/>
          </w:tcPr>
          <w:p w:rsidR="00237F5A" w:rsidRDefault="00237F5A" w:rsidP="009A3C8F">
            <w:pPr>
              <w:jc w:val="left"/>
              <w:rPr>
                <w:szCs w:val="21"/>
              </w:rPr>
            </w:pPr>
          </w:p>
        </w:tc>
        <w:tc>
          <w:tcPr>
            <w:tcW w:w="1688" w:type="dxa"/>
            <w:vAlign w:val="center"/>
          </w:tcPr>
          <w:p w:rsidR="00237F5A" w:rsidRDefault="00237F5A" w:rsidP="009A3C8F">
            <w:r>
              <w:rPr>
                <w:rFonts w:hint="eastAsia"/>
              </w:rPr>
              <w:t>datetime</w:t>
            </w:r>
          </w:p>
        </w:tc>
      </w:tr>
      <w:tr w:rsidR="00237F5A" w:rsidTr="009A3C8F">
        <w:trPr>
          <w:trHeight w:val="250"/>
          <w:jc w:val="center"/>
        </w:trPr>
        <w:tc>
          <w:tcPr>
            <w:tcW w:w="1626" w:type="dxa"/>
          </w:tcPr>
          <w:p w:rsidR="00237F5A" w:rsidRDefault="00237F5A" w:rsidP="009A3C8F">
            <w:r>
              <w:rPr>
                <w:rFonts w:hint="eastAsia"/>
              </w:rPr>
              <w:t>remarks</w:t>
            </w:r>
          </w:p>
        </w:tc>
        <w:tc>
          <w:tcPr>
            <w:tcW w:w="1158" w:type="dxa"/>
          </w:tcPr>
          <w:p w:rsidR="00237F5A" w:rsidRDefault="00237F5A" w:rsidP="009A3C8F">
            <w:pPr>
              <w:rPr>
                <w:rFonts w:cs="Calibri"/>
                <w:szCs w:val="21"/>
              </w:rPr>
            </w:pPr>
            <w:r>
              <w:rPr>
                <w:rFonts w:hint="eastAsia"/>
              </w:rPr>
              <w:t>备注信息</w:t>
            </w:r>
          </w:p>
        </w:tc>
        <w:tc>
          <w:tcPr>
            <w:tcW w:w="636" w:type="dxa"/>
          </w:tcPr>
          <w:p w:rsidR="00237F5A" w:rsidRDefault="00237F5A" w:rsidP="009A3C8F">
            <w:pPr>
              <w:rPr>
                <w:rFonts w:cs="Calibri"/>
                <w:szCs w:val="21"/>
              </w:rPr>
            </w:pPr>
          </w:p>
        </w:tc>
        <w:tc>
          <w:tcPr>
            <w:tcW w:w="1889" w:type="dxa"/>
          </w:tcPr>
          <w:p w:rsidR="00237F5A" w:rsidRDefault="00237F5A" w:rsidP="009A3C8F">
            <w:pPr>
              <w:jc w:val="left"/>
            </w:pPr>
          </w:p>
        </w:tc>
        <w:tc>
          <w:tcPr>
            <w:tcW w:w="664" w:type="dxa"/>
          </w:tcPr>
          <w:p w:rsidR="00237F5A" w:rsidRDefault="00237F5A" w:rsidP="009A3C8F">
            <w:pPr>
              <w:jc w:val="center"/>
              <w:rPr>
                <w:szCs w:val="21"/>
              </w:rPr>
            </w:pPr>
            <w:r>
              <w:rPr>
                <w:rFonts w:hint="eastAsia"/>
                <w:szCs w:val="21"/>
              </w:rPr>
              <w:t>Y</w:t>
            </w:r>
          </w:p>
        </w:tc>
        <w:tc>
          <w:tcPr>
            <w:tcW w:w="679" w:type="dxa"/>
          </w:tcPr>
          <w:p w:rsidR="00237F5A" w:rsidRDefault="00237F5A" w:rsidP="009A3C8F">
            <w:pPr>
              <w:jc w:val="left"/>
              <w:rPr>
                <w:szCs w:val="21"/>
              </w:rPr>
            </w:pPr>
          </w:p>
        </w:tc>
        <w:tc>
          <w:tcPr>
            <w:tcW w:w="1688" w:type="dxa"/>
            <w:vAlign w:val="center"/>
          </w:tcPr>
          <w:p w:rsidR="00237F5A" w:rsidRDefault="00237F5A" w:rsidP="009A3C8F">
            <w:r>
              <w:rPr>
                <w:rFonts w:hint="eastAsia"/>
              </w:rPr>
              <w:t>varchar(255)</w:t>
            </w:r>
          </w:p>
        </w:tc>
      </w:tr>
      <w:tr w:rsidR="00237F5A" w:rsidTr="000D278B">
        <w:trPr>
          <w:trHeight w:val="53"/>
          <w:jc w:val="center"/>
        </w:trPr>
        <w:tc>
          <w:tcPr>
            <w:tcW w:w="1626" w:type="dxa"/>
          </w:tcPr>
          <w:p w:rsidR="00237F5A" w:rsidRDefault="00237F5A" w:rsidP="009A3C8F">
            <w:r>
              <w:rPr>
                <w:rFonts w:hint="eastAsia"/>
              </w:rPr>
              <w:t>del_flag</w:t>
            </w:r>
          </w:p>
        </w:tc>
        <w:tc>
          <w:tcPr>
            <w:tcW w:w="1158" w:type="dxa"/>
          </w:tcPr>
          <w:p w:rsidR="00237F5A" w:rsidRDefault="00237F5A" w:rsidP="009A3C8F">
            <w:pPr>
              <w:rPr>
                <w:rFonts w:cs="Calibri"/>
                <w:szCs w:val="21"/>
              </w:rPr>
            </w:pPr>
            <w:r>
              <w:rPr>
                <w:rFonts w:hint="eastAsia"/>
              </w:rPr>
              <w:t>删除标记</w:t>
            </w:r>
          </w:p>
        </w:tc>
        <w:tc>
          <w:tcPr>
            <w:tcW w:w="636" w:type="dxa"/>
          </w:tcPr>
          <w:p w:rsidR="00237F5A" w:rsidRDefault="00237F5A" w:rsidP="009A3C8F">
            <w:pPr>
              <w:rPr>
                <w:rFonts w:cs="Calibri"/>
                <w:szCs w:val="21"/>
              </w:rPr>
            </w:pPr>
          </w:p>
        </w:tc>
        <w:tc>
          <w:tcPr>
            <w:tcW w:w="1889" w:type="dxa"/>
          </w:tcPr>
          <w:p w:rsidR="00237F5A" w:rsidRDefault="00237F5A" w:rsidP="009A3C8F">
            <w:pPr>
              <w:jc w:val="left"/>
            </w:pPr>
          </w:p>
        </w:tc>
        <w:tc>
          <w:tcPr>
            <w:tcW w:w="664" w:type="dxa"/>
          </w:tcPr>
          <w:p w:rsidR="00237F5A" w:rsidRDefault="00237F5A" w:rsidP="009A3C8F">
            <w:pPr>
              <w:jc w:val="center"/>
              <w:rPr>
                <w:szCs w:val="21"/>
              </w:rPr>
            </w:pPr>
            <w:r>
              <w:rPr>
                <w:rFonts w:hint="eastAsia"/>
                <w:szCs w:val="21"/>
              </w:rPr>
              <w:t>Y</w:t>
            </w:r>
          </w:p>
        </w:tc>
        <w:tc>
          <w:tcPr>
            <w:tcW w:w="679" w:type="dxa"/>
          </w:tcPr>
          <w:p w:rsidR="00237F5A" w:rsidRDefault="00237F5A" w:rsidP="009A3C8F">
            <w:pPr>
              <w:jc w:val="left"/>
              <w:rPr>
                <w:szCs w:val="21"/>
              </w:rPr>
            </w:pPr>
          </w:p>
        </w:tc>
        <w:tc>
          <w:tcPr>
            <w:tcW w:w="1688" w:type="dxa"/>
            <w:vAlign w:val="center"/>
          </w:tcPr>
          <w:p w:rsidR="00237F5A" w:rsidRDefault="00237F5A" w:rsidP="009A3C8F">
            <w:r>
              <w:rPr>
                <w:rFonts w:hint="eastAsia"/>
              </w:rPr>
              <w:t>char(1)</w:t>
            </w:r>
          </w:p>
        </w:tc>
      </w:tr>
    </w:tbl>
    <w:p w:rsidR="005C636E" w:rsidRPr="00137600" w:rsidRDefault="002E1B48" w:rsidP="000D278B">
      <w:pPr>
        <w:pStyle w:val="5"/>
      </w:pPr>
      <w:r w:rsidRPr="00855553">
        <w:t>业务</w:t>
      </w:r>
      <w:r w:rsidRPr="002F4728">
        <w:t>流程</w:t>
      </w:r>
      <w:r>
        <w:rPr>
          <w:rFonts w:hint="eastAsia"/>
        </w:rPr>
        <w:t>表</w:t>
      </w:r>
      <w:r w:rsidRPr="00855553">
        <w:t>（</w:t>
      </w:r>
      <w:r w:rsidR="00424AA9">
        <w:rPr>
          <w:rFonts w:hint="eastAsia"/>
        </w:rPr>
        <w:t>process</w:t>
      </w:r>
      <w:r w:rsidRPr="006A3A33">
        <w:t>）</w:t>
      </w:r>
      <w:bookmarkEnd w:id="1198"/>
      <w:bookmarkEnd w:id="1199"/>
      <w:bookmarkEnd w:id="1200"/>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26"/>
        <w:gridCol w:w="1158"/>
        <w:gridCol w:w="636"/>
        <w:gridCol w:w="1889"/>
        <w:gridCol w:w="664"/>
        <w:gridCol w:w="679"/>
        <w:gridCol w:w="1688"/>
      </w:tblGrid>
      <w:tr w:rsidR="002E1B48" w:rsidTr="002E1B48">
        <w:trPr>
          <w:trHeight w:val="250"/>
          <w:jc w:val="center"/>
        </w:trPr>
        <w:tc>
          <w:tcPr>
            <w:tcW w:w="1626" w:type="dxa"/>
            <w:tcBorders>
              <w:tl2br w:val="nil"/>
              <w:tr2bl w:val="nil"/>
            </w:tcBorders>
          </w:tcPr>
          <w:p w:rsidR="002E1B48" w:rsidRDefault="00424AA9">
            <w:pPr>
              <w:rPr>
                <w:rFonts w:ascii="宋体" w:hAnsi="宋体"/>
                <w:b/>
                <w:szCs w:val="21"/>
              </w:rPr>
            </w:pPr>
            <w:r>
              <w:rPr>
                <w:rFonts w:ascii="宋体" w:hAnsi="宋体" w:hint="eastAsia"/>
                <w:b/>
                <w:szCs w:val="21"/>
              </w:rPr>
              <w:t>PROCE</w:t>
            </w:r>
            <w:r w:rsidR="002E1B48">
              <w:rPr>
                <w:rFonts w:ascii="宋体" w:hAnsi="宋体" w:hint="eastAsia"/>
                <w:b/>
                <w:szCs w:val="21"/>
              </w:rPr>
              <w:t>SS</w:t>
            </w:r>
          </w:p>
        </w:tc>
        <w:tc>
          <w:tcPr>
            <w:tcW w:w="6714" w:type="dxa"/>
            <w:gridSpan w:val="6"/>
            <w:tcBorders>
              <w:tl2br w:val="nil"/>
              <w:tr2bl w:val="nil"/>
            </w:tcBorders>
            <w:tcMar>
              <w:top w:w="0" w:type="dxa"/>
              <w:left w:w="108" w:type="dxa"/>
              <w:bottom w:w="0" w:type="dxa"/>
              <w:right w:w="108" w:type="dxa"/>
            </w:tcMar>
          </w:tcPr>
          <w:p w:rsidR="002E1B48" w:rsidRDefault="002E1B48" w:rsidP="002E1B48">
            <w:pPr>
              <w:rPr>
                <w:rFonts w:ascii="宋体" w:hAnsi="宋体"/>
                <w:szCs w:val="21"/>
              </w:rPr>
            </w:pPr>
            <w:r>
              <w:rPr>
                <w:rFonts w:ascii="宋体" w:hAnsi="宋体" w:hint="eastAsia"/>
                <w:b/>
                <w:szCs w:val="21"/>
              </w:rPr>
              <w:t>业务流程表</w:t>
            </w:r>
          </w:p>
        </w:tc>
      </w:tr>
      <w:tr w:rsidR="002E1B48" w:rsidTr="002E1B48">
        <w:trPr>
          <w:trHeight w:val="250"/>
          <w:jc w:val="center"/>
        </w:trPr>
        <w:tc>
          <w:tcPr>
            <w:tcW w:w="1626" w:type="dxa"/>
            <w:tcBorders>
              <w:tl2br w:val="nil"/>
              <w:tr2bl w:val="nil"/>
            </w:tcBorders>
          </w:tcPr>
          <w:p w:rsidR="002E1B48" w:rsidRDefault="002E1B48" w:rsidP="002E1B48">
            <w:r>
              <w:rPr>
                <w:rFonts w:ascii="宋体" w:hAnsi="宋体" w:hint="eastAsia"/>
                <w:szCs w:val="21"/>
              </w:rPr>
              <w:t>字段代码</w:t>
            </w:r>
          </w:p>
        </w:tc>
        <w:tc>
          <w:tcPr>
            <w:tcW w:w="1158" w:type="dxa"/>
            <w:tcBorders>
              <w:tl2br w:val="nil"/>
              <w:tr2bl w:val="nil"/>
            </w:tcBorders>
            <w:tcMar>
              <w:top w:w="0" w:type="dxa"/>
              <w:left w:w="108" w:type="dxa"/>
              <w:bottom w:w="0" w:type="dxa"/>
              <w:right w:w="108" w:type="dxa"/>
            </w:tcMar>
          </w:tcPr>
          <w:p w:rsidR="002E1B48" w:rsidRDefault="002E1B48" w:rsidP="002E1B48">
            <w:pPr>
              <w:rPr>
                <w:rFonts w:cs="Calibri"/>
                <w:szCs w:val="21"/>
              </w:rPr>
            </w:pPr>
            <w:r>
              <w:rPr>
                <w:rFonts w:ascii="宋体" w:hAnsi="宋体" w:hint="eastAsia"/>
                <w:szCs w:val="21"/>
              </w:rPr>
              <w:t>字段名</w:t>
            </w:r>
          </w:p>
        </w:tc>
        <w:tc>
          <w:tcPr>
            <w:tcW w:w="636" w:type="dxa"/>
            <w:tcBorders>
              <w:tl2br w:val="nil"/>
              <w:tr2bl w:val="nil"/>
            </w:tcBorders>
            <w:tcMar>
              <w:top w:w="0" w:type="dxa"/>
              <w:left w:w="108" w:type="dxa"/>
              <w:bottom w:w="0" w:type="dxa"/>
              <w:right w:w="108" w:type="dxa"/>
            </w:tcMar>
          </w:tcPr>
          <w:p w:rsidR="002E1B48" w:rsidRDefault="002E1B48" w:rsidP="002E1B48">
            <w:pPr>
              <w:rPr>
                <w:rFonts w:cs="Calibri"/>
                <w:szCs w:val="21"/>
              </w:rPr>
            </w:pPr>
            <w:r>
              <w:rPr>
                <w:rFonts w:ascii="宋体" w:hAnsi="宋体" w:hint="eastAsia"/>
                <w:szCs w:val="21"/>
              </w:rPr>
              <w:t>主键</w:t>
            </w:r>
          </w:p>
        </w:tc>
        <w:tc>
          <w:tcPr>
            <w:tcW w:w="1889" w:type="dxa"/>
            <w:tcBorders>
              <w:tl2br w:val="nil"/>
              <w:tr2bl w:val="nil"/>
            </w:tcBorders>
            <w:tcMar>
              <w:top w:w="0" w:type="dxa"/>
              <w:left w:w="108" w:type="dxa"/>
              <w:bottom w:w="0" w:type="dxa"/>
              <w:right w:w="108" w:type="dxa"/>
            </w:tcMar>
          </w:tcPr>
          <w:p w:rsidR="002E1B48" w:rsidRDefault="002E1B48" w:rsidP="002E1B48">
            <w:r>
              <w:rPr>
                <w:rFonts w:ascii="宋体" w:hAnsi="宋体" w:hint="eastAsia"/>
                <w:szCs w:val="21"/>
              </w:rPr>
              <w:t>备注</w:t>
            </w:r>
          </w:p>
        </w:tc>
        <w:tc>
          <w:tcPr>
            <w:tcW w:w="664" w:type="dxa"/>
            <w:tcBorders>
              <w:tl2br w:val="nil"/>
              <w:tr2bl w:val="nil"/>
            </w:tcBorders>
          </w:tcPr>
          <w:p w:rsidR="002E1B48" w:rsidRDefault="002E1B48" w:rsidP="002E1B48">
            <w:pPr>
              <w:rPr>
                <w:szCs w:val="21"/>
              </w:rPr>
            </w:pPr>
            <w:r>
              <w:rPr>
                <w:rFonts w:cs="Calibri" w:hint="eastAsia"/>
                <w:szCs w:val="21"/>
              </w:rPr>
              <w:t>可空</w:t>
            </w:r>
          </w:p>
        </w:tc>
        <w:tc>
          <w:tcPr>
            <w:tcW w:w="679" w:type="dxa"/>
            <w:tcBorders>
              <w:tl2br w:val="nil"/>
              <w:tr2bl w:val="nil"/>
            </w:tcBorders>
          </w:tcPr>
          <w:p w:rsidR="002E1B48" w:rsidRDefault="002E1B48" w:rsidP="002E1B48">
            <w:pPr>
              <w:rPr>
                <w:szCs w:val="21"/>
              </w:rPr>
            </w:pPr>
            <w:r>
              <w:rPr>
                <w:rFonts w:cs="Calibri" w:hint="eastAsia"/>
                <w:szCs w:val="21"/>
              </w:rPr>
              <w:t>默认值</w:t>
            </w:r>
          </w:p>
        </w:tc>
        <w:tc>
          <w:tcPr>
            <w:tcW w:w="1688" w:type="dxa"/>
            <w:tcBorders>
              <w:tl2br w:val="nil"/>
              <w:tr2bl w:val="nil"/>
            </w:tcBorders>
          </w:tcPr>
          <w:p w:rsidR="002E1B48" w:rsidRDefault="002E1B48" w:rsidP="002E1B48">
            <w:r>
              <w:rPr>
                <w:rFonts w:ascii="宋体" w:hAnsi="宋体" w:hint="eastAsia"/>
                <w:szCs w:val="21"/>
              </w:rPr>
              <w:t>类型</w:t>
            </w:r>
          </w:p>
        </w:tc>
      </w:tr>
      <w:tr w:rsidR="002E1B48" w:rsidTr="002E1B48">
        <w:trPr>
          <w:trHeight w:val="250"/>
          <w:jc w:val="center"/>
        </w:trPr>
        <w:tc>
          <w:tcPr>
            <w:tcW w:w="1626" w:type="dxa"/>
            <w:tcBorders>
              <w:tl2br w:val="nil"/>
              <w:tr2bl w:val="nil"/>
            </w:tcBorders>
          </w:tcPr>
          <w:p w:rsidR="002E1B48" w:rsidRDefault="002E1B48" w:rsidP="002E1B48">
            <w:r>
              <w:rPr>
                <w:rFonts w:hint="eastAsia"/>
              </w:rPr>
              <w:t>id</w:t>
            </w:r>
          </w:p>
        </w:tc>
        <w:tc>
          <w:tcPr>
            <w:tcW w:w="1158" w:type="dxa"/>
            <w:tcBorders>
              <w:tl2br w:val="nil"/>
              <w:tr2bl w:val="nil"/>
            </w:tcBorders>
            <w:tcMar>
              <w:top w:w="0" w:type="dxa"/>
              <w:left w:w="108" w:type="dxa"/>
              <w:bottom w:w="0" w:type="dxa"/>
              <w:right w:w="108" w:type="dxa"/>
            </w:tcMar>
          </w:tcPr>
          <w:p w:rsidR="002E1B48" w:rsidRDefault="002E1B48" w:rsidP="002E1B48">
            <w:r>
              <w:rPr>
                <w:rFonts w:hint="eastAsia"/>
              </w:rPr>
              <w:t>编号</w:t>
            </w:r>
          </w:p>
        </w:tc>
        <w:tc>
          <w:tcPr>
            <w:tcW w:w="636" w:type="dxa"/>
            <w:tcBorders>
              <w:tl2br w:val="nil"/>
              <w:tr2bl w:val="nil"/>
            </w:tcBorders>
            <w:tcMar>
              <w:top w:w="0" w:type="dxa"/>
              <w:left w:w="108" w:type="dxa"/>
              <w:bottom w:w="0" w:type="dxa"/>
              <w:right w:w="108" w:type="dxa"/>
            </w:tcMar>
          </w:tcPr>
          <w:p w:rsidR="002E1B48" w:rsidRDefault="002E1B48" w:rsidP="002E1B48">
            <w:pPr>
              <w:rPr>
                <w:rFonts w:cs="Calibri"/>
                <w:szCs w:val="21"/>
              </w:rPr>
            </w:pPr>
            <w:r>
              <w:rPr>
                <w:rFonts w:cs="Calibri" w:hint="eastAsia"/>
                <w:szCs w:val="21"/>
              </w:rPr>
              <w:t>Y</w:t>
            </w:r>
          </w:p>
        </w:tc>
        <w:tc>
          <w:tcPr>
            <w:tcW w:w="1889" w:type="dxa"/>
            <w:tcBorders>
              <w:tl2br w:val="nil"/>
              <w:tr2bl w:val="nil"/>
            </w:tcBorders>
            <w:tcMar>
              <w:top w:w="0" w:type="dxa"/>
              <w:left w:w="108" w:type="dxa"/>
              <w:bottom w:w="0" w:type="dxa"/>
              <w:right w:w="108" w:type="dxa"/>
            </w:tcMar>
          </w:tcPr>
          <w:p w:rsidR="002E1B48" w:rsidRDefault="002E1B48" w:rsidP="002E1B48">
            <w:pPr>
              <w:jc w:val="left"/>
              <w:rPr>
                <w:szCs w:val="21"/>
              </w:rPr>
            </w:pPr>
            <w:proofErr w:type="gramStart"/>
            <w:r>
              <w:rPr>
                <w:rFonts w:hint="eastAsia"/>
                <w:szCs w:val="21"/>
              </w:rPr>
              <w:t>流程表主键</w:t>
            </w:r>
            <w:proofErr w:type="gramEnd"/>
            <w:r>
              <w:rPr>
                <w:rFonts w:hint="eastAsia"/>
                <w:szCs w:val="21"/>
              </w:rPr>
              <w:t>id</w:t>
            </w:r>
          </w:p>
        </w:tc>
        <w:tc>
          <w:tcPr>
            <w:tcW w:w="664" w:type="dxa"/>
            <w:tcBorders>
              <w:tl2br w:val="nil"/>
              <w:tr2bl w:val="nil"/>
            </w:tcBorders>
          </w:tcPr>
          <w:p w:rsidR="002E1B48" w:rsidRDefault="002E1B48" w:rsidP="002E1B48">
            <w:pPr>
              <w:jc w:val="center"/>
              <w:rPr>
                <w:szCs w:val="21"/>
              </w:rPr>
            </w:pPr>
            <w:r>
              <w:rPr>
                <w:rFonts w:hint="eastAsia"/>
                <w:szCs w:val="21"/>
              </w:rPr>
              <w:t>N</w:t>
            </w:r>
          </w:p>
        </w:tc>
        <w:tc>
          <w:tcPr>
            <w:tcW w:w="679" w:type="dxa"/>
            <w:tcBorders>
              <w:tl2br w:val="nil"/>
              <w:tr2bl w:val="nil"/>
            </w:tcBorders>
          </w:tcPr>
          <w:p w:rsidR="002E1B48" w:rsidRDefault="002E1B48" w:rsidP="002E1B48">
            <w:pPr>
              <w:jc w:val="left"/>
              <w:rPr>
                <w:szCs w:val="21"/>
              </w:rPr>
            </w:pPr>
          </w:p>
        </w:tc>
        <w:tc>
          <w:tcPr>
            <w:tcW w:w="1688" w:type="dxa"/>
            <w:tcBorders>
              <w:tl2br w:val="nil"/>
              <w:tr2bl w:val="nil"/>
            </w:tcBorders>
            <w:vAlign w:val="center"/>
          </w:tcPr>
          <w:p w:rsidR="002E1B48" w:rsidRDefault="002E1B48" w:rsidP="002E1B48">
            <w:r>
              <w:rPr>
                <w:rFonts w:hint="eastAsia"/>
              </w:rPr>
              <w:t>int</w:t>
            </w:r>
          </w:p>
        </w:tc>
      </w:tr>
      <w:tr w:rsidR="00424AA9" w:rsidTr="002E1B48">
        <w:trPr>
          <w:trHeight w:val="250"/>
          <w:jc w:val="center"/>
        </w:trPr>
        <w:tc>
          <w:tcPr>
            <w:tcW w:w="1626" w:type="dxa"/>
            <w:tcBorders>
              <w:tl2br w:val="nil"/>
              <w:tr2bl w:val="nil"/>
            </w:tcBorders>
          </w:tcPr>
          <w:p w:rsidR="00424AA9" w:rsidRDefault="00424AA9" w:rsidP="002E1B48">
            <w:r>
              <w:rPr>
                <w:rFonts w:hint="eastAsia"/>
              </w:rPr>
              <w:t>process_name</w:t>
            </w:r>
          </w:p>
        </w:tc>
        <w:tc>
          <w:tcPr>
            <w:tcW w:w="1158" w:type="dxa"/>
            <w:tcBorders>
              <w:tl2br w:val="nil"/>
              <w:tr2bl w:val="nil"/>
            </w:tcBorders>
            <w:tcMar>
              <w:top w:w="0" w:type="dxa"/>
              <w:left w:w="108" w:type="dxa"/>
              <w:bottom w:w="0" w:type="dxa"/>
              <w:right w:w="108" w:type="dxa"/>
            </w:tcMar>
          </w:tcPr>
          <w:p w:rsidR="00424AA9" w:rsidRDefault="00424AA9" w:rsidP="002E1B48">
            <w:pPr>
              <w:rPr>
                <w:rFonts w:cs="Calibri"/>
                <w:szCs w:val="21"/>
              </w:rPr>
            </w:pPr>
            <w:r>
              <w:rPr>
                <w:rFonts w:cs="Calibri" w:hint="eastAsia"/>
                <w:szCs w:val="21"/>
              </w:rPr>
              <w:t>流程名称</w:t>
            </w:r>
          </w:p>
        </w:tc>
        <w:tc>
          <w:tcPr>
            <w:tcW w:w="636" w:type="dxa"/>
            <w:tcBorders>
              <w:tl2br w:val="nil"/>
              <w:tr2bl w:val="nil"/>
            </w:tcBorders>
            <w:tcMar>
              <w:top w:w="0" w:type="dxa"/>
              <w:left w:w="108" w:type="dxa"/>
              <w:bottom w:w="0" w:type="dxa"/>
              <w:right w:w="108" w:type="dxa"/>
            </w:tcMar>
          </w:tcPr>
          <w:p w:rsidR="00424AA9" w:rsidRDefault="00424AA9" w:rsidP="002E1B48">
            <w:pPr>
              <w:rPr>
                <w:rFonts w:cs="Calibri"/>
                <w:szCs w:val="21"/>
              </w:rPr>
            </w:pPr>
          </w:p>
        </w:tc>
        <w:tc>
          <w:tcPr>
            <w:tcW w:w="1889" w:type="dxa"/>
            <w:tcBorders>
              <w:tl2br w:val="nil"/>
              <w:tr2bl w:val="nil"/>
            </w:tcBorders>
            <w:tcMar>
              <w:top w:w="0" w:type="dxa"/>
              <w:left w:w="108" w:type="dxa"/>
              <w:bottom w:w="0" w:type="dxa"/>
              <w:right w:w="108" w:type="dxa"/>
            </w:tcMar>
          </w:tcPr>
          <w:p w:rsidR="00424AA9" w:rsidRDefault="00424AA9" w:rsidP="002E1B48">
            <w:pPr>
              <w:jc w:val="left"/>
            </w:pPr>
          </w:p>
        </w:tc>
        <w:tc>
          <w:tcPr>
            <w:tcW w:w="664" w:type="dxa"/>
            <w:tcBorders>
              <w:tl2br w:val="nil"/>
              <w:tr2bl w:val="nil"/>
            </w:tcBorders>
          </w:tcPr>
          <w:p w:rsidR="00424AA9" w:rsidRDefault="00424AA9" w:rsidP="002E1B48">
            <w:pPr>
              <w:jc w:val="center"/>
              <w:rPr>
                <w:szCs w:val="21"/>
              </w:rPr>
            </w:pPr>
          </w:p>
        </w:tc>
        <w:tc>
          <w:tcPr>
            <w:tcW w:w="679" w:type="dxa"/>
            <w:tcBorders>
              <w:tl2br w:val="nil"/>
              <w:tr2bl w:val="nil"/>
            </w:tcBorders>
          </w:tcPr>
          <w:p w:rsidR="00424AA9" w:rsidRDefault="00424AA9" w:rsidP="002E1B48">
            <w:pPr>
              <w:jc w:val="left"/>
              <w:rPr>
                <w:szCs w:val="21"/>
              </w:rPr>
            </w:pPr>
          </w:p>
        </w:tc>
        <w:tc>
          <w:tcPr>
            <w:tcW w:w="1688" w:type="dxa"/>
            <w:tcBorders>
              <w:tl2br w:val="nil"/>
              <w:tr2bl w:val="nil"/>
            </w:tcBorders>
            <w:vAlign w:val="center"/>
          </w:tcPr>
          <w:p w:rsidR="00424AA9" w:rsidRDefault="00424AA9" w:rsidP="002E1B48">
            <w:r>
              <w:rPr>
                <w:rFonts w:hint="eastAsia"/>
              </w:rPr>
              <w:t>varchar(255)</w:t>
            </w:r>
          </w:p>
        </w:tc>
      </w:tr>
      <w:tr w:rsidR="00061AC7" w:rsidTr="002E1B48">
        <w:trPr>
          <w:trHeight w:val="250"/>
          <w:jc w:val="center"/>
        </w:trPr>
        <w:tc>
          <w:tcPr>
            <w:tcW w:w="1626" w:type="dxa"/>
            <w:tcBorders>
              <w:tl2br w:val="nil"/>
              <w:tr2bl w:val="nil"/>
            </w:tcBorders>
          </w:tcPr>
          <w:p w:rsidR="00061AC7" w:rsidRDefault="00026FE4" w:rsidP="002E1B48">
            <w:r>
              <w:rPr>
                <w:rFonts w:hint="eastAsia"/>
              </w:rPr>
              <w:t>p</w:t>
            </w:r>
            <w:r w:rsidR="00061AC7">
              <w:rPr>
                <w:rFonts w:hint="eastAsia"/>
              </w:rPr>
              <w:t>rocess_type</w:t>
            </w:r>
          </w:p>
        </w:tc>
        <w:tc>
          <w:tcPr>
            <w:tcW w:w="1158" w:type="dxa"/>
            <w:tcBorders>
              <w:tl2br w:val="nil"/>
              <w:tr2bl w:val="nil"/>
            </w:tcBorders>
            <w:tcMar>
              <w:top w:w="0" w:type="dxa"/>
              <w:left w:w="108" w:type="dxa"/>
              <w:bottom w:w="0" w:type="dxa"/>
              <w:right w:w="108" w:type="dxa"/>
            </w:tcMar>
          </w:tcPr>
          <w:p w:rsidR="00061AC7" w:rsidRDefault="00061AC7" w:rsidP="002E1B48">
            <w:pPr>
              <w:rPr>
                <w:rFonts w:cs="Calibri"/>
                <w:szCs w:val="21"/>
              </w:rPr>
            </w:pPr>
            <w:r>
              <w:rPr>
                <w:rFonts w:cs="Calibri" w:hint="eastAsia"/>
                <w:szCs w:val="21"/>
              </w:rPr>
              <w:t>流程分</w:t>
            </w:r>
            <w:r>
              <w:rPr>
                <w:rFonts w:cs="Calibri" w:hint="eastAsia"/>
                <w:szCs w:val="21"/>
              </w:rPr>
              <w:lastRenderedPageBreak/>
              <w:t>类</w:t>
            </w:r>
          </w:p>
        </w:tc>
        <w:tc>
          <w:tcPr>
            <w:tcW w:w="636" w:type="dxa"/>
            <w:tcBorders>
              <w:tl2br w:val="nil"/>
              <w:tr2bl w:val="nil"/>
            </w:tcBorders>
            <w:tcMar>
              <w:top w:w="0" w:type="dxa"/>
              <w:left w:w="108" w:type="dxa"/>
              <w:bottom w:w="0" w:type="dxa"/>
              <w:right w:w="108" w:type="dxa"/>
            </w:tcMar>
          </w:tcPr>
          <w:p w:rsidR="00061AC7" w:rsidRDefault="00061AC7" w:rsidP="002E1B48">
            <w:pPr>
              <w:rPr>
                <w:rFonts w:cs="Calibri"/>
                <w:szCs w:val="21"/>
              </w:rPr>
            </w:pPr>
          </w:p>
        </w:tc>
        <w:tc>
          <w:tcPr>
            <w:tcW w:w="1889" w:type="dxa"/>
            <w:tcBorders>
              <w:tl2br w:val="nil"/>
              <w:tr2bl w:val="nil"/>
            </w:tcBorders>
            <w:tcMar>
              <w:top w:w="0" w:type="dxa"/>
              <w:left w:w="108" w:type="dxa"/>
              <w:bottom w:w="0" w:type="dxa"/>
              <w:right w:w="108" w:type="dxa"/>
            </w:tcMar>
          </w:tcPr>
          <w:p w:rsidR="00500397" w:rsidRDefault="00500397" w:rsidP="00500397">
            <w:pPr>
              <w:jc w:val="left"/>
              <w:rPr>
                <w:ins w:id="1235" w:author="xlli" w:date="2017-12-05T15:18:00Z"/>
                <w:rFonts w:hint="eastAsia"/>
              </w:rPr>
              <w:pPrChange w:id="1236" w:author="xlli" w:date="2017-12-05T15:18:00Z">
                <w:pPr>
                  <w:jc w:val="left"/>
                </w:pPr>
              </w:pPrChange>
            </w:pPr>
            <w:ins w:id="1237" w:author="xlli" w:date="2017-12-05T15:18:00Z">
              <w:r>
                <w:rPr>
                  <w:rFonts w:hint="eastAsia"/>
                </w:rPr>
                <w:t xml:space="preserve">1 </w:t>
              </w:r>
            </w:ins>
            <w:r w:rsidR="00061AC7">
              <w:rPr>
                <w:rFonts w:hint="eastAsia"/>
              </w:rPr>
              <w:t>受理流程</w:t>
            </w:r>
            <w:del w:id="1238" w:author="xlli" w:date="2017-12-05T15:18:00Z">
              <w:r w:rsidR="00061AC7" w:rsidDel="00500397">
                <w:rPr>
                  <w:rFonts w:hint="eastAsia"/>
                </w:rPr>
                <w:delText>、</w:delText>
              </w:r>
            </w:del>
          </w:p>
          <w:p w:rsidR="00061AC7" w:rsidRDefault="00500397" w:rsidP="00500397">
            <w:pPr>
              <w:jc w:val="left"/>
              <w:pPrChange w:id="1239" w:author="xlli" w:date="2017-12-05T15:18:00Z">
                <w:pPr>
                  <w:jc w:val="left"/>
                </w:pPr>
              </w:pPrChange>
            </w:pPr>
            <w:ins w:id="1240" w:author="xlli" w:date="2017-12-05T15:18:00Z">
              <w:r>
                <w:rPr>
                  <w:rFonts w:hint="eastAsia"/>
                </w:rPr>
                <w:lastRenderedPageBreak/>
                <w:t xml:space="preserve">2 </w:t>
              </w:r>
            </w:ins>
            <w:r w:rsidR="00061AC7">
              <w:rPr>
                <w:rFonts w:hint="eastAsia"/>
              </w:rPr>
              <w:t>审批流程</w:t>
            </w:r>
          </w:p>
        </w:tc>
        <w:tc>
          <w:tcPr>
            <w:tcW w:w="664" w:type="dxa"/>
            <w:tcBorders>
              <w:tl2br w:val="nil"/>
              <w:tr2bl w:val="nil"/>
            </w:tcBorders>
          </w:tcPr>
          <w:p w:rsidR="00061AC7" w:rsidRDefault="00061AC7" w:rsidP="002E1B48">
            <w:pPr>
              <w:jc w:val="center"/>
              <w:rPr>
                <w:szCs w:val="21"/>
              </w:rPr>
            </w:pPr>
          </w:p>
        </w:tc>
        <w:tc>
          <w:tcPr>
            <w:tcW w:w="679" w:type="dxa"/>
            <w:tcBorders>
              <w:tl2br w:val="nil"/>
              <w:tr2bl w:val="nil"/>
            </w:tcBorders>
          </w:tcPr>
          <w:p w:rsidR="00061AC7" w:rsidRDefault="00061AC7" w:rsidP="002E1B48">
            <w:pPr>
              <w:jc w:val="left"/>
              <w:rPr>
                <w:szCs w:val="21"/>
              </w:rPr>
            </w:pPr>
          </w:p>
        </w:tc>
        <w:tc>
          <w:tcPr>
            <w:tcW w:w="1688" w:type="dxa"/>
            <w:tcBorders>
              <w:tl2br w:val="nil"/>
              <w:tr2bl w:val="nil"/>
            </w:tcBorders>
            <w:vAlign w:val="center"/>
          </w:tcPr>
          <w:p w:rsidR="00061AC7" w:rsidRDefault="00616B53" w:rsidP="002E1B48">
            <w:r>
              <w:rPr>
                <w:rFonts w:hint="eastAsia"/>
              </w:rPr>
              <w:t>char(1)</w:t>
            </w:r>
          </w:p>
        </w:tc>
      </w:tr>
      <w:tr w:rsidR="002E1B48" w:rsidTr="002E1B48">
        <w:trPr>
          <w:trHeight w:val="250"/>
          <w:jc w:val="center"/>
        </w:trPr>
        <w:tc>
          <w:tcPr>
            <w:tcW w:w="1626" w:type="dxa"/>
            <w:tcBorders>
              <w:tl2br w:val="nil"/>
              <w:tr2bl w:val="nil"/>
            </w:tcBorders>
          </w:tcPr>
          <w:p w:rsidR="002E1B48" w:rsidRDefault="002E1B48" w:rsidP="002E1B48">
            <w:pPr>
              <w:rPr>
                <w:rFonts w:ascii="宋体" w:hAnsi="宋体"/>
                <w:szCs w:val="21"/>
              </w:rPr>
            </w:pPr>
            <w:del w:id="1241" w:author="xlli" w:date="2017-12-04T15:27:00Z">
              <w:r w:rsidDel="00AA1266">
                <w:rPr>
                  <w:rFonts w:hint="eastAsia"/>
                </w:rPr>
                <w:lastRenderedPageBreak/>
                <w:delText>business</w:delText>
              </w:r>
            </w:del>
            <w:ins w:id="1242" w:author="xlli" w:date="2017-12-04T15:27:00Z">
              <w:r w:rsidR="00AA1266">
                <w:rPr>
                  <w:rFonts w:hint="eastAsia"/>
                </w:rPr>
                <w:t>org</w:t>
              </w:r>
            </w:ins>
            <w:r>
              <w:rPr>
                <w:rFonts w:hint="eastAsia"/>
              </w:rPr>
              <w:t>_id</w:t>
            </w:r>
          </w:p>
        </w:tc>
        <w:tc>
          <w:tcPr>
            <w:tcW w:w="1158" w:type="dxa"/>
            <w:tcBorders>
              <w:tl2br w:val="nil"/>
              <w:tr2bl w:val="nil"/>
            </w:tcBorders>
            <w:tcMar>
              <w:top w:w="0" w:type="dxa"/>
              <w:left w:w="108" w:type="dxa"/>
              <w:bottom w:w="0" w:type="dxa"/>
              <w:right w:w="108" w:type="dxa"/>
            </w:tcMar>
          </w:tcPr>
          <w:p w:rsidR="002E1B48" w:rsidRDefault="002E1B48" w:rsidP="002E1B48">
            <w:pPr>
              <w:rPr>
                <w:rFonts w:cs="Calibri"/>
                <w:szCs w:val="21"/>
              </w:rPr>
            </w:pPr>
            <w:del w:id="1243" w:author="xlli" w:date="2017-12-04T15:27:00Z">
              <w:r w:rsidDel="00301D26">
                <w:rPr>
                  <w:rFonts w:cs="Calibri" w:hint="eastAsia"/>
                  <w:szCs w:val="21"/>
                </w:rPr>
                <w:delText>业务</w:delText>
              </w:r>
            </w:del>
            <w:ins w:id="1244" w:author="xlli" w:date="2017-12-04T15:27:00Z">
              <w:r w:rsidR="00301D26">
                <w:rPr>
                  <w:rFonts w:cs="Calibri" w:hint="eastAsia"/>
                  <w:szCs w:val="21"/>
                </w:rPr>
                <w:t>部门</w:t>
              </w:r>
            </w:ins>
            <w:r>
              <w:rPr>
                <w:rFonts w:cs="Calibri" w:hint="eastAsia"/>
                <w:szCs w:val="21"/>
              </w:rPr>
              <w:t>id</w:t>
            </w:r>
          </w:p>
        </w:tc>
        <w:tc>
          <w:tcPr>
            <w:tcW w:w="636" w:type="dxa"/>
            <w:tcBorders>
              <w:tl2br w:val="nil"/>
              <w:tr2bl w:val="nil"/>
            </w:tcBorders>
            <w:tcMar>
              <w:top w:w="0" w:type="dxa"/>
              <w:left w:w="108" w:type="dxa"/>
              <w:bottom w:w="0" w:type="dxa"/>
              <w:right w:w="108" w:type="dxa"/>
            </w:tcMar>
          </w:tcPr>
          <w:p w:rsidR="002E1B48" w:rsidRDefault="002E1B48" w:rsidP="002E1B48">
            <w:pPr>
              <w:rPr>
                <w:rFonts w:cs="Calibri"/>
                <w:szCs w:val="21"/>
              </w:rPr>
            </w:pPr>
          </w:p>
        </w:tc>
        <w:tc>
          <w:tcPr>
            <w:tcW w:w="1889" w:type="dxa"/>
            <w:tcBorders>
              <w:tl2br w:val="nil"/>
              <w:tr2bl w:val="nil"/>
            </w:tcBorders>
            <w:tcMar>
              <w:top w:w="0" w:type="dxa"/>
              <w:left w:w="108" w:type="dxa"/>
              <w:bottom w:w="0" w:type="dxa"/>
              <w:right w:w="108" w:type="dxa"/>
            </w:tcMar>
          </w:tcPr>
          <w:p w:rsidR="002E1B48" w:rsidRDefault="00CF589C" w:rsidP="002E1B48">
            <w:pPr>
              <w:jc w:val="left"/>
              <w:rPr>
                <w:szCs w:val="21"/>
              </w:rPr>
            </w:pPr>
            <w:ins w:id="1245" w:author="xlli" w:date="2017-12-04T15:29:00Z">
              <w:r w:rsidRPr="00CF589C">
                <w:t>sys_org</w:t>
              </w:r>
            </w:ins>
            <w:del w:id="1246" w:author="xlli" w:date="2017-12-04T15:29:00Z">
              <w:r w:rsidR="002E1B48" w:rsidDel="00CF589C">
                <w:rPr>
                  <w:rFonts w:hint="eastAsia"/>
                </w:rPr>
                <w:delText>business</w:delText>
              </w:r>
            </w:del>
            <w:r w:rsidR="002E1B48">
              <w:rPr>
                <w:rFonts w:hint="eastAsia"/>
              </w:rPr>
              <w:t>表主键</w:t>
            </w:r>
            <w:r w:rsidR="002E1B48">
              <w:rPr>
                <w:rFonts w:hint="eastAsia"/>
              </w:rPr>
              <w:t>id</w:t>
            </w:r>
          </w:p>
        </w:tc>
        <w:tc>
          <w:tcPr>
            <w:tcW w:w="664" w:type="dxa"/>
            <w:tcBorders>
              <w:tl2br w:val="nil"/>
              <w:tr2bl w:val="nil"/>
            </w:tcBorders>
          </w:tcPr>
          <w:p w:rsidR="002E1B48" w:rsidRDefault="002E1B48" w:rsidP="002E1B48">
            <w:pPr>
              <w:jc w:val="center"/>
              <w:rPr>
                <w:szCs w:val="21"/>
              </w:rPr>
            </w:pPr>
            <w:r>
              <w:rPr>
                <w:rFonts w:hint="eastAsia"/>
                <w:szCs w:val="21"/>
              </w:rPr>
              <w:t>N</w:t>
            </w:r>
          </w:p>
        </w:tc>
        <w:tc>
          <w:tcPr>
            <w:tcW w:w="679" w:type="dxa"/>
            <w:tcBorders>
              <w:tl2br w:val="nil"/>
              <w:tr2bl w:val="nil"/>
            </w:tcBorders>
          </w:tcPr>
          <w:p w:rsidR="002E1B48" w:rsidRDefault="002E1B48" w:rsidP="002E1B48">
            <w:pPr>
              <w:jc w:val="left"/>
              <w:rPr>
                <w:szCs w:val="21"/>
              </w:rPr>
            </w:pPr>
          </w:p>
        </w:tc>
        <w:tc>
          <w:tcPr>
            <w:tcW w:w="1688" w:type="dxa"/>
            <w:tcBorders>
              <w:tl2br w:val="nil"/>
              <w:tr2bl w:val="nil"/>
            </w:tcBorders>
            <w:vAlign w:val="center"/>
          </w:tcPr>
          <w:p w:rsidR="002E1B48" w:rsidRDefault="002E1B48" w:rsidP="002E1B48">
            <w:pPr>
              <w:rPr>
                <w:rFonts w:ascii="宋体" w:hAnsi="宋体" w:cs="宋体"/>
                <w:szCs w:val="21"/>
              </w:rPr>
            </w:pPr>
            <w:r>
              <w:rPr>
                <w:rFonts w:hint="eastAsia"/>
              </w:rPr>
              <w:t>int</w:t>
            </w:r>
          </w:p>
        </w:tc>
      </w:tr>
      <w:tr w:rsidR="002E1B48" w:rsidTr="002E1B48">
        <w:trPr>
          <w:trHeight w:val="250"/>
          <w:jc w:val="center"/>
        </w:trPr>
        <w:tc>
          <w:tcPr>
            <w:tcW w:w="1626" w:type="dxa"/>
            <w:tcBorders>
              <w:tl2br w:val="nil"/>
              <w:tr2bl w:val="nil"/>
            </w:tcBorders>
          </w:tcPr>
          <w:p w:rsidR="002E1B48" w:rsidRDefault="002E1B48" w:rsidP="002E1B48">
            <w:r>
              <w:rPr>
                <w:rFonts w:hint="eastAsia"/>
              </w:rPr>
              <w:t>verify_level</w:t>
            </w:r>
          </w:p>
        </w:tc>
        <w:tc>
          <w:tcPr>
            <w:tcW w:w="1158" w:type="dxa"/>
            <w:tcBorders>
              <w:tl2br w:val="nil"/>
              <w:tr2bl w:val="nil"/>
            </w:tcBorders>
            <w:tcMar>
              <w:top w:w="0" w:type="dxa"/>
              <w:left w:w="108" w:type="dxa"/>
              <w:bottom w:w="0" w:type="dxa"/>
              <w:right w:w="108" w:type="dxa"/>
            </w:tcMar>
          </w:tcPr>
          <w:p w:rsidR="002E1B48" w:rsidRDefault="002E1B48" w:rsidP="002E1B48">
            <w:pPr>
              <w:rPr>
                <w:rFonts w:cs="Calibri"/>
                <w:szCs w:val="21"/>
              </w:rPr>
            </w:pPr>
            <w:r>
              <w:rPr>
                <w:rFonts w:cs="Calibri" w:hint="eastAsia"/>
                <w:szCs w:val="21"/>
              </w:rPr>
              <w:t>审核层级</w:t>
            </w:r>
          </w:p>
        </w:tc>
        <w:tc>
          <w:tcPr>
            <w:tcW w:w="636" w:type="dxa"/>
            <w:tcBorders>
              <w:tl2br w:val="nil"/>
              <w:tr2bl w:val="nil"/>
            </w:tcBorders>
            <w:tcMar>
              <w:top w:w="0" w:type="dxa"/>
              <w:left w:w="108" w:type="dxa"/>
              <w:bottom w:w="0" w:type="dxa"/>
              <w:right w:w="108" w:type="dxa"/>
            </w:tcMar>
          </w:tcPr>
          <w:p w:rsidR="002E1B48" w:rsidRDefault="002E1B48" w:rsidP="002E1B48">
            <w:pPr>
              <w:rPr>
                <w:rFonts w:cs="Calibri"/>
                <w:szCs w:val="21"/>
              </w:rPr>
            </w:pPr>
          </w:p>
        </w:tc>
        <w:tc>
          <w:tcPr>
            <w:tcW w:w="1889" w:type="dxa"/>
            <w:tcBorders>
              <w:tl2br w:val="nil"/>
              <w:tr2bl w:val="nil"/>
            </w:tcBorders>
            <w:tcMar>
              <w:top w:w="0" w:type="dxa"/>
              <w:left w:w="108" w:type="dxa"/>
              <w:bottom w:w="0" w:type="dxa"/>
              <w:right w:w="108" w:type="dxa"/>
            </w:tcMar>
          </w:tcPr>
          <w:p w:rsidR="002E1B48" w:rsidRDefault="002E1B48" w:rsidP="002E1B48">
            <w:pPr>
              <w:jc w:val="left"/>
            </w:pPr>
          </w:p>
        </w:tc>
        <w:tc>
          <w:tcPr>
            <w:tcW w:w="664" w:type="dxa"/>
            <w:tcBorders>
              <w:tl2br w:val="nil"/>
              <w:tr2bl w:val="nil"/>
            </w:tcBorders>
          </w:tcPr>
          <w:p w:rsidR="002E1B48" w:rsidRDefault="002E1B48" w:rsidP="002E1B48">
            <w:pPr>
              <w:jc w:val="center"/>
              <w:rPr>
                <w:szCs w:val="21"/>
              </w:rPr>
            </w:pPr>
            <w:r>
              <w:rPr>
                <w:rFonts w:hint="eastAsia"/>
                <w:szCs w:val="21"/>
              </w:rPr>
              <w:t>N</w:t>
            </w:r>
          </w:p>
        </w:tc>
        <w:tc>
          <w:tcPr>
            <w:tcW w:w="679" w:type="dxa"/>
            <w:tcBorders>
              <w:tl2br w:val="nil"/>
              <w:tr2bl w:val="nil"/>
            </w:tcBorders>
          </w:tcPr>
          <w:p w:rsidR="002E1B48" w:rsidRDefault="002E1B48" w:rsidP="002E1B48">
            <w:pPr>
              <w:jc w:val="left"/>
              <w:rPr>
                <w:szCs w:val="21"/>
              </w:rPr>
            </w:pPr>
          </w:p>
        </w:tc>
        <w:tc>
          <w:tcPr>
            <w:tcW w:w="1688" w:type="dxa"/>
            <w:tcBorders>
              <w:tl2br w:val="nil"/>
              <w:tr2bl w:val="nil"/>
            </w:tcBorders>
            <w:vAlign w:val="center"/>
          </w:tcPr>
          <w:p w:rsidR="002E1B48" w:rsidRDefault="00061AC7" w:rsidP="002E1B48">
            <w:r>
              <w:rPr>
                <w:rFonts w:hint="eastAsia"/>
              </w:rPr>
              <w:t>int</w:t>
            </w:r>
          </w:p>
        </w:tc>
      </w:tr>
      <w:tr w:rsidR="002E1B48" w:rsidTr="002E1B48">
        <w:trPr>
          <w:trHeight w:val="250"/>
          <w:jc w:val="center"/>
        </w:trPr>
        <w:tc>
          <w:tcPr>
            <w:tcW w:w="1626" w:type="dxa"/>
            <w:tcBorders>
              <w:tl2br w:val="nil"/>
              <w:tr2bl w:val="nil"/>
            </w:tcBorders>
          </w:tcPr>
          <w:p w:rsidR="002E1B48" w:rsidRDefault="002E1B48" w:rsidP="002E1B48">
            <w:r>
              <w:rPr>
                <w:rFonts w:hint="eastAsia"/>
              </w:rPr>
              <w:t>create_by</w:t>
            </w:r>
          </w:p>
        </w:tc>
        <w:tc>
          <w:tcPr>
            <w:tcW w:w="1158" w:type="dxa"/>
            <w:tcBorders>
              <w:tl2br w:val="nil"/>
              <w:tr2bl w:val="nil"/>
            </w:tcBorders>
            <w:tcMar>
              <w:top w:w="0" w:type="dxa"/>
              <w:left w:w="108" w:type="dxa"/>
              <w:bottom w:w="0" w:type="dxa"/>
              <w:right w:w="108" w:type="dxa"/>
            </w:tcMar>
          </w:tcPr>
          <w:p w:rsidR="002E1B48" w:rsidRDefault="002E1B48" w:rsidP="002E1B48">
            <w:pPr>
              <w:rPr>
                <w:rFonts w:cs="Calibri"/>
                <w:szCs w:val="21"/>
              </w:rPr>
            </w:pPr>
            <w:r>
              <w:rPr>
                <w:rFonts w:hint="eastAsia"/>
              </w:rPr>
              <w:t>创建者</w:t>
            </w:r>
          </w:p>
        </w:tc>
        <w:tc>
          <w:tcPr>
            <w:tcW w:w="636" w:type="dxa"/>
            <w:tcBorders>
              <w:tl2br w:val="nil"/>
              <w:tr2bl w:val="nil"/>
            </w:tcBorders>
            <w:tcMar>
              <w:top w:w="0" w:type="dxa"/>
              <w:left w:w="108" w:type="dxa"/>
              <w:bottom w:w="0" w:type="dxa"/>
              <w:right w:w="108" w:type="dxa"/>
            </w:tcMar>
          </w:tcPr>
          <w:p w:rsidR="002E1B48" w:rsidRDefault="002E1B48" w:rsidP="002E1B48">
            <w:pPr>
              <w:rPr>
                <w:rFonts w:cs="Calibri"/>
                <w:szCs w:val="21"/>
              </w:rPr>
            </w:pPr>
          </w:p>
        </w:tc>
        <w:tc>
          <w:tcPr>
            <w:tcW w:w="1889" w:type="dxa"/>
            <w:tcBorders>
              <w:tl2br w:val="nil"/>
              <w:tr2bl w:val="nil"/>
            </w:tcBorders>
            <w:tcMar>
              <w:top w:w="0" w:type="dxa"/>
              <w:left w:w="108" w:type="dxa"/>
              <w:bottom w:w="0" w:type="dxa"/>
              <w:right w:w="108" w:type="dxa"/>
            </w:tcMar>
          </w:tcPr>
          <w:p w:rsidR="002E1B48" w:rsidRDefault="002E1B48" w:rsidP="002E1B48">
            <w:pPr>
              <w:jc w:val="left"/>
            </w:pPr>
          </w:p>
        </w:tc>
        <w:tc>
          <w:tcPr>
            <w:tcW w:w="664" w:type="dxa"/>
            <w:tcBorders>
              <w:tl2br w:val="nil"/>
              <w:tr2bl w:val="nil"/>
            </w:tcBorders>
          </w:tcPr>
          <w:p w:rsidR="002E1B48" w:rsidRDefault="002E1B48" w:rsidP="002E1B48">
            <w:pPr>
              <w:jc w:val="center"/>
              <w:rPr>
                <w:szCs w:val="21"/>
              </w:rPr>
            </w:pPr>
            <w:r>
              <w:rPr>
                <w:rFonts w:hint="eastAsia"/>
                <w:szCs w:val="21"/>
              </w:rPr>
              <w:t>Y</w:t>
            </w:r>
          </w:p>
        </w:tc>
        <w:tc>
          <w:tcPr>
            <w:tcW w:w="679" w:type="dxa"/>
            <w:tcBorders>
              <w:tl2br w:val="nil"/>
              <w:tr2bl w:val="nil"/>
            </w:tcBorders>
          </w:tcPr>
          <w:p w:rsidR="002E1B48" w:rsidRDefault="002E1B48" w:rsidP="002E1B48">
            <w:pPr>
              <w:jc w:val="left"/>
              <w:rPr>
                <w:szCs w:val="21"/>
              </w:rPr>
            </w:pPr>
          </w:p>
        </w:tc>
        <w:tc>
          <w:tcPr>
            <w:tcW w:w="1688" w:type="dxa"/>
            <w:tcBorders>
              <w:tl2br w:val="nil"/>
              <w:tr2bl w:val="nil"/>
            </w:tcBorders>
            <w:vAlign w:val="center"/>
          </w:tcPr>
          <w:p w:rsidR="002E1B48" w:rsidRDefault="002E1B48" w:rsidP="002E1B48">
            <w:r>
              <w:rPr>
                <w:rFonts w:hint="eastAsia"/>
              </w:rPr>
              <w:t>varchar(255)</w:t>
            </w:r>
          </w:p>
        </w:tc>
      </w:tr>
      <w:tr w:rsidR="002E1B48" w:rsidTr="002E1B48">
        <w:trPr>
          <w:trHeight w:val="250"/>
          <w:jc w:val="center"/>
        </w:trPr>
        <w:tc>
          <w:tcPr>
            <w:tcW w:w="1626" w:type="dxa"/>
            <w:tcBorders>
              <w:tl2br w:val="nil"/>
              <w:tr2bl w:val="nil"/>
            </w:tcBorders>
          </w:tcPr>
          <w:p w:rsidR="002E1B48" w:rsidRDefault="002E1B48" w:rsidP="002E1B48">
            <w:r>
              <w:rPr>
                <w:rFonts w:hint="eastAsia"/>
              </w:rPr>
              <w:t>create_date</w:t>
            </w:r>
          </w:p>
        </w:tc>
        <w:tc>
          <w:tcPr>
            <w:tcW w:w="1158" w:type="dxa"/>
            <w:tcBorders>
              <w:tl2br w:val="nil"/>
              <w:tr2bl w:val="nil"/>
            </w:tcBorders>
            <w:tcMar>
              <w:top w:w="0" w:type="dxa"/>
              <w:left w:w="108" w:type="dxa"/>
              <w:bottom w:w="0" w:type="dxa"/>
              <w:right w:w="108" w:type="dxa"/>
            </w:tcMar>
          </w:tcPr>
          <w:p w:rsidR="002E1B48" w:rsidRDefault="002E1B48" w:rsidP="002E1B48">
            <w:pPr>
              <w:rPr>
                <w:rFonts w:cs="Calibri"/>
                <w:szCs w:val="21"/>
              </w:rPr>
            </w:pPr>
            <w:r>
              <w:rPr>
                <w:rFonts w:hint="eastAsia"/>
              </w:rPr>
              <w:t>创建时间</w:t>
            </w:r>
          </w:p>
        </w:tc>
        <w:tc>
          <w:tcPr>
            <w:tcW w:w="636" w:type="dxa"/>
            <w:tcBorders>
              <w:tl2br w:val="nil"/>
              <w:tr2bl w:val="nil"/>
            </w:tcBorders>
            <w:tcMar>
              <w:top w:w="0" w:type="dxa"/>
              <w:left w:w="108" w:type="dxa"/>
              <w:bottom w:w="0" w:type="dxa"/>
              <w:right w:w="108" w:type="dxa"/>
            </w:tcMar>
          </w:tcPr>
          <w:p w:rsidR="002E1B48" w:rsidRDefault="002E1B48" w:rsidP="002E1B48">
            <w:pPr>
              <w:rPr>
                <w:rFonts w:cs="Calibri"/>
                <w:szCs w:val="21"/>
              </w:rPr>
            </w:pPr>
          </w:p>
        </w:tc>
        <w:tc>
          <w:tcPr>
            <w:tcW w:w="1889" w:type="dxa"/>
            <w:tcBorders>
              <w:tl2br w:val="nil"/>
              <w:tr2bl w:val="nil"/>
            </w:tcBorders>
            <w:tcMar>
              <w:top w:w="0" w:type="dxa"/>
              <w:left w:w="108" w:type="dxa"/>
              <w:bottom w:w="0" w:type="dxa"/>
              <w:right w:w="108" w:type="dxa"/>
            </w:tcMar>
          </w:tcPr>
          <w:p w:rsidR="002E1B48" w:rsidRDefault="002E1B48" w:rsidP="002E1B48">
            <w:pPr>
              <w:jc w:val="left"/>
            </w:pPr>
          </w:p>
        </w:tc>
        <w:tc>
          <w:tcPr>
            <w:tcW w:w="664" w:type="dxa"/>
            <w:tcBorders>
              <w:tl2br w:val="nil"/>
              <w:tr2bl w:val="nil"/>
            </w:tcBorders>
          </w:tcPr>
          <w:p w:rsidR="002E1B48" w:rsidRDefault="002E1B48" w:rsidP="002E1B48">
            <w:pPr>
              <w:jc w:val="center"/>
              <w:rPr>
                <w:szCs w:val="21"/>
              </w:rPr>
            </w:pPr>
            <w:r>
              <w:rPr>
                <w:rFonts w:hint="eastAsia"/>
                <w:szCs w:val="21"/>
              </w:rPr>
              <w:t>Y</w:t>
            </w:r>
          </w:p>
        </w:tc>
        <w:tc>
          <w:tcPr>
            <w:tcW w:w="679" w:type="dxa"/>
            <w:tcBorders>
              <w:tl2br w:val="nil"/>
              <w:tr2bl w:val="nil"/>
            </w:tcBorders>
          </w:tcPr>
          <w:p w:rsidR="002E1B48" w:rsidRDefault="002E1B48" w:rsidP="002E1B48">
            <w:pPr>
              <w:jc w:val="left"/>
              <w:rPr>
                <w:szCs w:val="21"/>
              </w:rPr>
            </w:pPr>
          </w:p>
        </w:tc>
        <w:tc>
          <w:tcPr>
            <w:tcW w:w="1688" w:type="dxa"/>
            <w:tcBorders>
              <w:tl2br w:val="nil"/>
              <w:tr2bl w:val="nil"/>
            </w:tcBorders>
            <w:vAlign w:val="center"/>
          </w:tcPr>
          <w:p w:rsidR="002E1B48" w:rsidRDefault="002E1B48" w:rsidP="002E1B48">
            <w:r>
              <w:rPr>
                <w:rFonts w:hint="eastAsia"/>
              </w:rPr>
              <w:t>datetime</w:t>
            </w:r>
          </w:p>
        </w:tc>
      </w:tr>
      <w:tr w:rsidR="002E1B48" w:rsidTr="002E1B48">
        <w:trPr>
          <w:trHeight w:val="250"/>
          <w:jc w:val="center"/>
        </w:trPr>
        <w:tc>
          <w:tcPr>
            <w:tcW w:w="1626" w:type="dxa"/>
            <w:tcBorders>
              <w:tl2br w:val="nil"/>
              <w:tr2bl w:val="nil"/>
            </w:tcBorders>
          </w:tcPr>
          <w:p w:rsidR="002E1B48" w:rsidRDefault="002E1B48" w:rsidP="002E1B48">
            <w:r>
              <w:rPr>
                <w:rFonts w:hint="eastAsia"/>
              </w:rPr>
              <w:t>update_by</w:t>
            </w:r>
          </w:p>
        </w:tc>
        <w:tc>
          <w:tcPr>
            <w:tcW w:w="1158" w:type="dxa"/>
            <w:tcBorders>
              <w:tl2br w:val="nil"/>
              <w:tr2bl w:val="nil"/>
            </w:tcBorders>
            <w:tcMar>
              <w:top w:w="0" w:type="dxa"/>
              <w:left w:w="108" w:type="dxa"/>
              <w:bottom w:w="0" w:type="dxa"/>
              <w:right w:w="108" w:type="dxa"/>
            </w:tcMar>
          </w:tcPr>
          <w:p w:rsidR="002E1B48" w:rsidRDefault="002E1B48" w:rsidP="002E1B48">
            <w:pPr>
              <w:rPr>
                <w:rFonts w:cs="Calibri"/>
                <w:szCs w:val="21"/>
              </w:rPr>
            </w:pPr>
            <w:r>
              <w:rPr>
                <w:rFonts w:hint="eastAsia"/>
              </w:rPr>
              <w:t>更新人</w:t>
            </w:r>
          </w:p>
        </w:tc>
        <w:tc>
          <w:tcPr>
            <w:tcW w:w="636" w:type="dxa"/>
            <w:tcBorders>
              <w:tl2br w:val="nil"/>
              <w:tr2bl w:val="nil"/>
            </w:tcBorders>
            <w:tcMar>
              <w:top w:w="0" w:type="dxa"/>
              <w:left w:w="108" w:type="dxa"/>
              <w:bottom w:w="0" w:type="dxa"/>
              <w:right w:w="108" w:type="dxa"/>
            </w:tcMar>
          </w:tcPr>
          <w:p w:rsidR="002E1B48" w:rsidRDefault="002E1B48" w:rsidP="002E1B48">
            <w:pPr>
              <w:rPr>
                <w:rFonts w:cs="Calibri"/>
                <w:szCs w:val="21"/>
              </w:rPr>
            </w:pPr>
          </w:p>
        </w:tc>
        <w:tc>
          <w:tcPr>
            <w:tcW w:w="1889" w:type="dxa"/>
            <w:tcBorders>
              <w:tl2br w:val="nil"/>
              <w:tr2bl w:val="nil"/>
            </w:tcBorders>
            <w:tcMar>
              <w:top w:w="0" w:type="dxa"/>
              <w:left w:w="108" w:type="dxa"/>
              <w:bottom w:w="0" w:type="dxa"/>
              <w:right w:w="108" w:type="dxa"/>
            </w:tcMar>
          </w:tcPr>
          <w:p w:rsidR="002E1B48" w:rsidRDefault="002E1B48" w:rsidP="002E1B48">
            <w:pPr>
              <w:jc w:val="left"/>
            </w:pPr>
          </w:p>
        </w:tc>
        <w:tc>
          <w:tcPr>
            <w:tcW w:w="664" w:type="dxa"/>
            <w:tcBorders>
              <w:tl2br w:val="nil"/>
              <w:tr2bl w:val="nil"/>
            </w:tcBorders>
          </w:tcPr>
          <w:p w:rsidR="002E1B48" w:rsidRDefault="002E1B48" w:rsidP="002E1B48">
            <w:pPr>
              <w:jc w:val="center"/>
              <w:rPr>
                <w:szCs w:val="21"/>
              </w:rPr>
            </w:pPr>
            <w:r>
              <w:rPr>
                <w:rFonts w:hint="eastAsia"/>
                <w:szCs w:val="21"/>
              </w:rPr>
              <w:t>Y</w:t>
            </w:r>
          </w:p>
        </w:tc>
        <w:tc>
          <w:tcPr>
            <w:tcW w:w="679" w:type="dxa"/>
            <w:tcBorders>
              <w:tl2br w:val="nil"/>
              <w:tr2bl w:val="nil"/>
            </w:tcBorders>
          </w:tcPr>
          <w:p w:rsidR="002E1B48" w:rsidRDefault="002E1B48" w:rsidP="002E1B48">
            <w:pPr>
              <w:jc w:val="left"/>
              <w:rPr>
                <w:szCs w:val="21"/>
              </w:rPr>
            </w:pPr>
          </w:p>
        </w:tc>
        <w:tc>
          <w:tcPr>
            <w:tcW w:w="1688" w:type="dxa"/>
            <w:tcBorders>
              <w:tl2br w:val="nil"/>
              <w:tr2bl w:val="nil"/>
            </w:tcBorders>
            <w:vAlign w:val="center"/>
          </w:tcPr>
          <w:p w:rsidR="002E1B48" w:rsidRDefault="002E1B48" w:rsidP="002E1B48">
            <w:r>
              <w:rPr>
                <w:rFonts w:hint="eastAsia"/>
              </w:rPr>
              <w:t>varchar(255)</w:t>
            </w:r>
          </w:p>
        </w:tc>
      </w:tr>
      <w:tr w:rsidR="002E1B48" w:rsidTr="002E1B48">
        <w:trPr>
          <w:trHeight w:val="250"/>
          <w:jc w:val="center"/>
        </w:trPr>
        <w:tc>
          <w:tcPr>
            <w:tcW w:w="1626" w:type="dxa"/>
          </w:tcPr>
          <w:p w:rsidR="002E1B48" w:rsidRDefault="002E1B48" w:rsidP="002E1B48">
            <w:r>
              <w:rPr>
                <w:rFonts w:hint="eastAsia"/>
              </w:rPr>
              <w:t>update_date</w:t>
            </w:r>
          </w:p>
        </w:tc>
        <w:tc>
          <w:tcPr>
            <w:tcW w:w="1158" w:type="dxa"/>
          </w:tcPr>
          <w:p w:rsidR="002E1B48" w:rsidRDefault="002E1B48" w:rsidP="002E1B48">
            <w:pPr>
              <w:rPr>
                <w:rFonts w:cs="Calibri"/>
                <w:szCs w:val="21"/>
              </w:rPr>
            </w:pPr>
            <w:r>
              <w:rPr>
                <w:rFonts w:hint="eastAsia"/>
              </w:rPr>
              <w:t>更新时间</w:t>
            </w:r>
          </w:p>
        </w:tc>
        <w:tc>
          <w:tcPr>
            <w:tcW w:w="636" w:type="dxa"/>
          </w:tcPr>
          <w:p w:rsidR="002E1B48" w:rsidRDefault="002E1B48" w:rsidP="002E1B48">
            <w:pPr>
              <w:rPr>
                <w:rFonts w:cs="Calibri"/>
                <w:szCs w:val="21"/>
              </w:rPr>
            </w:pPr>
          </w:p>
        </w:tc>
        <w:tc>
          <w:tcPr>
            <w:tcW w:w="1889" w:type="dxa"/>
          </w:tcPr>
          <w:p w:rsidR="002E1B48" w:rsidRDefault="002E1B48" w:rsidP="002E1B48">
            <w:pPr>
              <w:jc w:val="left"/>
            </w:pPr>
          </w:p>
        </w:tc>
        <w:tc>
          <w:tcPr>
            <w:tcW w:w="664" w:type="dxa"/>
          </w:tcPr>
          <w:p w:rsidR="002E1B48" w:rsidRDefault="002E1B48" w:rsidP="002E1B48">
            <w:pPr>
              <w:jc w:val="center"/>
              <w:rPr>
                <w:szCs w:val="21"/>
              </w:rPr>
            </w:pPr>
            <w:r>
              <w:rPr>
                <w:rFonts w:hint="eastAsia"/>
                <w:szCs w:val="21"/>
              </w:rPr>
              <w:t>Y</w:t>
            </w:r>
          </w:p>
        </w:tc>
        <w:tc>
          <w:tcPr>
            <w:tcW w:w="679" w:type="dxa"/>
          </w:tcPr>
          <w:p w:rsidR="002E1B48" w:rsidRDefault="002E1B48" w:rsidP="002E1B48">
            <w:pPr>
              <w:jc w:val="left"/>
              <w:rPr>
                <w:szCs w:val="21"/>
              </w:rPr>
            </w:pPr>
          </w:p>
        </w:tc>
        <w:tc>
          <w:tcPr>
            <w:tcW w:w="1688" w:type="dxa"/>
            <w:vAlign w:val="center"/>
          </w:tcPr>
          <w:p w:rsidR="002E1B48" w:rsidRDefault="002E1B48" w:rsidP="002E1B48">
            <w:r>
              <w:rPr>
                <w:rFonts w:hint="eastAsia"/>
              </w:rPr>
              <w:t>datetime</w:t>
            </w:r>
          </w:p>
        </w:tc>
      </w:tr>
      <w:tr w:rsidR="002E1B48" w:rsidTr="002E1B48">
        <w:trPr>
          <w:trHeight w:val="250"/>
          <w:jc w:val="center"/>
        </w:trPr>
        <w:tc>
          <w:tcPr>
            <w:tcW w:w="1626" w:type="dxa"/>
          </w:tcPr>
          <w:p w:rsidR="002E1B48" w:rsidRDefault="002E1B48" w:rsidP="002E1B48">
            <w:r>
              <w:rPr>
                <w:rFonts w:hint="eastAsia"/>
              </w:rPr>
              <w:t>remarks</w:t>
            </w:r>
          </w:p>
        </w:tc>
        <w:tc>
          <w:tcPr>
            <w:tcW w:w="1158" w:type="dxa"/>
          </w:tcPr>
          <w:p w:rsidR="002E1B48" w:rsidRDefault="002E1B48" w:rsidP="002E1B48">
            <w:pPr>
              <w:rPr>
                <w:rFonts w:cs="Calibri"/>
                <w:szCs w:val="21"/>
              </w:rPr>
            </w:pPr>
            <w:r>
              <w:rPr>
                <w:rFonts w:hint="eastAsia"/>
              </w:rPr>
              <w:t>备注信息</w:t>
            </w:r>
          </w:p>
        </w:tc>
        <w:tc>
          <w:tcPr>
            <w:tcW w:w="636" w:type="dxa"/>
          </w:tcPr>
          <w:p w:rsidR="002E1B48" w:rsidRDefault="002E1B48" w:rsidP="002E1B48">
            <w:pPr>
              <w:rPr>
                <w:rFonts w:cs="Calibri"/>
                <w:szCs w:val="21"/>
              </w:rPr>
            </w:pPr>
          </w:p>
        </w:tc>
        <w:tc>
          <w:tcPr>
            <w:tcW w:w="1889" w:type="dxa"/>
          </w:tcPr>
          <w:p w:rsidR="002E1B48" w:rsidRDefault="002E1B48" w:rsidP="002E1B48">
            <w:pPr>
              <w:jc w:val="left"/>
            </w:pPr>
          </w:p>
        </w:tc>
        <w:tc>
          <w:tcPr>
            <w:tcW w:w="664" w:type="dxa"/>
          </w:tcPr>
          <w:p w:rsidR="002E1B48" w:rsidRDefault="002E1B48" w:rsidP="002E1B48">
            <w:pPr>
              <w:jc w:val="center"/>
              <w:rPr>
                <w:szCs w:val="21"/>
              </w:rPr>
            </w:pPr>
            <w:r>
              <w:rPr>
                <w:rFonts w:hint="eastAsia"/>
                <w:szCs w:val="21"/>
              </w:rPr>
              <w:t>Y</w:t>
            </w:r>
          </w:p>
        </w:tc>
        <w:tc>
          <w:tcPr>
            <w:tcW w:w="679" w:type="dxa"/>
          </w:tcPr>
          <w:p w:rsidR="002E1B48" w:rsidRDefault="002E1B48" w:rsidP="002E1B48">
            <w:pPr>
              <w:jc w:val="left"/>
              <w:rPr>
                <w:szCs w:val="21"/>
              </w:rPr>
            </w:pPr>
          </w:p>
        </w:tc>
        <w:tc>
          <w:tcPr>
            <w:tcW w:w="1688" w:type="dxa"/>
            <w:vAlign w:val="center"/>
          </w:tcPr>
          <w:p w:rsidR="002E1B48" w:rsidRDefault="002E1B48" w:rsidP="002E1B48">
            <w:r>
              <w:rPr>
                <w:rFonts w:hint="eastAsia"/>
              </w:rPr>
              <w:t>varchar(255)</w:t>
            </w:r>
          </w:p>
        </w:tc>
      </w:tr>
      <w:tr w:rsidR="002E1B48" w:rsidTr="002E1B48">
        <w:trPr>
          <w:trHeight w:val="265"/>
          <w:jc w:val="center"/>
        </w:trPr>
        <w:tc>
          <w:tcPr>
            <w:tcW w:w="1626" w:type="dxa"/>
          </w:tcPr>
          <w:p w:rsidR="002E1B48" w:rsidRDefault="002E1B48" w:rsidP="002E1B48">
            <w:r>
              <w:rPr>
                <w:rFonts w:hint="eastAsia"/>
              </w:rPr>
              <w:t>del_flag</w:t>
            </w:r>
          </w:p>
        </w:tc>
        <w:tc>
          <w:tcPr>
            <w:tcW w:w="1158" w:type="dxa"/>
          </w:tcPr>
          <w:p w:rsidR="002E1B48" w:rsidRDefault="002E1B48" w:rsidP="002E1B48">
            <w:pPr>
              <w:rPr>
                <w:rFonts w:cs="Calibri"/>
                <w:szCs w:val="21"/>
              </w:rPr>
            </w:pPr>
            <w:r>
              <w:rPr>
                <w:rFonts w:hint="eastAsia"/>
              </w:rPr>
              <w:t>删除标记</w:t>
            </w:r>
          </w:p>
        </w:tc>
        <w:tc>
          <w:tcPr>
            <w:tcW w:w="636" w:type="dxa"/>
          </w:tcPr>
          <w:p w:rsidR="002E1B48" w:rsidRDefault="002E1B48" w:rsidP="002E1B48">
            <w:pPr>
              <w:rPr>
                <w:rFonts w:cs="Calibri"/>
                <w:szCs w:val="21"/>
              </w:rPr>
            </w:pPr>
          </w:p>
        </w:tc>
        <w:tc>
          <w:tcPr>
            <w:tcW w:w="1889" w:type="dxa"/>
          </w:tcPr>
          <w:p w:rsidR="002E1B48" w:rsidRDefault="002E1B48" w:rsidP="002E1B48">
            <w:pPr>
              <w:jc w:val="left"/>
            </w:pPr>
          </w:p>
        </w:tc>
        <w:tc>
          <w:tcPr>
            <w:tcW w:w="664" w:type="dxa"/>
          </w:tcPr>
          <w:p w:rsidR="002E1B48" w:rsidRDefault="002E1B48" w:rsidP="002E1B48">
            <w:pPr>
              <w:jc w:val="center"/>
              <w:rPr>
                <w:szCs w:val="21"/>
              </w:rPr>
            </w:pPr>
            <w:r>
              <w:rPr>
                <w:rFonts w:hint="eastAsia"/>
                <w:szCs w:val="21"/>
              </w:rPr>
              <w:t>Y</w:t>
            </w:r>
          </w:p>
        </w:tc>
        <w:tc>
          <w:tcPr>
            <w:tcW w:w="679" w:type="dxa"/>
          </w:tcPr>
          <w:p w:rsidR="002E1B48" w:rsidRDefault="002E1B48" w:rsidP="002E1B48">
            <w:pPr>
              <w:jc w:val="left"/>
              <w:rPr>
                <w:szCs w:val="21"/>
              </w:rPr>
            </w:pPr>
          </w:p>
        </w:tc>
        <w:tc>
          <w:tcPr>
            <w:tcW w:w="1688" w:type="dxa"/>
            <w:vAlign w:val="center"/>
          </w:tcPr>
          <w:p w:rsidR="002E1B48" w:rsidRDefault="002E1B48" w:rsidP="002E1B48">
            <w:r>
              <w:rPr>
                <w:rFonts w:hint="eastAsia"/>
              </w:rPr>
              <w:t>char(1)</w:t>
            </w:r>
          </w:p>
        </w:tc>
      </w:tr>
    </w:tbl>
    <w:p w:rsidR="008060B5" w:rsidRDefault="008060B5" w:rsidP="008060B5">
      <w:pPr>
        <w:pStyle w:val="5"/>
        <w:rPr>
          <w:ins w:id="1247" w:author="t450" w:date="2017-10-09T11:16:00Z"/>
        </w:rPr>
      </w:pPr>
      <w:bookmarkStart w:id="1248" w:name="_Toc15222"/>
      <w:bookmarkStart w:id="1249" w:name="_Toc12049"/>
      <w:bookmarkStart w:id="1250" w:name="_Toc492200349"/>
      <w:ins w:id="1251" w:author="t450" w:date="2017-10-09T11:17:00Z">
        <w:r>
          <w:rPr>
            <w:rFonts w:hint="eastAsia"/>
          </w:rPr>
          <w:t>业务</w:t>
        </w:r>
        <w:r>
          <w:rPr>
            <w:rFonts w:hint="eastAsia"/>
          </w:rPr>
          <w:t>-</w:t>
        </w:r>
        <w:r>
          <w:rPr>
            <w:rFonts w:hint="eastAsia"/>
          </w:rPr>
          <w:t>流程关联关系表</w:t>
        </w:r>
      </w:ins>
      <w:ins w:id="1252" w:author="t450" w:date="2017-10-09T11:16:00Z">
        <w:r>
          <w:rPr>
            <w:rFonts w:hint="eastAsia"/>
          </w:rPr>
          <w:t>（</w:t>
        </w:r>
      </w:ins>
      <w:ins w:id="1253" w:author="t450" w:date="2017-10-09T11:17:00Z">
        <w:r>
          <w:rPr>
            <w:rFonts w:hint="eastAsia"/>
          </w:rPr>
          <w:t>bu_process</w:t>
        </w:r>
      </w:ins>
      <w:ins w:id="1254" w:author="t450" w:date="2017-10-09T11:16:00Z">
        <w:r>
          <w:rPr>
            <w:rFonts w:hint="eastAsia"/>
          </w:rPr>
          <w:t>）</w:t>
        </w:r>
      </w:ins>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56"/>
        <w:gridCol w:w="1093"/>
        <w:gridCol w:w="769"/>
        <w:gridCol w:w="1792"/>
        <w:gridCol w:w="663"/>
        <w:gridCol w:w="834"/>
        <w:gridCol w:w="1533"/>
      </w:tblGrid>
      <w:tr w:rsidR="008060B5" w:rsidTr="001E55F8">
        <w:trPr>
          <w:trHeight w:val="806"/>
          <w:jc w:val="center"/>
          <w:ins w:id="1255" w:author="t450" w:date="2017-10-09T11:16:00Z"/>
        </w:trPr>
        <w:tc>
          <w:tcPr>
            <w:tcW w:w="1656" w:type="dxa"/>
            <w:tcBorders>
              <w:tl2br w:val="nil"/>
              <w:tr2bl w:val="nil"/>
            </w:tcBorders>
          </w:tcPr>
          <w:p w:rsidR="008060B5" w:rsidRDefault="008060B5" w:rsidP="001E55F8">
            <w:pPr>
              <w:rPr>
                <w:ins w:id="1256" w:author="t450" w:date="2017-10-09T11:16:00Z"/>
                <w:rFonts w:ascii="宋体" w:hAnsi="宋体"/>
                <w:b/>
                <w:szCs w:val="21"/>
              </w:rPr>
            </w:pPr>
            <w:ins w:id="1257" w:author="t450" w:date="2017-10-09T11:17:00Z">
              <w:r>
                <w:rPr>
                  <w:rFonts w:ascii="宋体" w:hAnsi="宋体" w:hint="eastAsia"/>
                  <w:b/>
                  <w:szCs w:val="21"/>
                </w:rPr>
                <w:t>BU_PROCESS</w:t>
              </w:r>
            </w:ins>
          </w:p>
        </w:tc>
        <w:tc>
          <w:tcPr>
            <w:tcW w:w="6684" w:type="dxa"/>
            <w:gridSpan w:val="6"/>
            <w:tcBorders>
              <w:tl2br w:val="nil"/>
              <w:tr2bl w:val="nil"/>
            </w:tcBorders>
            <w:tcMar>
              <w:top w:w="0" w:type="dxa"/>
              <w:left w:w="108" w:type="dxa"/>
              <w:bottom w:w="0" w:type="dxa"/>
              <w:right w:w="108" w:type="dxa"/>
            </w:tcMar>
          </w:tcPr>
          <w:p w:rsidR="008060B5" w:rsidRDefault="008060B5" w:rsidP="001E55F8">
            <w:pPr>
              <w:rPr>
                <w:ins w:id="1258" w:author="t450" w:date="2017-10-09T11:16:00Z"/>
                <w:rFonts w:ascii="宋体" w:hAnsi="宋体"/>
                <w:szCs w:val="21"/>
              </w:rPr>
            </w:pPr>
            <w:ins w:id="1259" w:author="t450" w:date="2017-10-09T11:17:00Z">
              <w:r>
                <w:rPr>
                  <w:rFonts w:ascii="宋体" w:hAnsi="宋体" w:hint="eastAsia"/>
                  <w:b/>
                  <w:szCs w:val="21"/>
                </w:rPr>
                <w:t>业务流程</w:t>
              </w:r>
            </w:ins>
            <w:ins w:id="1260" w:author="t450" w:date="2017-10-09T11:16:00Z">
              <w:r>
                <w:rPr>
                  <w:rFonts w:ascii="宋体" w:hAnsi="宋体" w:hint="eastAsia"/>
                  <w:b/>
                  <w:szCs w:val="21"/>
                </w:rPr>
                <w:t>关联关系表</w:t>
              </w:r>
            </w:ins>
          </w:p>
        </w:tc>
      </w:tr>
      <w:tr w:rsidR="008060B5" w:rsidTr="001E55F8">
        <w:trPr>
          <w:trHeight w:val="806"/>
          <w:jc w:val="center"/>
          <w:ins w:id="1261" w:author="t450" w:date="2017-10-09T11:16:00Z"/>
        </w:trPr>
        <w:tc>
          <w:tcPr>
            <w:tcW w:w="1656" w:type="dxa"/>
            <w:tcBorders>
              <w:tl2br w:val="nil"/>
              <w:tr2bl w:val="nil"/>
            </w:tcBorders>
          </w:tcPr>
          <w:p w:rsidR="008060B5" w:rsidRDefault="008060B5" w:rsidP="001E55F8">
            <w:pPr>
              <w:rPr>
                <w:ins w:id="1262" w:author="t450" w:date="2017-10-09T11:16:00Z"/>
              </w:rPr>
            </w:pPr>
            <w:ins w:id="1263" w:author="t450" w:date="2017-10-09T11:16:00Z">
              <w:r>
                <w:rPr>
                  <w:rFonts w:ascii="宋体" w:hAnsi="宋体" w:hint="eastAsia"/>
                  <w:szCs w:val="21"/>
                </w:rPr>
                <w:t>字段代码</w:t>
              </w:r>
            </w:ins>
          </w:p>
        </w:tc>
        <w:tc>
          <w:tcPr>
            <w:tcW w:w="1093" w:type="dxa"/>
            <w:tcBorders>
              <w:tl2br w:val="nil"/>
              <w:tr2bl w:val="nil"/>
            </w:tcBorders>
            <w:tcMar>
              <w:top w:w="0" w:type="dxa"/>
              <w:left w:w="108" w:type="dxa"/>
              <w:bottom w:w="0" w:type="dxa"/>
              <w:right w:w="108" w:type="dxa"/>
            </w:tcMar>
          </w:tcPr>
          <w:p w:rsidR="008060B5" w:rsidRDefault="008060B5" w:rsidP="001E55F8">
            <w:pPr>
              <w:rPr>
                <w:ins w:id="1264" w:author="t450" w:date="2017-10-09T11:16:00Z"/>
                <w:rFonts w:cs="Calibri"/>
                <w:szCs w:val="21"/>
              </w:rPr>
            </w:pPr>
            <w:ins w:id="1265" w:author="t450" w:date="2017-10-09T11:16:00Z">
              <w:r>
                <w:rPr>
                  <w:rFonts w:ascii="宋体" w:hAnsi="宋体" w:hint="eastAsia"/>
                  <w:szCs w:val="21"/>
                </w:rPr>
                <w:t>字段名</w:t>
              </w:r>
            </w:ins>
          </w:p>
        </w:tc>
        <w:tc>
          <w:tcPr>
            <w:tcW w:w="769" w:type="dxa"/>
            <w:tcBorders>
              <w:tl2br w:val="nil"/>
              <w:tr2bl w:val="nil"/>
            </w:tcBorders>
            <w:tcMar>
              <w:top w:w="0" w:type="dxa"/>
              <w:left w:w="108" w:type="dxa"/>
              <w:bottom w:w="0" w:type="dxa"/>
              <w:right w:w="108" w:type="dxa"/>
            </w:tcMar>
          </w:tcPr>
          <w:p w:rsidR="008060B5" w:rsidRDefault="008060B5" w:rsidP="001E55F8">
            <w:pPr>
              <w:rPr>
                <w:ins w:id="1266" w:author="t450" w:date="2017-10-09T11:16:00Z"/>
                <w:rFonts w:cs="Calibri"/>
                <w:szCs w:val="21"/>
              </w:rPr>
            </w:pPr>
            <w:ins w:id="1267" w:author="t450" w:date="2017-10-09T11:16:00Z">
              <w:r>
                <w:rPr>
                  <w:rFonts w:ascii="宋体" w:hAnsi="宋体" w:hint="eastAsia"/>
                  <w:szCs w:val="21"/>
                </w:rPr>
                <w:t>主键</w:t>
              </w:r>
            </w:ins>
          </w:p>
        </w:tc>
        <w:tc>
          <w:tcPr>
            <w:tcW w:w="1792" w:type="dxa"/>
            <w:tcBorders>
              <w:tl2br w:val="nil"/>
              <w:tr2bl w:val="nil"/>
            </w:tcBorders>
            <w:tcMar>
              <w:top w:w="0" w:type="dxa"/>
              <w:left w:w="108" w:type="dxa"/>
              <w:bottom w:w="0" w:type="dxa"/>
              <w:right w:w="108" w:type="dxa"/>
            </w:tcMar>
          </w:tcPr>
          <w:p w:rsidR="008060B5" w:rsidRDefault="008060B5" w:rsidP="001E55F8">
            <w:pPr>
              <w:rPr>
                <w:ins w:id="1268" w:author="t450" w:date="2017-10-09T11:16:00Z"/>
              </w:rPr>
            </w:pPr>
            <w:ins w:id="1269" w:author="t450" w:date="2017-10-09T11:16:00Z">
              <w:r>
                <w:rPr>
                  <w:rFonts w:ascii="宋体" w:hAnsi="宋体" w:hint="eastAsia"/>
                  <w:szCs w:val="21"/>
                </w:rPr>
                <w:t>备注</w:t>
              </w:r>
            </w:ins>
          </w:p>
        </w:tc>
        <w:tc>
          <w:tcPr>
            <w:tcW w:w="663" w:type="dxa"/>
            <w:tcBorders>
              <w:tl2br w:val="nil"/>
              <w:tr2bl w:val="nil"/>
            </w:tcBorders>
          </w:tcPr>
          <w:p w:rsidR="008060B5" w:rsidRDefault="008060B5" w:rsidP="001E55F8">
            <w:pPr>
              <w:jc w:val="center"/>
              <w:rPr>
                <w:ins w:id="1270" w:author="t450" w:date="2017-10-09T11:16:00Z"/>
                <w:szCs w:val="21"/>
              </w:rPr>
            </w:pPr>
            <w:ins w:id="1271" w:author="t450" w:date="2017-10-09T11:16:00Z">
              <w:r>
                <w:rPr>
                  <w:rFonts w:cs="Calibri" w:hint="eastAsia"/>
                  <w:szCs w:val="21"/>
                </w:rPr>
                <w:t>可空</w:t>
              </w:r>
            </w:ins>
          </w:p>
        </w:tc>
        <w:tc>
          <w:tcPr>
            <w:tcW w:w="834" w:type="dxa"/>
            <w:tcBorders>
              <w:tl2br w:val="nil"/>
              <w:tr2bl w:val="nil"/>
            </w:tcBorders>
          </w:tcPr>
          <w:p w:rsidR="008060B5" w:rsidRDefault="008060B5" w:rsidP="001E55F8">
            <w:pPr>
              <w:rPr>
                <w:ins w:id="1272" w:author="t450" w:date="2017-10-09T11:16:00Z"/>
                <w:szCs w:val="21"/>
              </w:rPr>
            </w:pPr>
            <w:ins w:id="1273" w:author="t450" w:date="2017-10-09T11:16:00Z">
              <w:r>
                <w:rPr>
                  <w:rFonts w:cs="Calibri" w:hint="eastAsia"/>
                  <w:szCs w:val="21"/>
                </w:rPr>
                <w:t>默认值</w:t>
              </w:r>
            </w:ins>
          </w:p>
        </w:tc>
        <w:tc>
          <w:tcPr>
            <w:tcW w:w="1533" w:type="dxa"/>
            <w:tcBorders>
              <w:tl2br w:val="nil"/>
              <w:tr2bl w:val="nil"/>
            </w:tcBorders>
          </w:tcPr>
          <w:p w:rsidR="008060B5" w:rsidRDefault="008060B5" w:rsidP="001E55F8">
            <w:pPr>
              <w:rPr>
                <w:ins w:id="1274" w:author="t450" w:date="2017-10-09T11:16:00Z"/>
              </w:rPr>
            </w:pPr>
            <w:ins w:id="1275" w:author="t450" w:date="2017-10-09T11:16:00Z">
              <w:r>
                <w:rPr>
                  <w:rFonts w:ascii="宋体" w:hAnsi="宋体" w:hint="eastAsia"/>
                  <w:szCs w:val="21"/>
                </w:rPr>
                <w:t>类型</w:t>
              </w:r>
            </w:ins>
          </w:p>
        </w:tc>
      </w:tr>
      <w:tr w:rsidR="008060B5" w:rsidTr="001E55F8">
        <w:trPr>
          <w:trHeight w:val="90"/>
          <w:jc w:val="center"/>
          <w:ins w:id="1276" w:author="t450" w:date="2017-10-09T11:16:00Z"/>
        </w:trPr>
        <w:tc>
          <w:tcPr>
            <w:tcW w:w="1656" w:type="dxa"/>
            <w:tcBorders>
              <w:tl2br w:val="nil"/>
              <w:tr2bl w:val="nil"/>
            </w:tcBorders>
          </w:tcPr>
          <w:p w:rsidR="008060B5" w:rsidRDefault="008060B5" w:rsidP="001E55F8">
            <w:pPr>
              <w:rPr>
                <w:ins w:id="1277" w:author="t450" w:date="2017-10-09T11:16:00Z"/>
              </w:rPr>
            </w:pPr>
            <w:ins w:id="1278" w:author="t450" w:date="2017-10-09T11:16:00Z">
              <w:r>
                <w:rPr>
                  <w:rFonts w:hint="eastAsia"/>
                </w:rPr>
                <w:t>id</w:t>
              </w:r>
            </w:ins>
          </w:p>
        </w:tc>
        <w:tc>
          <w:tcPr>
            <w:tcW w:w="1093" w:type="dxa"/>
            <w:tcBorders>
              <w:tl2br w:val="nil"/>
              <w:tr2bl w:val="nil"/>
            </w:tcBorders>
            <w:tcMar>
              <w:top w:w="0" w:type="dxa"/>
              <w:left w:w="108" w:type="dxa"/>
              <w:bottom w:w="0" w:type="dxa"/>
              <w:right w:w="108" w:type="dxa"/>
            </w:tcMar>
          </w:tcPr>
          <w:p w:rsidR="008060B5" w:rsidRDefault="008060B5" w:rsidP="001E55F8">
            <w:pPr>
              <w:jc w:val="left"/>
              <w:rPr>
                <w:ins w:id="1279" w:author="t450" w:date="2017-10-09T11:16:00Z"/>
              </w:rPr>
            </w:pPr>
            <w:ins w:id="1280" w:author="t450" w:date="2017-10-09T11:16:00Z">
              <w:r>
                <w:rPr>
                  <w:rFonts w:hint="eastAsia"/>
                </w:rPr>
                <w:t>序号</w:t>
              </w:r>
            </w:ins>
          </w:p>
        </w:tc>
        <w:tc>
          <w:tcPr>
            <w:tcW w:w="769" w:type="dxa"/>
            <w:tcBorders>
              <w:tl2br w:val="nil"/>
              <w:tr2bl w:val="nil"/>
            </w:tcBorders>
            <w:tcMar>
              <w:top w:w="0" w:type="dxa"/>
              <w:left w:w="108" w:type="dxa"/>
              <w:bottom w:w="0" w:type="dxa"/>
              <w:right w:w="108" w:type="dxa"/>
            </w:tcMar>
          </w:tcPr>
          <w:p w:rsidR="008060B5" w:rsidRDefault="008060B5" w:rsidP="001E55F8">
            <w:pPr>
              <w:rPr>
                <w:ins w:id="1281" w:author="t450" w:date="2017-10-09T11:16:00Z"/>
                <w:rFonts w:cs="Calibri"/>
                <w:szCs w:val="21"/>
              </w:rPr>
            </w:pPr>
            <w:ins w:id="1282" w:author="t450" w:date="2017-10-09T11:16:00Z">
              <w:r>
                <w:rPr>
                  <w:rFonts w:cs="Calibri" w:hint="eastAsia"/>
                  <w:szCs w:val="21"/>
                </w:rPr>
                <w:t>Y</w:t>
              </w:r>
            </w:ins>
          </w:p>
        </w:tc>
        <w:tc>
          <w:tcPr>
            <w:tcW w:w="1792" w:type="dxa"/>
            <w:tcBorders>
              <w:tl2br w:val="nil"/>
              <w:tr2bl w:val="nil"/>
            </w:tcBorders>
            <w:tcMar>
              <w:top w:w="0" w:type="dxa"/>
              <w:left w:w="108" w:type="dxa"/>
              <w:bottom w:w="0" w:type="dxa"/>
              <w:right w:w="108" w:type="dxa"/>
            </w:tcMar>
          </w:tcPr>
          <w:p w:rsidR="008060B5" w:rsidRDefault="008060B5" w:rsidP="001E55F8">
            <w:pPr>
              <w:jc w:val="left"/>
              <w:rPr>
                <w:ins w:id="1283" w:author="t450" w:date="2017-10-09T11:16:00Z"/>
                <w:szCs w:val="21"/>
              </w:rPr>
            </w:pPr>
            <w:ins w:id="1284" w:author="t450" w:date="2017-10-09T11:16:00Z">
              <w:r>
                <w:rPr>
                  <w:rFonts w:hint="eastAsia"/>
                  <w:szCs w:val="21"/>
                </w:rPr>
                <w:t>自动递增</w:t>
              </w:r>
            </w:ins>
          </w:p>
        </w:tc>
        <w:tc>
          <w:tcPr>
            <w:tcW w:w="663" w:type="dxa"/>
            <w:tcBorders>
              <w:tl2br w:val="nil"/>
              <w:tr2bl w:val="nil"/>
            </w:tcBorders>
          </w:tcPr>
          <w:p w:rsidR="008060B5" w:rsidRDefault="008060B5" w:rsidP="001E55F8">
            <w:pPr>
              <w:jc w:val="center"/>
              <w:rPr>
                <w:ins w:id="1285" w:author="t450" w:date="2017-10-09T11:16:00Z"/>
                <w:szCs w:val="21"/>
              </w:rPr>
            </w:pPr>
            <w:ins w:id="1286" w:author="t450" w:date="2017-10-09T11:16:00Z">
              <w:r>
                <w:rPr>
                  <w:rFonts w:hint="eastAsia"/>
                  <w:szCs w:val="21"/>
                </w:rPr>
                <w:t>N</w:t>
              </w:r>
            </w:ins>
          </w:p>
        </w:tc>
        <w:tc>
          <w:tcPr>
            <w:tcW w:w="834" w:type="dxa"/>
            <w:tcBorders>
              <w:tl2br w:val="nil"/>
              <w:tr2bl w:val="nil"/>
            </w:tcBorders>
          </w:tcPr>
          <w:p w:rsidR="008060B5" w:rsidRDefault="008060B5" w:rsidP="001E55F8">
            <w:pPr>
              <w:jc w:val="left"/>
              <w:rPr>
                <w:ins w:id="1287" w:author="t450" w:date="2017-10-09T11:16:00Z"/>
                <w:szCs w:val="21"/>
              </w:rPr>
            </w:pPr>
          </w:p>
        </w:tc>
        <w:tc>
          <w:tcPr>
            <w:tcW w:w="1533" w:type="dxa"/>
            <w:tcBorders>
              <w:tl2br w:val="nil"/>
              <w:tr2bl w:val="nil"/>
            </w:tcBorders>
            <w:vAlign w:val="center"/>
          </w:tcPr>
          <w:p w:rsidR="008060B5" w:rsidRDefault="008060B5" w:rsidP="001E55F8">
            <w:pPr>
              <w:rPr>
                <w:ins w:id="1288" w:author="t450" w:date="2017-10-09T11:16:00Z"/>
              </w:rPr>
            </w:pPr>
            <w:ins w:id="1289" w:author="t450" w:date="2017-10-09T11:16:00Z">
              <w:r>
                <w:rPr>
                  <w:rFonts w:hint="eastAsia"/>
                </w:rPr>
                <w:t>int</w:t>
              </w:r>
            </w:ins>
          </w:p>
        </w:tc>
      </w:tr>
      <w:tr w:rsidR="008060B5" w:rsidTr="001E55F8">
        <w:trPr>
          <w:trHeight w:val="450"/>
          <w:jc w:val="center"/>
          <w:ins w:id="1290" w:author="t450" w:date="2017-10-09T11:16:00Z"/>
        </w:trPr>
        <w:tc>
          <w:tcPr>
            <w:tcW w:w="1656" w:type="dxa"/>
            <w:tcBorders>
              <w:tl2br w:val="nil"/>
              <w:tr2bl w:val="nil"/>
            </w:tcBorders>
          </w:tcPr>
          <w:p w:rsidR="008060B5" w:rsidRDefault="008060B5" w:rsidP="001E55F8">
            <w:pPr>
              <w:rPr>
                <w:ins w:id="1291" w:author="t450" w:date="2017-10-09T11:16:00Z"/>
                <w:rFonts w:ascii="宋体" w:hAnsi="宋体"/>
                <w:szCs w:val="21"/>
              </w:rPr>
            </w:pPr>
            <w:ins w:id="1292" w:author="t450" w:date="2017-10-09T11:18:00Z">
              <w:r>
                <w:rPr>
                  <w:rFonts w:hint="eastAsia"/>
                </w:rPr>
                <w:t>business</w:t>
              </w:r>
            </w:ins>
            <w:ins w:id="1293" w:author="t450" w:date="2017-10-09T11:16:00Z">
              <w:r>
                <w:rPr>
                  <w:rFonts w:hint="eastAsia"/>
                </w:rPr>
                <w:t>_id</w:t>
              </w:r>
            </w:ins>
          </w:p>
        </w:tc>
        <w:tc>
          <w:tcPr>
            <w:tcW w:w="1093" w:type="dxa"/>
            <w:tcBorders>
              <w:tl2br w:val="nil"/>
              <w:tr2bl w:val="nil"/>
            </w:tcBorders>
            <w:tcMar>
              <w:top w:w="0" w:type="dxa"/>
              <w:left w:w="108" w:type="dxa"/>
              <w:bottom w:w="0" w:type="dxa"/>
              <w:right w:w="108" w:type="dxa"/>
            </w:tcMar>
          </w:tcPr>
          <w:p w:rsidR="008060B5" w:rsidRDefault="008060B5" w:rsidP="001E55F8">
            <w:pPr>
              <w:jc w:val="left"/>
              <w:rPr>
                <w:ins w:id="1294" w:author="t450" w:date="2017-10-09T11:16:00Z"/>
                <w:rFonts w:cs="Calibri"/>
                <w:szCs w:val="21"/>
              </w:rPr>
            </w:pPr>
            <w:ins w:id="1295" w:author="t450" w:date="2017-10-09T11:18:00Z">
              <w:r>
                <w:rPr>
                  <w:rFonts w:hint="eastAsia"/>
                </w:rPr>
                <w:t>业务</w:t>
              </w:r>
            </w:ins>
            <w:ins w:id="1296" w:author="t450" w:date="2017-10-09T11:16:00Z">
              <w:r>
                <w:rPr>
                  <w:rFonts w:hint="eastAsia"/>
                </w:rPr>
                <w:t>id</w:t>
              </w:r>
            </w:ins>
          </w:p>
        </w:tc>
        <w:tc>
          <w:tcPr>
            <w:tcW w:w="769" w:type="dxa"/>
            <w:tcBorders>
              <w:tl2br w:val="nil"/>
              <w:tr2bl w:val="nil"/>
            </w:tcBorders>
            <w:tcMar>
              <w:top w:w="0" w:type="dxa"/>
              <w:left w:w="108" w:type="dxa"/>
              <w:bottom w:w="0" w:type="dxa"/>
              <w:right w:w="108" w:type="dxa"/>
            </w:tcMar>
          </w:tcPr>
          <w:p w:rsidR="008060B5" w:rsidRDefault="008060B5" w:rsidP="001E55F8">
            <w:pPr>
              <w:rPr>
                <w:ins w:id="1297" w:author="t450" w:date="2017-10-09T11:16:00Z"/>
                <w:rFonts w:cs="Calibri"/>
                <w:szCs w:val="21"/>
              </w:rPr>
            </w:pPr>
          </w:p>
        </w:tc>
        <w:tc>
          <w:tcPr>
            <w:tcW w:w="1792" w:type="dxa"/>
            <w:tcBorders>
              <w:tl2br w:val="nil"/>
              <w:tr2bl w:val="nil"/>
            </w:tcBorders>
            <w:tcMar>
              <w:top w:w="0" w:type="dxa"/>
              <w:left w:w="108" w:type="dxa"/>
              <w:bottom w:w="0" w:type="dxa"/>
              <w:right w:w="108" w:type="dxa"/>
            </w:tcMar>
          </w:tcPr>
          <w:p w:rsidR="008060B5" w:rsidRDefault="008060B5" w:rsidP="001E55F8">
            <w:pPr>
              <w:jc w:val="left"/>
              <w:rPr>
                <w:ins w:id="1298" w:author="t450" w:date="2017-10-09T11:16:00Z"/>
                <w:szCs w:val="21"/>
              </w:rPr>
            </w:pPr>
          </w:p>
        </w:tc>
        <w:tc>
          <w:tcPr>
            <w:tcW w:w="663" w:type="dxa"/>
            <w:tcBorders>
              <w:tl2br w:val="nil"/>
              <w:tr2bl w:val="nil"/>
            </w:tcBorders>
          </w:tcPr>
          <w:p w:rsidR="008060B5" w:rsidRDefault="008060B5" w:rsidP="001E55F8">
            <w:pPr>
              <w:jc w:val="center"/>
              <w:rPr>
                <w:ins w:id="1299" w:author="t450" w:date="2017-10-09T11:16:00Z"/>
                <w:szCs w:val="21"/>
              </w:rPr>
            </w:pPr>
            <w:ins w:id="1300" w:author="t450" w:date="2017-10-09T11:16:00Z">
              <w:r>
                <w:rPr>
                  <w:rFonts w:hint="eastAsia"/>
                  <w:szCs w:val="21"/>
                </w:rPr>
                <w:t>N</w:t>
              </w:r>
            </w:ins>
          </w:p>
        </w:tc>
        <w:tc>
          <w:tcPr>
            <w:tcW w:w="834" w:type="dxa"/>
            <w:tcBorders>
              <w:tl2br w:val="nil"/>
              <w:tr2bl w:val="nil"/>
            </w:tcBorders>
          </w:tcPr>
          <w:p w:rsidR="008060B5" w:rsidRDefault="008060B5" w:rsidP="001E55F8">
            <w:pPr>
              <w:jc w:val="left"/>
              <w:rPr>
                <w:ins w:id="1301" w:author="t450" w:date="2017-10-09T11:16:00Z"/>
                <w:szCs w:val="21"/>
              </w:rPr>
            </w:pPr>
          </w:p>
        </w:tc>
        <w:tc>
          <w:tcPr>
            <w:tcW w:w="1533" w:type="dxa"/>
            <w:tcBorders>
              <w:tl2br w:val="nil"/>
              <w:tr2bl w:val="nil"/>
            </w:tcBorders>
            <w:vAlign w:val="center"/>
          </w:tcPr>
          <w:p w:rsidR="008060B5" w:rsidRDefault="008060B5" w:rsidP="001E55F8">
            <w:pPr>
              <w:rPr>
                <w:ins w:id="1302" w:author="t450" w:date="2017-10-09T11:16:00Z"/>
                <w:rFonts w:ascii="宋体" w:hAnsi="宋体" w:cs="宋体"/>
                <w:szCs w:val="21"/>
              </w:rPr>
            </w:pPr>
            <w:ins w:id="1303" w:author="t450" w:date="2017-10-09T11:16:00Z">
              <w:r>
                <w:rPr>
                  <w:rFonts w:hint="eastAsia"/>
                </w:rPr>
                <w:t>int</w:t>
              </w:r>
            </w:ins>
          </w:p>
        </w:tc>
      </w:tr>
      <w:tr w:rsidR="008060B5" w:rsidTr="001E55F8">
        <w:trPr>
          <w:trHeight w:val="366"/>
          <w:jc w:val="center"/>
          <w:ins w:id="1304" w:author="t450" w:date="2017-10-09T11:16:00Z"/>
        </w:trPr>
        <w:tc>
          <w:tcPr>
            <w:tcW w:w="1656" w:type="dxa"/>
            <w:tcBorders>
              <w:tl2br w:val="nil"/>
              <w:tr2bl w:val="nil"/>
            </w:tcBorders>
          </w:tcPr>
          <w:p w:rsidR="008060B5" w:rsidRDefault="008060B5" w:rsidP="001E55F8">
            <w:pPr>
              <w:rPr>
                <w:ins w:id="1305" w:author="t450" w:date="2017-10-09T11:16:00Z"/>
                <w:rFonts w:ascii="宋体" w:hAnsi="宋体"/>
                <w:szCs w:val="21"/>
              </w:rPr>
            </w:pPr>
            <w:ins w:id="1306" w:author="t450" w:date="2017-10-09T11:18:00Z">
              <w:r>
                <w:rPr>
                  <w:rFonts w:hint="eastAsia"/>
                </w:rPr>
                <w:t>process</w:t>
              </w:r>
            </w:ins>
            <w:ins w:id="1307" w:author="t450" w:date="2017-10-09T11:16:00Z">
              <w:r>
                <w:rPr>
                  <w:rFonts w:hint="eastAsia"/>
                </w:rPr>
                <w:t>_id</w:t>
              </w:r>
            </w:ins>
          </w:p>
        </w:tc>
        <w:tc>
          <w:tcPr>
            <w:tcW w:w="1093" w:type="dxa"/>
            <w:tcBorders>
              <w:tl2br w:val="nil"/>
              <w:tr2bl w:val="nil"/>
            </w:tcBorders>
            <w:tcMar>
              <w:top w:w="0" w:type="dxa"/>
              <w:left w:w="108" w:type="dxa"/>
              <w:bottom w:w="0" w:type="dxa"/>
              <w:right w:w="108" w:type="dxa"/>
            </w:tcMar>
          </w:tcPr>
          <w:p w:rsidR="008060B5" w:rsidRDefault="008060B5" w:rsidP="001E55F8">
            <w:pPr>
              <w:jc w:val="left"/>
              <w:rPr>
                <w:ins w:id="1308" w:author="t450" w:date="2017-10-09T11:16:00Z"/>
                <w:rFonts w:cs="Calibri"/>
                <w:szCs w:val="21"/>
              </w:rPr>
            </w:pPr>
            <w:ins w:id="1309" w:author="t450" w:date="2017-10-09T11:18:00Z">
              <w:r>
                <w:rPr>
                  <w:rFonts w:cs="Calibri" w:hint="eastAsia"/>
                  <w:szCs w:val="21"/>
                </w:rPr>
                <w:t>流程</w:t>
              </w:r>
            </w:ins>
            <w:ins w:id="1310" w:author="t450" w:date="2017-10-09T11:16:00Z">
              <w:r>
                <w:rPr>
                  <w:rFonts w:cs="Calibri" w:hint="eastAsia"/>
                  <w:szCs w:val="21"/>
                </w:rPr>
                <w:t>id</w:t>
              </w:r>
            </w:ins>
          </w:p>
        </w:tc>
        <w:tc>
          <w:tcPr>
            <w:tcW w:w="769" w:type="dxa"/>
            <w:tcBorders>
              <w:tl2br w:val="nil"/>
              <w:tr2bl w:val="nil"/>
            </w:tcBorders>
            <w:tcMar>
              <w:top w:w="0" w:type="dxa"/>
              <w:left w:w="108" w:type="dxa"/>
              <w:bottom w:w="0" w:type="dxa"/>
              <w:right w:w="108" w:type="dxa"/>
            </w:tcMar>
          </w:tcPr>
          <w:p w:rsidR="008060B5" w:rsidRDefault="008060B5" w:rsidP="001E55F8">
            <w:pPr>
              <w:rPr>
                <w:ins w:id="1311" w:author="t450" w:date="2017-10-09T11:16:00Z"/>
                <w:rFonts w:cs="Calibri"/>
                <w:szCs w:val="21"/>
              </w:rPr>
            </w:pPr>
          </w:p>
        </w:tc>
        <w:tc>
          <w:tcPr>
            <w:tcW w:w="1792" w:type="dxa"/>
            <w:tcBorders>
              <w:tl2br w:val="nil"/>
              <w:tr2bl w:val="nil"/>
            </w:tcBorders>
            <w:tcMar>
              <w:top w:w="0" w:type="dxa"/>
              <w:left w:w="108" w:type="dxa"/>
              <w:bottom w:w="0" w:type="dxa"/>
              <w:right w:w="108" w:type="dxa"/>
            </w:tcMar>
          </w:tcPr>
          <w:p w:rsidR="008060B5" w:rsidRDefault="008060B5" w:rsidP="001E55F8">
            <w:pPr>
              <w:jc w:val="left"/>
              <w:rPr>
                <w:ins w:id="1312" w:author="t450" w:date="2017-10-09T11:16:00Z"/>
                <w:szCs w:val="21"/>
              </w:rPr>
            </w:pPr>
          </w:p>
        </w:tc>
        <w:tc>
          <w:tcPr>
            <w:tcW w:w="663" w:type="dxa"/>
            <w:tcBorders>
              <w:tl2br w:val="nil"/>
              <w:tr2bl w:val="nil"/>
            </w:tcBorders>
          </w:tcPr>
          <w:p w:rsidR="008060B5" w:rsidRDefault="008060B5" w:rsidP="001E55F8">
            <w:pPr>
              <w:jc w:val="center"/>
              <w:rPr>
                <w:ins w:id="1313" w:author="t450" w:date="2017-10-09T11:16:00Z"/>
                <w:szCs w:val="21"/>
              </w:rPr>
            </w:pPr>
            <w:ins w:id="1314" w:author="t450" w:date="2017-10-09T11:16:00Z">
              <w:r>
                <w:rPr>
                  <w:rFonts w:hint="eastAsia"/>
                  <w:szCs w:val="21"/>
                </w:rPr>
                <w:t>N</w:t>
              </w:r>
            </w:ins>
          </w:p>
        </w:tc>
        <w:tc>
          <w:tcPr>
            <w:tcW w:w="834" w:type="dxa"/>
            <w:tcBorders>
              <w:tl2br w:val="nil"/>
              <w:tr2bl w:val="nil"/>
            </w:tcBorders>
          </w:tcPr>
          <w:p w:rsidR="008060B5" w:rsidRDefault="008060B5" w:rsidP="001E55F8">
            <w:pPr>
              <w:jc w:val="left"/>
              <w:rPr>
                <w:ins w:id="1315" w:author="t450" w:date="2017-10-09T11:16:00Z"/>
                <w:szCs w:val="21"/>
              </w:rPr>
            </w:pPr>
          </w:p>
        </w:tc>
        <w:tc>
          <w:tcPr>
            <w:tcW w:w="1533" w:type="dxa"/>
            <w:tcBorders>
              <w:tl2br w:val="nil"/>
              <w:tr2bl w:val="nil"/>
            </w:tcBorders>
            <w:vAlign w:val="center"/>
          </w:tcPr>
          <w:p w:rsidR="008060B5" w:rsidRDefault="008060B5" w:rsidP="001E55F8">
            <w:pPr>
              <w:rPr>
                <w:ins w:id="1316" w:author="t450" w:date="2017-10-09T11:16:00Z"/>
                <w:rFonts w:ascii="宋体" w:hAnsi="宋体" w:cs="宋体"/>
                <w:szCs w:val="21"/>
              </w:rPr>
            </w:pPr>
            <w:ins w:id="1317" w:author="t450" w:date="2017-10-09T11:16:00Z">
              <w:r>
                <w:rPr>
                  <w:rFonts w:hint="eastAsia"/>
                </w:rPr>
                <w:t>int</w:t>
              </w:r>
            </w:ins>
          </w:p>
        </w:tc>
      </w:tr>
      <w:tr w:rsidR="008060B5" w:rsidTr="001E55F8">
        <w:trPr>
          <w:trHeight w:val="445"/>
          <w:jc w:val="center"/>
          <w:ins w:id="1318" w:author="t450" w:date="2017-10-09T11:16:00Z"/>
        </w:trPr>
        <w:tc>
          <w:tcPr>
            <w:tcW w:w="1656" w:type="dxa"/>
            <w:tcBorders>
              <w:tl2br w:val="nil"/>
              <w:tr2bl w:val="nil"/>
            </w:tcBorders>
          </w:tcPr>
          <w:p w:rsidR="008060B5" w:rsidRDefault="008060B5" w:rsidP="001E55F8">
            <w:pPr>
              <w:rPr>
                <w:ins w:id="1319" w:author="t450" w:date="2017-10-09T11:16:00Z"/>
              </w:rPr>
            </w:pPr>
            <w:ins w:id="1320" w:author="t450" w:date="2017-10-09T11:16:00Z">
              <w:r>
                <w:rPr>
                  <w:rFonts w:hint="eastAsia"/>
                </w:rPr>
                <w:t>create_by</w:t>
              </w:r>
            </w:ins>
          </w:p>
        </w:tc>
        <w:tc>
          <w:tcPr>
            <w:tcW w:w="1093" w:type="dxa"/>
            <w:tcBorders>
              <w:tl2br w:val="nil"/>
              <w:tr2bl w:val="nil"/>
            </w:tcBorders>
            <w:tcMar>
              <w:top w:w="0" w:type="dxa"/>
              <w:left w:w="108" w:type="dxa"/>
              <w:bottom w:w="0" w:type="dxa"/>
              <w:right w:w="108" w:type="dxa"/>
            </w:tcMar>
          </w:tcPr>
          <w:p w:rsidR="008060B5" w:rsidRDefault="008060B5" w:rsidP="001E55F8">
            <w:pPr>
              <w:jc w:val="left"/>
              <w:rPr>
                <w:ins w:id="1321" w:author="t450" w:date="2017-10-09T11:16:00Z"/>
                <w:rFonts w:cs="Calibri"/>
                <w:szCs w:val="21"/>
              </w:rPr>
            </w:pPr>
            <w:ins w:id="1322" w:author="t450" w:date="2017-10-09T11:16:00Z">
              <w:r>
                <w:rPr>
                  <w:rFonts w:hint="eastAsia"/>
                </w:rPr>
                <w:t>创建者</w:t>
              </w:r>
            </w:ins>
          </w:p>
        </w:tc>
        <w:tc>
          <w:tcPr>
            <w:tcW w:w="769" w:type="dxa"/>
            <w:tcBorders>
              <w:tl2br w:val="nil"/>
              <w:tr2bl w:val="nil"/>
            </w:tcBorders>
            <w:tcMar>
              <w:top w:w="0" w:type="dxa"/>
              <w:left w:w="108" w:type="dxa"/>
              <w:bottom w:w="0" w:type="dxa"/>
              <w:right w:w="108" w:type="dxa"/>
            </w:tcMar>
          </w:tcPr>
          <w:p w:rsidR="008060B5" w:rsidRDefault="008060B5" w:rsidP="001E55F8">
            <w:pPr>
              <w:rPr>
                <w:ins w:id="1323" w:author="t450" w:date="2017-10-09T11:16:00Z"/>
                <w:rFonts w:cs="Calibri"/>
                <w:szCs w:val="21"/>
              </w:rPr>
            </w:pPr>
          </w:p>
        </w:tc>
        <w:tc>
          <w:tcPr>
            <w:tcW w:w="1792" w:type="dxa"/>
            <w:tcBorders>
              <w:tl2br w:val="nil"/>
              <w:tr2bl w:val="nil"/>
            </w:tcBorders>
            <w:tcMar>
              <w:top w:w="0" w:type="dxa"/>
              <w:left w:w="108" w:type="dxa"/>
              <w:bottom w:w="0" w:type="dxa"/>
              <w:right w:w="108" w:type="dxa"/>
            </w:tcMar>
          </w:tcPr>
          <w:p w:rsidR="008060B5" w:rsidRDefault="008060B5" w:rsidP="001E55F8">
            <w:pPr>
              <w:jc w:val="left"/>
              <w:rPr>
                <w:ins w:id="1324" w:author="t450" w:date="2017-10-09T11:16:00Z"/>
              </w:rPr>
            </w:pPr>
          </w:p>
        </w:tc>
        <w:tc>
          <w:tcPr>
            <w:tcW w:w="663" w:type="dxa"/>
            <w:tcBorders>
              <w:tl2br w:val="nil"/>
              <w:tr2bl w:val="nil"/>
            </w:tcBorders>
          </w:tcPr>
          <w:p w:rsidR="008060B5" w:rsidRDefault="008060B5" w:rsidP="001E55F8">
            <w:pPr>
              <w:jc w:val="center"/>
              <w:rPr>
                <w:ins w:id="1325" w:author="t450" w:date="2017-10-09T11:16:00Z"/>
                <w:szCs w:val="21"/>
              </w:rPr>
            </w:pPr>
            <w:ins w:id="1326" w:author="t450" w:date="2017-10-09T11:16:00Z">
              <w:r>
                <w:rPr>
                  <w:rFonts w:hint="eastAsia"/>
                  <w:szCs w:val="21"/>
                </w:rPr>
                <w:t>Y</w:t>
              </w:r>
            </w:ins>
          </w:p>
        </w:tc>
        <w:tc>
          <w:tcPr>
            <w:tcW w:w="834" w:type="dxa"/>
            <w:tcBorders>
              <w:tl2br w:val="nil"/>
              <w:tr2bl w:val="nil"/>
            </w:tcBorders>
          </w:tcPr>
          <w:p w:rsidR="008060B5" w:rsidRDefault="008060B5" w:rsidP="001E55F8">
            <w:pPr>
              <w:jc w:val="left"/>
              <w:rPr>
                <w:ins w:id="1327" w:author="t450" w:date="2017-10-09T11:16:00Z"/>
                <w:szCs w:val="21"/>
              </w:rPr>
            </w:pPr>
          </w:p>
        </w:tc>
        <w:tc>
          <w:tcPr>
            <w:tcW w:w="1533" w:type="dxa"/>
            <w:tcBorders>
              <w:tl2br w:val="nil"/>
              <w:tr2bl w:val="nil"/>
            </w:tcBorders>
            <w:vAlign w:val="center"/>
          </w:tcPr>
          <w:p w:rsidR="008060B5" w:rsidRDefault="008060B5" w:rsidP="001E55F8">
            <w:pPr>
              <w:rPr>
                <w:ins w:id="1328" w:author="t450" w:date="2017-10-09T11:16:00Z"/>
              </w:rPr>
            </w:pPr>
            <w:ins w:id="1329" w:author="t450" w:date="2017-10-09T11:16:00Z">
              <w:r>
                <w:rPr>
                  <w:rFonts w:hint="eastAsia"/>
                </w:rPr>
                <w:t>varchar(255)</w:t>
              </w:r>
            </w:ins>
          </w:p>
        </w:tc>
      </w:tr>
      <w:tr w:rsidR="008060B5" w:rsidTr="001E55F8">
        <w:trPr>
          <w:trHeight w:val="445"/>
          <w:jc w:val="center"/>
          <w:ins w:id="1330" w:author="t450" w:date="2017-10-09T11:16:00Z"/>
        </w:trPr>
        <w:tc>
          <w:tcPr>
            <w:tcW w:w="1656" w:type="dxa"/>
          </w:tcPr>
          <w:p w:rsidR="008060B5" w:rsidRDefault="008060B5" w:rsidP="001E55F8">
            <w:pPr>
              <w:rPr>
                <w:ins w:id="1331" w:author="t450" w:date="2017-10-09T11:16:00Z"/>
              </w:rPr>
            </w:pPr>
            <w:ins w:id="1332" w:author="t450" w:date="2017-10-09T11:16:00Z">
              <w:r>
                <w:rPr>
                  <w:rFonts w:hint="eastAsia"/>
                </w:rPr>
                <w:t>create_date</w:t>
              </w:r>
            </w:ins>
          </w:p>
        </w:tc>
        <w:tc>
          <w:tcPr>
            <w:tcW w:w="1093" w:type="dxa"/>
          </w:tcPr>
          <w:p w:rsidR="008060B5" w:rsidRDefault="008060B5" w:rsidP="001E55F8">
            <w:pPr>
              <w:jc w:val="left"/>
              <w:rPr>
                <w:ins w:id="1333" w:author="t450" w:date="2017-10-09T11:16:00Z"/>
                <w:rFonts w:cs="Calibri"/>
                <w:szCs w:val="21"/>
              </w:rPr>
            </w:pPr>
            <w:ins w:id="1334" w:author="t450" w:date="2017-10-09T11:16:00Z">
              <w:r>
                <w:rPr>
                  <w:rFonts w:hint="eastAsia"/>
                </w:rPr>
                <w:t>创建时间</w:t>
              </w:r>
            </w:ins>
          </w:p>
        </w:tc>
        <w:tc>
          <w:tcPr>
            <w:tcW w:w="769" w:type="dxa"/>
          </w:tcPr>
          <w:p w:rsidR="008060B5" w:rsidRDefault="008060B5" w:rsidP="001E55F8">
            <w:pPr>
              <w:rPr>
                <w:ins w:id="1335" w:author="t450" w:date="2017-10-09T11:16:00Z"/>
                <w:rFonts w:cs="Calibri"/>
                <w:szCs w:val="21"/>
              </w:rPr>
            </w:pPr>
          </w:p>
        </w:tc>
        <w:tc>
          <w:tcPr>
            <w:tcW w:w="1792" w:type="dxa"/>
          </w:tcPr>
          <w:p w:rsidR="008060B5" w:rsidRDefault="008060B5" w:rsidP="001E55F8">
            <w:pPr>
              <w:jc w:val="left"/>
              <w:rPr>
                <w:ins w:id="1336" w:author="t450" w:date="2017-10-09T11:16:00Z"/>
              </w:rPr>
            </w:pPr>
          </w:p>
        </w:tc>
        <w:tc>
          <w:tcPr>
            <w:tcW w:w="663" w:type="dxa"/>
          </w:tcPr>
          <w:p w:rsidR="008060B5" w:rsidRDefault="008060B5" w:rsidP="001E55F8">
            <w:pPr>
              <w:jc w:val="center"/>
              <w:rPr>
                <w:ins w:id="1337" w:author="t450" w:date="2017-10-09T11:16:00Z"/>
                <w:szCs w:val="21"/>
              </w:rPr>
            </w:pPr>
            <w:ins w:id="1338" w:author="t450" w:date="2017-10-09T11:16:00Z">
              <w:r>
                <w:rPr>
                  <w:rFonts w:hint="eastAsia"/>
                  <w:szCs w:val="21"/>
                </w:rPr>
                <w:t>Y</w:t>
              </w:r>
            </w:ins>
          </w:p>
        </w:tc>
        <w:tc>
          <w:tcPr>
            <w:tcW w:w="834" w:type="dxa"/>
          </w:tcPr>
          <w:p w:rsidR="008060B5" w:rsidRDefault="008060B5" w:rsidP="001E55F8">
            <w:pPr>
              <w:jc w:val="left"/>
              <w:rPr>
                <w:ins w:id="1339" w:author="t450" w:date="2017-10-09T11:16:00Z"/>
                <w:szCs w:val="21"/>
              </w:rPr>
            </w:pPr>
          </w:p>
        </w:tc>
        <w:tc>
          <w:tcPr>
            <w:tcW w:w="1533" w:type="dxa"/>
            <w:vAlign w:val="center"/>
          </w:tcPr>
          <w:p w:rsidR="008060B5" w:rsidRDefault="008060B5" w:rsidP="001E55F8">
            <w:pPr>
              <w:rPr>
                <w:ins w:id="1340" w:author="t450" w:date="2017-10-09T11:16:00Z"/>
              </w:rPr>
            </w:pPr>
            <w:ins w:id="1341" w:author="t450" w:date="2017-10-09T11:16:00Z">
              <w:r>
                <w:rPr>
                  <w:rFonts w:hint="eastAsia"/>
                </w:rPr>
                <w:t>datetime</w:t>
              </w:r>
            </w:ins>
          </w:p>
        </w:tc>
      </w:tr>
      <w:tr w:rsidR="008060B5" w:rsidTr="001E55F8">
        <w:trPr>
          <w:trHeight w:val="445"/>
          <w:jc w:val="center"/>
          <w:ins w:id="1342" w:author="t450" w:date="2017-10-09T11:16:00Z"/>
        </w:trPr>
        <w:tc>
          <w:tcPr>
            <w:tcW w:w="1656" w:type="dxa"/>
          </w:tcPr>
          <w:p w:rsidR="008060B5" w:rsidRDefault="008060B5" w:rsidP="001E55F8">
            <w:pPr>
              <w:rPr>
                <w:ins w:id="1343" w:author="t450" w:date="2017-10-09T11:16:00Z"/>
              </w:rPr>
            </w:pPr>
            <w:ins w:id="1344" w:author="t450" w:date="2017-10-09T11:16:00Z">
              <w:r>
                <w:rPr>
                  <w:rFonts w:hint="eastAsia"/>
                </w:rPr>
                <w:t>update_by</w:t>
              </w:r>
            </w:ins>
          </w:p>
        </w:tc>
        <w:tc>
          <w:tcPr>
            <w:tcW w:w="1093" w:type="dxa"/>
          </w:tcPr>
          <w:p w:rsidR="008060B5" w:rsidRDefault="008060B5" w:rsidP="001E55F8">
            <w:pPr>
              <w:jc w:val="left"/>
              <w:rPr>
                <w:ins w:id="1345" w:author="t450" w:date="2017-10-09T11:16:00Z"/>
                <w:rFonts w:cs="Calibri"/>
                <w:szCs w:val="21"/>
              </w:rPr>
            </w:pPr>
            <w:ins w:id="1346" w:author="t450" w:date="2017-10-09T11:16:00Z">
              <w:r>
                <w:rPr>
                  <w:rFonts w:hint="eastAsia"/>
                </w:rPr>
                <w:t>更新者</w:t>
              </w:r>
            </w:ins>
          </w:p>
        </w:tc>
        <w:tc>
          <w:tcPr>
            <w:tcW w:w="769" w:type="dxa"/>
          </w:tcPr>
          <w:p w:rsidR="008060B5" w:rsidRDefault="008060B5" w:rsidP="001E55F8">
            <w:pPr>
              <w:rPr>
                <w:ins w:id="1347" w:author="t450" w:date="2017-10-09T11:16:00Z"/>
                <w:rFonts w:cs="Calibri"/>
                <w:szCs w:val="21"/>
              </w:rPr>
            </w:pPr>
          </w:p>
        </w:tc>
        <w:tc>
          <w:tcPr>
            <w:tcW w:w="1792" w:type="dxa"/>
          </w:tcPr>
          <w:p w:rsidR="008060B5" w:rsidRDefault="008060B5" w:rsidP="001E55F8">
            <w:pPr>
              <w:jc w:val="left"/>
              <w:rPr>
                <w:ins w:id="1348" w:author="t450" w:date="2017-10-09T11:16:00Z"/>
              </w:rPr>
            </w:pPr>
          </w:p>
        </w:tc>
        <w:tc>
          <w:tcPr>
            <w:tcW w:w="663" w:type="dxa"/>
          </w:tcPr>
          <w:p w:rsidR="008060B5" w:rsidRDefault="008060B5" w:rsidP="001E55F8">
            <w:pPr>
              <w:jc w:val="center"/>
              <w:rPr>
                <w:ins w:id="1349" w:author="t450" w:date="2017-10-09T11:16:00Z"/>
                <w:szCs w:val="21"/>
              </w:rPr>
            </w:pPr>
            <w:ins w:id="1350" w:author="t450" w:date="2017-10-09T11:16:00Z">
              <w:r>
                <w:rPr>
                  <w:rFonts w:hint="eastAsia"/>
                  <w:szCs w:val="21"/>
                </w:rPr>
                <w:t>Y</w:t>
              </w:r>
            </w:ins>
          </w:p>
        </w:tc>
        <w:tc>
          <w:tcPr>
            <w:tcW w:w="834" w:type="dxa"/>
          </w:tcPr>
          <w:p w:rsidR="008060B5" w:rsidRDefault="008060B5" w:rsidP="001E55F8">
            <w:pPr>
              <w:jc w:val="left"/>
              <w:rPr>
                <w:ins w:id="1351" w:author="t450" w:date="2017-10-09T11:16:00Z"/>
                <w:szCs w:val="21"/>
              </w:rPr>
            </w:pPr>
          </w:p>
        </w:tc>
        <w:tc>
          <w:tcPr>
            <w:tcW w:w="1533" w:type="dxa"/>
            <w:vAlign w:val="center"/>
          </w:tcPr>
          <w:p w:rsidR="008060B5" w:rsidRDefault="008060B5" w:rsidP="001E55F8">
            <w:pPr>
              <w:rPr>
                <w:ins w:id="1352" w:author="t450" w:date="2017-10-09T11:16:00Z"/>
              </w:rPr>
            </w:pPr>
            <w:ins w:id="1353" w:author="t450" w:date="2017-10-09T11:16:00Z">
              <w:r>
                <w:rPr>
                  <w:rFonts w:hint="eastAsia"/>
                </w:rPr>
                <w:t>varchar(255)</w:t>
              </w:r>
            </w:ins>
          </w:p>
        </w:tc>
      </w:tr>
      <w:tr w:rsidR="008060B5" w:rsidTr="001E55F8">
        <w:trPr>
          <w:trHeight w:val="445"/>
          <w:jc w:val="center"/>
          <w:ins w:id="1354" w:author="t450" w:date="2017-10-09T11:16:00Z"/>
        </w:trPr>
        <w:tc>
          <w:tcPr>
            <w:tcW w:w="1656" w:type="dxa"/>
          </w:tcPr>
          <w:p w:rsidR="008060B5" w:rsidRDefault="008060B5" w:rsidP="001E55F8">
            <w:pPr>
              <w:rPr>
                <w:ins w:id="1355" w:author="t450" w:date="2017-10-09T11:16:00Z"/>
              </w:rPr>
            </w:pPr>
            <w:ins w:id="1356" w:author="t450" w:date="2017-10-09T11:16:00Z">
              <w:r>
                <w:rPr>
                  <w:rFonts w:hint="eastAsia"/>
                </w:rPr>
                <w:t>update_date</w:t>
              </w:r>
            </w:ins>
          </w:p>
        </w:tc>
        <w:tc>
          <w:tcPr>
            <w:tcW w:w="1093" w:type="dxa"/>
          </w:tcPr>
          <w:p w:rsidR="008060B5" w:rsidRDefault="008060B5" w:rsidP="001E55F8">
            <w:pPr>
              <w:jc w:val="left"/>
              <w:rPr>
                <w:ins w:id="1357" w:author="t450" w:date="2017-10-09T11:16:00Z"/>
                <w:rFonts w:cs="Calibri"/>
                <w:szCs w:val="21"/>
              </w:rPr>
            </w:pPr>
            <w:ins w:id="1358" w:author="t450" w:date="2017-10-09T11:16:00Z">
              <w:r>
                <w:rPr>
                  <w:rFonts w:hint="eastAsia"/>
                </w:rPr>
                <w:t>更新时间</w:t>
              </w:r>
            </w:ins>
          </w:p>
        </w:tc>
        <w:tc>
          <w:tcPr>
            <w:tcW w:w="769" w:type="dxa"/>
          </w:tcPr>
          <w:p w:rsidR="008060B5" w:rsidRDefault="008060B5" w:rsidP="001E55F8">
            <w:pPr>
              <w:rPr>
                <w:ins w:id="1359" w:author="t450" w:date="2017-10-09T11:16:00Z"/>
                <w:rFonts w:cs="Calibri"/>
                <w:szCs w:val="21"/>
              </w:rPr>
            </w:pPr>
          </w:p>
        </w:tc>
        <w:tc>
          <w:tcPr>
            <w:tcW w:w="1792" w:type="dxa"/>
          </w:tcPr>
          <w:p w:rsidR="008060B5" w:rsidRDefault="008060B5" w:rsidP="001E55F8">
            <w:pPr>
              <w:jc w:val="left"/>
              <w:rPr>
                <w:ins w:id="1360" w:author="t450" w:date="2017-10-09T11:16:00Z"/>
              </w:rPr>
            </w:pPr>
          </w:p>
        </w:tc>
        <w:tc>
          <w:tcPr>
            <w:tcW w:w="663" w:type="dxa"/>
          </w:tcPr>
          <w:p w:rsidR="008060B5" w:rsidRDefault="008060B5" w:rsidP="001E55F8">
            <w:pPr>
              <w:jc w:val="center"/>
              <w:rPr>
                <w:ins w:id="1361" w:author="t450" w:date="2017-10-09T11:16:00Z"/>
                <w:szCs w:val="21"/>
              </w:rPr>
            </w:pPr>
            <w:ins w:id="1362" w:author="t450" w:date="2017-10-09T11:16:00Z">
              <w:r>
                <w:rPr>
                  <w:rFonts w:hint="eastAsia"/>
                  <w:szCs w:val="21"/>
                </w:rPr>
                <w:t>Y</w:t>
              </w:r>
            </w:ins>
          </w:p>
        </w:tc>
        <w:tc>
          <w:tcPr>
            <w:tcW w:w="834" w:type="dxa"/>
          </w:tcPr>
          <w:p w:rsidR="008060B5" w:rsidRDefault="008060B5" w:rsidP="001E55F8">
            <w:pPr>
              <w:jc w:val="left"/>
              <w:rPr>
                <w:ins w:id="1363" w:author="t450" w:date="2017-10-09T11:16:00Z"/>
                <w:szCs w:val="21"/>
              </w:rPr>
            </w:pPr>
          </w:p>
        </w:tc>
        <w:tc>
          <w:tcPr>
            <w:tcW w:w="1533" w:type="dxa"/>
            <w:vAlign w:val="center"/>
          </w:tcPr>
          <w:p w:rsidR="008060B5" w:rsidRDefault="008060B5" w:rsidP="001E55F8">
            <w:pPr>
              <w:rPr>
                <w:ins w:id="1364" w:author="t450" w:date="2017-10-09T11:16:00Z"/>
              </w:rPr>
            </w:pPr>
            <w:ins w:id="1365" w:author="t450" w:date="2017-10-09T11:16:00Z">
              <w:r>
                <w:rPr>
                  <w:rFonts w:hint="eastAsia"/>
                </w:rPr>
                <w:t>datetime</w:t>
              </w:r>
            </w:ins>
          </w:p>
        </w:tc>
      </w:tr>
      <w:tr w:rsidR="008060B5" w:rsidTr="001E55F8">
        <w:trPr>
          <w:trHeight w:val="532"/>
          <w:jc w:val="center"/>
          <w:ins w:id="1366" w:author="t450" w:date="2017-10-09T11:16:00Z"/>
        </w:trPr>
        <w:tc>
          <w:tcPr>
            <w:tcW w:w="1656" w:type="dxa"/>
          </w:tcPr>
          <w:p w:rsidR="008060B5" w:rsidRDefault="008060B5" w:rsidP="001E55F8">
            <w:pPr>
              <w:rPr>
                <w:ins w:id="1367" w:author="t450" w:date="2017-10-09T11:16:00Z"/>
              </w:rPr>
            </w:pPr>
            <w:ins w:id="1368" w:author="t450" w:date="2017-10-09T11:16:00Z">
              <w:r>
                <w:rPr>
                  <w:rFonts w:hint="eastAsia"/>
                </w:rPr>
                <w:t>remarks</w:t>
              </w:r>
            </w:ins>
          </w:p>
        </w:tc>
        <w:tc>
          <w:tcPr>
            <w:tcW w:w="1093" w:type="dxa"/>
          </w:tcPr>
          <w:p w:rsidR="008060B5" w:rsidRDefault="008060B5" w:rsidP="001E55F8">
            <w:pPr>
              <w:jc w:val="left"/>
              <w:rPr>
                <w:ins w:id="1369" w:author="t450" w:date="2017-10-09T11:16:00Z"/>
                <w:rFonts w:cs="Calibri"/>
                <w:szCs w:val="21"/>
              </w:rPr>
            </w:pPr>
            <w:ins w:id="1370" w:author="t450" w:date="2017-10-09T11:16:00Z">
              <w:r>
                <w:rPr>
                  <w:rFonts w:hint="eastAsia"/>
                </w:rPr>
                <w:t>备注信息</w:t>
              </w:r>
            </w:ins>
          </w:p>
        </w:tc>
        <w:tc>
          <w:tcPr>
            <w:tcW w:w="769" w:type="dxa"/>
          </w:tcPr>
          <w:p w:rsidR="008060B5" w:rsidRDefault="008060B5" w:rsidP="001E55F8">
            <w:pPr>
              <w:rPr>
                <w:ins w:id="1371" w:author="t450" w:date="2017-10-09T11:16:00Z"/>
                <w:rFonts w:cs="Calibri"/>
                <w:szCs w:val="21"/>
              </w:rPr>
            </w:pPr>
          </w:p>
        </w:tc>
        <w:tc>
          <w:tcPr>
            <w:tcW w:w="1792" w:type="dxa"/>
          </w:tcPr>
          <w:p w:rsidR="008060B5" w:rsidRDefault="008060B5" w:rsidP="001E55F8">
            <w:pPr>
              <w:jc w:val="left"/>
              <w:rPr>
                <w:ins w:id="1372" w:author="t450" w:date="2017-10-09T11:16:00Z"/>
              </w:rPr>
            </w:pPr>
          </w:p>
        </w:tc>
        <w:tc>
          <w:tcPr>
            <w:tcW w:w="663" w:type="dxa"/>
          </w:tcPr>
          <w:p w:rsidR="008060B5" w:rsidRDefault="008060B5" w:rsidP="001E55F8">
            <w:pPr>
              <w:jc w:val="center"/>
              <w:rPr>
                <w:ins w:id="1373" w:author="t450" w:date="2017-10-09T11:16:00Z"/>
                <w:szCs w:val="21"/>
              </w:rPr>
            </w:pPr>
            <w:ins w:id="1374" w:author="t450" w:date="2017-10-09T11:16:00Z">
              <w:r>
                <w:rPr>
                  <w:rFonts w:hint="eastAsia"/>
                  <w:szCs w:val="21"/>
                </w:rPr>
                <w:t>Y</w:t>
              </w:r>
            </w:ins>
          </w:p>
        </w:tc>
        <w:tc>
          <w:tcPr>
            <w:tcW w:w="834" w:type="dxa"/>
          </w:tcPr>
          <w:p w:rsidR="008060B5" w:rsidRDefault="008060B5" w:rsidP="001E55F8">
            <w:pPr>
              <w:jc w:val="left"/>
              <w:rPr>
                <w:ins w:id="1375" w:author="t450" w:date="2017-10-09T11:16:00Z"/>
                <w:szCs w:val="21"/>
              </w:rPr>
            </w:pPr>
          </w:p>
        </w:tc>
        <w:tc>
          <w:tcPr>
            <w:tcW w:w="1533" w:type="dxa"/>
            <w:vAlign w:val="center"/>
          </w:tcPr>
          <w:p w:rsidR="008060B5" w:rsidRDefault="008060B5" w:rsidP="001E55F8">
            <w:pPr>
              <w:rPr>
                <w:ins w:id="1376" w:author="t450" w:date="2017-10-09T11:16:00Z"/>
              </w:rPr>
            </w:pPr>
            <w:ins w:id="1377" w:author="t450" w:date="2017-10-09T11:16:00Z">
              <w:r>
                <w:rPr>
                  <w:rFonts w:hint="eastAsia"/>
                </w:rPr>
                <w:t>varchar(255)</w:t>
              </w:r>
            </w:ins>
          </w:p>
        </w:tc>
      </w:tr>
    </w:tbl>
    <w:p w:rsidR="002E1B48" w:rsidRDefault="002E1B48" w:rsidP="000D278B">
      <w:pPr>
        <w:pStyle w:val="5"/>
        <w:rPr>
          <w:ins w:id="1378" w:author="t450" w:date="2017-10-09T11:15:00Z"/>
        </w:rPr>
      </w:pPr>
      <w:bookmarkStart w:id="1379" w:name="_GoBack"/>
      <w:bookmarkEnd w:id="1379"/>
      <w:r w:rsidRPr="00855553">
        <w:t>流程</w:t>
      </w:r>
      <w:r w:rsidRPr="002F4728">
        <w:t>审核环节</w:t>
      </w:r>
      <w:r>
        <w:rPr>
          <w:rFonts w:hint="eastAsia"/>
        </w:rPr>
        <w:t>表</w:t>
      </w:r>
      <w:r w:rsidRPr="00855553">
        <w:t>（</w:t>
      </w:r>
      <w:r w:rsidR="00BA5FC5">
        <w:rPr>
          <w:rFonts w:hint="eastAsia"/>
        </w:rPr>
        <w:t>pro</w:t>
      </w:r>
      <w:r w:rsidRPr="007A1BF8">
        <w:t>_</w:t>
      </w:r>
      <w:r w:rsidR="00424AA9" w:rsidRPr="00CB2A37">
        <w:t xml:space="preserve"> </w:t>
      </w:r>
      <w:r w:rsidRPr="00CB2A37">
        <w:t>s</w:t>
      </w:r>
      <w:r>
        <w:rPr>
          <w:rFonts w:hint="eastAsia"/>
        </w:rPr>
        <w:t>tep</w:t>
      </w:r>
      <w:r w:rsidRPr="00855553">
        <w:t>）</w:t>
      </w:r>
      <w:bookmarkEnd w:id="1248"/>
      <w:bookmarkEnd w:id="1249"/>
      <w:bookmarkEnd w:id="1250"/>
    </w:p>
    <w:p w:rsidR="008060B5" w:rsidRPr="008060B5" w:rsidDel="008060B5" w:rsidRDefault="008060B5">
      <w:pPr>
        <w:rPr>
          <w:del w:id="1380" w:author="t450" w:date="2017-10-09T11:16:00Z"/>
        </w:rPr>
        <w:pPrChange w:id="1381" w:author="t450" w:date="2017-10-09T11:15:00Z">
          <w:pPr>
            <w:pStyle w:val="5"/>
          </w:pPr>
        </w:pPrChange>
      </w:pPr>
    </w:p>
    <w:p w:rsidR="002E1B48" w:rsidRPr="006A3A33" w:rsidRDefault="002E1B48" w:rsidP="002E1B48">
      <w:pPr>
        <w:ind w:firstLine="420"/>
      </w:pPr>
      <w:r>
        <w:rPr>
          <w:rFonts w:hint="eastAsia"/>
        </w:rPr>
        <w:t>审批角色的获得：已知</w:t>
      </w:r>
      <w:r>
        <w:rPr>
          <w:rFonts w:hint="eastAsia"/>
        </w:rPr>
        <w:t>business_id</w:t>
      </w:r>
      <w:r>
        <w:rPr>
          <w:rFonts w:hint="eastAsia"/>
        </w:rPr>
        <w:t>，查</w:t>
      </w:r>
      <w:proofErr w:type="gramStart"/>
      <w:r>
        <w:rPr>
          <w:rFonts w:hint="eastAsia"/>
        </w:rPr>
        <w:t>业务部门表的</w:t>
      </w:r>
      <w:proofErr w:type="gramEnd"/>
      <w:r>
        <w:rPr>
          <w:rFonts w:hint="eastAsia"/>
        </w:rPr>
        <w:t>verify_dept_id</w:t>
      </w:r>
      <w:r>
        <w:rPr>
          <w:rFonts w:hint="eastAsia"/>
        </w:rPr>
        <w:t>字段得审批部门</w:t>
      </w:r>
      <w:r>
        <w:rPr>
          <w:rFonts w:hint="eastAsia"/>
        </w:rPr>
        <w:t>id</w:t>
      </w:r>
      <w:r>
        <w:rPr>
          <w:rFonts w:hint="eastAsia"/>
        </w:rPr>
        <w:t>，由审批部门</w:t>
      </w:r>
      <w:r>
        <w:rPr>
          <w:rFonts w:hint="eastAsia"/>
        </w:rPr>
        <w:t>id</w:t>
      </w:r>
      <w:r>
        <w:rPr>
          <w:rFonts w:hint="eastAsia"/>
        </w:rPr>
        <w:t>查该部门</w:t>
      </w:r>
      <w:r>
        <w:rPr>
          <w:rFonts w:hint="eastAsia"/>
        </w:rPr>
        <w:t>-</w:t>
      </w:r>
      <w:r>
        <w:rPr>
          <w:rFonts w:hint="eastAsia"/>
        </w:rPr>
        <w:t>角色表，获得角色</w:t>
      </w:r>
      <w:r>
        <w:rPr>
          <w:rFonts w:hint="eastAsia"/>
        </w:rPr>
        <w:t>id</w:t>
      </w:r>
      <w:r>
        <w:rPr>
          <w:rFonts w:hint="eastAsia"/>
        </w:rPr>
        <w:t>。由角色</w:t>
      </w:r>
      <w:r>
        <w:rPr>
          <w:rFonts w:hint="eastAsia"/>
        </w:rPr>
        <w:t>id</w:t>
      </w:r>
      <w:r>
        <w:rPr>
          <w:rFonts w:hint="eastAsia"/>
        </w:rPr>
        <w:t>查询</w:t>
      </w:r>
      <w:r>
        <w:rPr>
          <w:rFonts w:hint="eastAsia"/>
        </w:rPr>
        <w:t>sys_role</w:t>
      </w:r>
      <w:r>
        <w:rPr>
          <w:rFonts w:hint="eastAsia"/>
        </w:rPr>
        <w:lastRenderedPageBreak/>
        <w:t>表，获得角色名称。</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26"/>
        <w:gridCol w:w="1062"/>
        <w:gridCol w:w="720"/>
        <w:gridCol w:w="1901"/>
        <w:gridCol w:w="664"/>
        <w:gridCol w:w="679"/>
        <w:gridCol w:w="1688"/>
      </w:tblGrid>
      <w:tr w:rsidR="002E1B48" w:rsidTr="002E1B48">
        <w:trPr>
          <w:trHeight w:val="250"/>
          <w:jc w:val="center"/>
        </w:trPr>
        <w:tc>
          <w:tcPr>
            <w:tcW w:w="1626" w:type="dxa"/>
            <w:tcBorders>
              <w:tl2br w:val="nil"/>
              <w:tr2bl w:val="nil"/>
            </w:tcBorders>
          </w:tcPr>
          <w:p w:rsidR="002E1B48" w:rsidRDefault="002E1B48" w:rsidP="002E1B48">
            <w:pPr>
              <w:rPr>
                <w:rFonts w:ascii="宋体" w:hAnsi="宋体"/>
                <w:b/>
                <w:szCs w:val="21"/>
              </w:rPr>
            </w:pPr>
            <w:r>
              <w:rPr>
                <w:rFonts w:ascii="宋体" w:hAnsi="宋体" w:hint="eastAsia"/>
                <w:b/>
                <w:szCs w:val="21"/>
              </w:rPr>
              <w:t>PRO_STEP</w:t>
            </w:r>
          </w:p>
        </w:tc>
        <w:tc>
          <w:tcPr>
            <w:tcW w:w="6714" w:type="dxa"/>
            <w:gridSpan w:val="6"/>
            <w:tcBorders>
              <w:tl2br w:val="nil"/>
              <w:tr2bl w:val="nil"/>
            </w:tcBorders>
            <w:tcMar>
              <w:top w:w="0" w:type="dxa"/>
              <w:left w:w="108" w:type="dxa"/>
              <w:bottom w:w="0" w:type="dxa"/>
              <w:right w:w="108" w:type="dxa"/>
            </w:tcMar>
          </w:tcPr>
          <w:p w:rsidR="002E1B48" w:rsidRDefault="002E1B48" w:rsidP="002E1B48">
            <w:pPr>
              <w:rPr>
                <w:rFonts w:ascii="宋体" w:hAnsi="宋体"/>
                <w:szCs w:val="21"/>
              </w:rPr>
            </w:pPr>
            <w:r>
              <w:rPr>
                <w:rFonts w:ascii="宋体" w:hAnsi="宋体" w:hint="eastAsia"/>
                <w:b/>
                <w:szCs w:val="21"/>
              </w:rPr>
              <w:t>流程审核环节表</w:t>
            </w:r>
          </w:p>
        </w:tc>
      </w:tr>
      <w:tr w:rsidR="002E1B48" w:rsidTr="002E1B48">
        <w:trPr>
          <w:trHeight w:val="250"/>
          <w:jc w:val="center"/>
        </w:trPr>
        <w:tc>
          <w:tcPr>
            <w:tcW w:w="1626" w:type="dxa"/>
            <w:tcBorders>
              <w:tl2br w:val="nil"/>
              <w:tr2bl w:val="nil"/>
            </w:tcBorders>
          </w:tcPr>
          <w:p w:rsidR="002E1B48" w:rsidRDefault="002E1B48" w:rsidP="002E1B48">
            <w:r>
              <w:rPr>
                <w:rFonts w:ascii="宋体" w:hAnsi="宋体" w:hint="eastAsia"/>
                <w:szCs w:val="21"/>
              </w:rPr>
              <w:t>字段代码</w:t>
            </w:r>
          </w:p>
        </w:tc>
        <w:tc>
          <w:tcPr>
            <w:tcW w:w="1062" w:type="dxa"/>
            <w:tcBorders>
              <w:tl2br w:val="nil"/>
              <w:tr2bl w:val="nil"/>
            </w:tcBorders>
            <w:tcMar>
              <w:top w:w="0" w:type="dxa"/>
              <w:left w:w="108" w:type="dxa"/>
              <w:bottom w:w="0" w:type="dxa"/>
              <w:right w:w="108" w:type="dxa"/>
            </w:tcMar>
          </w:tcPr>
          <w:p w:rsidR="002E1B48" w:rsidRDefault="002E1B48" w:rsidP="002E1B48">
            <w:pPr>
              <w:rPr>
                <w:rFonts w:cs="Calibri"/>
                <w:szCs w:val="21"/>
              </w:rPr>
            </w:pPr>
            <w:r>
              <w:rPr>
                <w:rFonts w:ascii="宋体" w:hAnsi="宋体" w:hint="eastAsia"/>
                <w:szCs w:val="21"/>
              </w:rPr>
              <w:t>字段名</w:t>
            </w:r>
          </w:p>
        </w:tc>
        <w:tc>
          <w:tcPr>
            <w:tcW w:w="720" w:type="dxa"/>
            <w:tcBorders>
              <w:tl2br w:val="nil"/>
              <w:tr2bl w:val="nil"/>
            </w:tcBorders>
            <w:tcMar>
              <w:top w:w="0" w:type="dxa"/>
              <w:left w:w="108" w:type="dxa"/>
              <w:bottom w:w="0" w:type="dxa"/>
              <w:right w:w="108" w:type="dxa"/>
            </w:tcMar>
          </w:tcPr>
          <w:p w:rsidR="002E1B48" w:rsidRDefault="002E1B48" w:rsidP="002E1B48">
            <w:pPr>
              <w:rPr>
                <w:rFonts w:cs="Calibri"/>
                <w:szCs w:val="21"/>
              </w:rPr>
            </w:pPr>
            <w:r>
              <w:rPr>
                <w:rFonts w:ascii="宋体" w:hAnsi="宋体" w:hint="eastAsia"/>
                <w:szCs w:val="21"/>
              </w:rPr>
              <w:t>主键</w:t>
            </w:r>
          </w:p>
        </w:tc>
        <w:tc>
          <w:tcPr>
            <w:tcW w:w="1901" w:type="dxa"/>
            <w:tcBorders>
              <w:tl2br w:val="nil"/>
              <w:tr2bl w:val="nil"/>
            </w:tcBorders>
            <w:tcMar>
              <w:top w:w="0" w:type="dxa"/>
              <w:left w:w="108" w:type="dxa"/>
              <w:bottom w:w="0" w:type="dxa"/>
              <w:right w:w="108" w:type="dxa"/>
            </w:tcMar>
          </w:tcPr>
          <w:p w:rsidR="002E1B48" w:rsidRDefault="002E1B48" w:rsidP="002E1B48">
            <w:r>
              <w:rPr>
                <w:rFonts w:ascii="宋体" w:hAnsi="宋体" w:hint="eastAsia"/>
                <w:szCs w:val="21"/>
              </w:rPr>
              <w:t>备注</w:t>
            </w:r>
          </w:p>
        </w:tc>
        <w:tc>
          <w:tcPr>
            <w:tcW w:w="664" w:type="dxa"/>
            <w:tcBorders>
              <w:tl2br w:val="nil"/>
              <w:tr2bl w:val="nil"/>
            </w:tcBorders>
          </w:tcPr>
          <w:p w:rsidR="002E1B48" w:rsidRDefault="002E1B48" w:rsidP="002E1B48">
            <w:pPr>
              <w:rPr>
                <w:szCs w:val="21"/>
              </w:rPr>
            </w:pPr>
            <w:r>
              <w:rPr>
                <w:rFonts w:cs="Calibri" w:hint="eastAsia"/>
                <w:szCs w:val="21"/>
              </w:rPr>
              <w:t>可空</w:t>
            </w:r>
          </w:p>
        </w:tc>
        <w:tc>
          <w:tcPr>
            <w:tcW w:w="679" w:type="dxa"/>
            <w:tcBorders>
              <w:tl2br w:val="nil"/>
              <w:tr2bl w:val="nil"/>
            </w:tcBorders>
          </w:tcPr>
          <w:p w:rsidR="002E1B48" w:rsidRDefault="002E1B48" w:rsidP="002E1B48">
            <w:pPr>
              <w:rPr>
                <w:szCs w:val="21"/>
              </w:rPr>
            </w:pPr>
            <w:r>
              <w:rPr>
                <w:rFonts w:cs="Calibri" w:hint="eastAsia"/>
                <w:szCs w:val="21"/>
              </w:rPr>
              <w:t>默认值</w:t>
            </w:r>
          </w:p>
        </w:tc>
        <w:tc>
          <w:tcPr>
            <w:tcW w:w="1688" w:type="dxa"/>
            <w:tcBorders>
              <w:tl2br w:val="nil"/>
              <w:tr2bl w:val="nil"/>
            </w:tcBorders>
          </w:tcPr>
          <w:p w:rsidR="002E1B48" w:rsidRDefault="002E1B48" w:rsidP="002E1B48">
            <w:r>
              <w:rPr>
                <w:rFonts w:ascii="宋体" w:hAnsi="宋体" w:hint="eastAsia"/>
                <w:szCs w:val="21"/>
              </w:rPr>
              <w:t>类型</w:t>
            </w:r>
          </w:p>
        </w:tc>
      </w:tr>
      <w:tr w:rsidR="002E1B48" w:rsidTr="002E1B48">
        <w:trPr>
          <w:trHeight w:val="250"/>
          <w:jc w:val="center"/>
        </w:trPr>
        <w:tc>
          <w:tcPr>
            <w:tcW w:w="1626" w:type="dxa"/>
            <w:tcBorders>
              <w:tl2br w:val="nil"/>
              <w:tr2bl w:val="nil"/>
            </w:tcBorders>
          </w:tcPr>
          <w:p w:rsidR="002E1B48" w:rsidRDefault="002E1B48" w:rsidP="002E1B48">
            <w:r>
              <w:rPr>
                <w:rFonts w:hint="eastAsia"/>
              </w:rPr>
              <w:t>id</w:t>
            </w:r>
          </w:p>
        </w:tc>
        <w:tc>
          <w:tcPr>
            <w:tcW w:w="1062" w:type="dxa"/>
            <w:tcBorders>
              <w:tl2br w:val="nil"/>
              <w:tr2bl w:val="nil"/>
            </w:tcBorders>
            <w:tcMar>
              <w:top w:w="0" w:type="dxa"/>
              <w:left w:w="108" w:type="dxa"/>
              <w:bottom w:w="0" w:type="dxa"/>
              <w:right w:w="108" w:type="dxa"/>
            </w:tcMar>
          </w:tcPr>
          <w:p w:rsidR="002E1B48" w:rsidRDefault="002E1B48" w:rsidP="002E1B48">
            <w:pPr>
              <w:jc w:val="left"/>
            </w:pPr>
            <w:r>
              <w:rPr>
                <w:rFonts w:hint="eastAsia"/>
              </w:rPr>
              <w:t>编号</w:t>
            </w:r>
          </w:p>
        </w:tc>
        <w:tc>
          <w:tcPr>
            <w:tcW w:w="720" w:type="dxa"/>
            <w:tcBorders>
              <w:tl2br w:val="nil"/>
              <w:tr2bl w:val="nil"/>
            </w:tcBorders>
            <w:tcMar>
              <w:top w:w="0" w:type="dxa"/>
              <w:left w:w="108" w:type="dxa"/>
              <w:bottom w:w="0" w:type="dxa"/>
              <w:right w:w="108" w:type="dxa"/>
            </w:tcMar>
          </w:tcPr>
          <w:p w:rsidR="002E1B48" w:rsidRDefault="002E1B48" w:rsidP="002E1B48">
            <w:pPr>
              <w:rPr>
                <w:rFonts w:cs="Calibri"/>
                <w:szCs w:val="21"/>
              </w:rPr>
            </w:pPr>
            <w:r>
              <w:rPr>
                <w:rFonts w:cs="Calibri" w:hint="eastAsia"/>
                <w:szCs w:val="21"/>
              </w:rPr>
              <w:t>Y</w:t>
            </w:r>
          </w:p>
        </w:tc>
        <w:tc>
          <w:tcPr>
            <w:tcW w:w="1901" w:type="dxa"/>
            <w:tcBorders>
              <w:tl2br w:val="nil"/>
              <w:tr2bl w:val="nil"/>
            </w:tcBorders>
            <w:tcMar>
              <w:top w:w="0" w:type="dxa"/>
              <w:left w:w="108" w:type="dxa"/>
              <w:bottom w:w="0" w:type="dxa"/>
              <w:right w:w="108" w:type="dxa"/>
            </w:tcMar>
          </w:tcPr>
          <w:p w:rsidR="002E1B48" w:rsidRDefault="002E1B48" w:rsidP="002E1B48">
            <w:pPr>
              <w:jc w:val="left"/>
              <w:rPr>
                <w:szCs w:val="21"/>
              </w:rPr>
            </w:pPr>
          </w:p>
        </w:tc>
        <w:tc>
          <w:tcPr>
            <w:tcW w:w="664" w:type="dxa"/>
            <w:tcBorders>
              <w:tl2br w:val="nil"/>
              <w:tr2bl w:val="nil"/>
            </w:tcBorders>
          </w:tcPr>
          <w:p w:rsidR="002E1B48" w:rsidRDefault="002E1B48" w:rsidP="002E1B48">
            <w:pPr>
              <w:jc w:val="center"/>
              <w:rPr>
                <w:szCs w:val="21"/>
              </w:rPr>
            </w:pPr>
            <w:r>
              <w:rPr>
                <w:rFonts w:hint="eastAsia"/>
                <w:szCs w:val="21"/>
              </w:rPr>
              <w:t>N</w:t>
            </w:r>
          </w:p>
        </w:tc>
        <w:tc>
          <w:tcPr>
            <w:tcW w:w="679" w:type="dxa"/>
            <w:tcBorders>
              <w:tl2br w:val="nil"/>
              <w:tr2bl w:val="nil"/>
            </w:tcBorders>
          </w:tcPr>
          <w:p w:rsidR="002E1B48" w:rsidRDefault="002E1B48" w:rsidP="002E1B48">
            <w:pPr>
              <w:jc w:val="left"/>
              <w:rPr>
                <w:szCs w:val="21"/>
              </w:rPr>
            </w:pPr>
          </w:p>
        </w:tc>
        <w:tc>
          <w:tcPr>
            <w:tcW w:w="1688" w:type="dxa"/>
            <w:tcBorders>
              <w:tl2br w:val="nil"/>
              <w:tr2bl w:val="nil"/>
            </w:tcBorders>
            <w:vAlign w:val="center"/>
          </w:tcPr>
          <w:p w:rsidR="002E1B48" w:rsidRDefault="002E1B48" w:rsidP="002E1B48">
            <w:r>
              <w:rPr>
                <w:rFonts w:hint="eastAsia"/>
              </w:rPr>
              <w:t>int</w:t>
            </w:r>
          </w:p>
        </w:tc>
      </w:tr>
      <w:tr w:rsidR="002E1B48" w:rsidTr="002E1B48">
        <w:trPr>
          <w:trHeight w:val="250"/>
          <w:jc w:val="center"/>
        </w:trPr>
        <w:tc>
          <w:tcPr>
            <w:tcW w:w="1626" w:type="dxa"/>
            <w:tcBorders>
              <w:tl2br w:val="nil"/>
              <w:tr2bl w:val="nil"/>
            </w:tcBorders>
          </w:tcPr>
          <w:p w:rsidR="002E1B48" w:rsidRDefault="002E1B48" w:rsidP="002E1B48">
            <w:pPr>
              <w:rPr>
                <w:rFonts w:ascii="宋体" w:hAnsi="宋体"/>
                <w:szCs w:val="21"/>
              </w:rPr>
            </w:pPr>
            <w:r>
              <w:rPr>
                <w:rFonts w:hint="eastAsia"/>
              </w:rPr>
              <w:t>process_id</w:t>
            </w:r>
          </w:p>
        </w:tc>
        <w:tc>
          <w:tcPr>
            <w:tcW w:w="1062" w:type="dxa"/>
            <w:tcBorders>
              <w:tl2br w:val="nil"/>
              <w:tr2bl w:val="nil"/>
            </w:tcBorders>
            <w:tcMar>
              <w:top w:w="0" w:type="dxa"/>
              <w:left w:w="108" w:type="dxa"/>
              <w:bottom w:w="0" w:type="dxa"/>
              <w:right w:w="108" w:type="dxa"/>
            </w:tcMar>
          </w:tcPr>
          <w:p w:rsidR="002E1B48" w:rsidRDefault="002E1B48" w:rsidP="002E1B48">
            <w:pPr>
              <w:jc w:val="left"/>
              <w:rPr>
                <w:rFonts w:cs="Calibri"/>
                <w:szCs w:val="21"/>
              </w:rPr>
            </w:pPr>
            <w:r>
              <w:rPr>
                <w:rFonts w:hint="eastAsia"/>
              </w:rPr>
              <w:t>流程</w:t>
            </w:r>
            <w:r>
              <w:rPr>
                <w:rFonts w:hint="eastAsia"/>
              </w:rPr>
              <w:t>id</w:t>
            </w:r>
          </w:p>
        </w:tc>
        <w:tc>
          <w:tcPr>
            <w:tcW w:w="720" w:type="dxa"/>
            <w:tcBorders>
              <w:tl2br w:val="nil"/>
              <w:tr2bl w:val="nil"/>
            </w:tcBorders>
            <w:tcMar>
              <w:top w:w="0" w:type="dxa"/>
              <w:left w:w="108" w:type="dxa"/>
              <w:bottom w:w="0" w:type="dxa"/>
              <w:right w:w="108" w:type="dxa"/>
            </w:tcMar>
          </w:tcPr>
          <w:p w:rsidR="002E1B48" w:rsidRDefault="002E1B48" w:rsidP="002E1B48">
            <w:pPr>
              <w:rPr>
                <w:rFonts w:cs="Calibri"/>
                <w:szCs w:val="21"/>
              </w:rPr>
            </w:pPr>
          </w:p>
        </w:tc>
        <w:tc>
          <w:tcPr>
            <w:tcW w:w="1901" w:type="dxa"/>
            <w:tcBorders>
              <w:tl2br w:val="nil"/>
              <w:tr2bl w:val="nil"/>
            </w:tcBorders>
            <w:tcMar>
              <w:top w:w="0" w:type="dxa"/>
              <w:left w:w="108" w:type="dxa"/>
              <w:bottom w:w="0" w:type="dxa"/>
              <w:right w:w="108" w:type="dxa"/>
            </w:tcMar>
          </w:tcPr>
          <w:p w:rsidR="002E1B48" w:rsidRDefault="002E1B48" w:rsidP="002E1B48">
            <w:pPr>
              <w:jc w:val="left"/>
              <w:rPr>
                <w:szCs w:val="21"/>
              </w:rPr>
            </w:pPr>
            <w:r>
              <w:rPr>
                <w:rFonts w:hint="eastAsia"/>
                <w:szCs w:val="21"/>
              </w:rPr>
              <w:t>流程主键</w:t>
            </w:r>
            <w:r>
              <w:rPr>
                <w:rFonts w:hint="eastAsia"/>
                <w:szCs w:val="21"/>
              </w:rPr>
              <w:t>id</w:t>
            </w:r>
          </w:p>
        </w:tc>
        <w:tc>
          <w:tcPr>
            <w:tcW w:w="664" w:type="dxa"/>
            <w:tcBorders>
              <w:tl2br w:val="nil"/>
              <w:tr2bl w:val="nil"/>
            </w:tcBorders>
          </w:tcPr>
          <w:p w:rsidR="002E1B48" w:rsidRDefault="002E1B48" w:rsidP="002E1B48">
            <w:pPr>
              <w:jc w:val="center"/>
              <w:rPr>
                <w:szCs w:val="21"/>
              </w:rPr>
            </w:pPr>
            <w:r>
              <w:rPr>
                <w:rFonts w:hint="eastAsia"/>
                <w:szCs w:val="21"/>
              </w:rPr>
              <w:t>N</w:t>
            </w:r>
          </w:p>
        </w:tc>
        <w:tc>
          <w:tcPr>
            <w:tcW w:w="679" w:type="dxa"/>
            <w:tcBorders>
              <w:tl2br w:val="nil"/>
              <w:tr2bl w:val="nil"/>
            </w:tcBorders>
          </w:tcPr>
          <w:p w:rsidR="002E1B48" w:rsidRDefault="002E1B48" w:rsidP="002E1B48">
            <w:pPr>
              <w:jc w:val="left"/>
              <w:rPr>
                <w:szCs w:val="21"/>
              </w:rPr>
            </w:pPr>
          </w:p>
        </w:tc>
        <w:tc>
          <w:tcPr>
            <w:tcW w:w="1688" w:type="dxa"/>
            <w:tcBorders>
              <w:tl2br w:val="nil"/>
              <w:tr2bl w:val="nil"/>
            </w:tcBorders>
            <w:vAlign w:val="center"/>
          </w:tcPr>
          <w:p w:rsidR="002E1B48" w:rsidRDefault="002E1B48" w:rsidP="002E1B48">
            <w:pPr>
              <w:rPr>
                <w:rFonts w:ascii="宋体" w:hAnsi="宋体" w:cs="宋体"/>
                <w:szCs w:val="21"/>
              </w:rPr>
            </w:pPr>
            <w:r>
              <w:rPr>
                <w:rFonts w:hint="eastAsia"/>
              </w:rPr>
              <w:t>int</w:t>
            </w:r>
          </w:p>
        </w:tc>
      </w:tr>
      <w:tr w:rsidR="002E1B48" w:rsidDel="00E94BEB" w:rsidTr="002E1B48">
        <w:trPr>
          <w:trHeight w:val="250"/>
          <w:jc w:val="center"/>
          <w:del w:id="1382" w:author="xlli" w:date="2017-12-05T14:16:00Z"/>
        </w:trPr>
        <w:tc>
          <w:tcPr>
            <w:tcW w:w="1626" w:type="dxa"/>
            <w:tcBorders>
              <w:tl2br w:val="nil"/>
              <w:tr2bl w:val="nil"/>
            </w:tcBorders>
          </w:tcPr>
          <w:p w:rsidR="002E1B48" w:rsidDel="00E94BEB" w:rsidRDefault="002E1B48" w:rsidP="002E1B48">
            <w:pPr>
              <w:rPr>
                <w:del w:id="1383" w:author="xlli" w:date="2017-12-05T14:16:00Z"/>
                <w:rFonts w:ascii="宋体" w:hAnsi="宋体"/>
                <w:szCs w:val="21"/>
              </w:rPr>
            </w:pPr>
            <w:del w:id="1384" w:author="xlli" w:date="2017-12-05T14:16:00Z">
              <w:r w:rsidDel="00E94BEB">
                <w:rPr>
                  <w:rFonts w:hint="eastAsia"/>
                </w:rPr>
                <w:delText>business_id</w:delText>
              </w:r>
            </w:del>
          </w:p>
        </w:tc>
        <w:tc>
          <w:tcPr>
            <w:tcW w:w="1062" w:type="dxa"/>
            <w:tcBorders>
              <w:tl2br w:val="nil"/>
              <w:tr2bl w:val="nil"/>
            </w:tcBorders>
            <w:tcMar>
              <w:top w:w="0" w:type="dxa"/>
              <w:left w:w="108" w:type="dxa"/>
              <w:bottom w:w="0" w:type="dxa"/>
              <w:right w:w="108" w:type="dxa"/>
            </w:tcMar>
          </w:tcPr>
          <w:p w:rsidR="002E1B48" w:rsidDel="00E94BEB" w:rsidRDefault="002E1B48" w:rsidP="002E1B48">
            <w:pPr>
              <w:jc w:val="left"/>
              <w:rPr>
                <w:del w:id="1385" w:author="xlli" w:date="2017-12-05T14:16:00Z"/>
                <w:rFonts w:cs="Calibri"/>
                <w:szCs w:val="21"/>
              </w:rPr>
            </w:pPr>
            <w:del w:id="1386" w:author="xlli" w:date="2017-12-05T14:16:00Z">
              <w:r w:rsidDel="00E94BEB">
                <w:rPr>
                  <w:rFonts w:cs="Calibri" w:hint="eastAsia"/>
                  <w:szCs w:val="21"/>
                </w:rPr>
                <w:delText>业务</w:delText>
              </w:r>
              <w:r w:rsidDel="00E94BEB">
                <w:rPr>
                  <w:rFonts w:cs="Calibri" w:hint="eastAsia"/>
                  <w:szCs w:val="21"/>
                </w:rPr>
                <w:delText>id</w:delText>
              </w:r>
            </w:del>
          </w:p>
        </w:tc>
        <w:tc>
          <w:tcPr>
            <w:tcW w:w="720" w:type="dxa"/>
            <w:tcBorders>
              <w:tl2br w:val="nil"/>
              <w:tr2bl w:val="nil"/>
            </w:tcBorders>
            <w:tcMar>
              <w:top w:w="0" w:type="dxa"/>
              <w:left w:w="108" w:type="dxa"/>
              <w:bottom w:w="0" w:type="dxa"/>
              <w:right w:w="108" w:type="dxa"/>
            </w:tcMar>
          </w:tcPr>
          <w:p w:rsidR="002E1B48" w:rsidDel="00E94BEB" w:rsidRDefault="002E1B48" w:rsidP="002E1B48">
            <w:pPr>
              <w:rPr>
                <w:del w:id="1387" w:author="xlli" w:date="2017-12-05T14:16:00Z"/>
                <w:rFonts w:cs="Calibri"/>
                <w:szCs w:val="21"/>
              </w:rPr>
            </w:pPr>
          </w:p>
        </w:tc>
        <w:tc>
          <w:tcPr>
            <w:tcW w:w="1901" w:type="dxa"/>
            <w:tcBorders>
              <w:tl2br w:val="nil"/>
              <w:tr2bl w:val="nil"/>
            </w:tcBorders>
            <w:tcMar>
              <w:top w:w="0" w:type="dxa"/>
              <w:left w:w="108" w:type="dxa"/>
              <w:bottom w:w="0" w:type="dxa"/>
              <w:right w:w="108" w:type="dxa"/>
            </w:tcMar>
          </w:tcPr>
          <w:p w:rsidR="002E1B48" w:rsidDel="00E94BEB" w:rsidRDefault="002E1B48" w:rsidP="002E1B48">
            <w:pPr>
              <w:jc w:val="left"/>
              <w:rPr>
                <w:del w:id="1388" w:author="xlli" w:date="2017-12-05T14:16:00Z"/>
                <w:szCs w:val="21"/>
              </w:rPr>
            </w:pPr>
            <w:del w:id="1389" w:author="xlli" w:date="2017-12-05T14:16:00Z">
              <w:r w:rsidDel="00E94BEB">
                <w:rPr>
                  <w:rFonts w:hint="eastAsia"/>
                </w:rPr>
                <w:delText>业务主键</w:delText>
              </w:r>
              <w:r w:rsidDel="00E94BEB">
                <w:rPr>
                  <w:rFonts w:hint="eastAsia"/>
                </w:rPr>
                <w:delText>id</w:delText>
              </w:r>
            </w:del>
          </w:p>
        </w:tc>
        <w:tc>
          <w:tcPr>
            <w:tcW w:w="664" w:type="dxa"/>
            <w:tcBorders>
              <w:tl2br w:val="nil"/>
              <w:tr2bl w:val="nil"/>
            </w:tcBorders>
          </w:tcPr>
          <w:p w:rsidR="002E1B48" w:rsidDel="00E94BEB" w:rsidRDefault="002E1B48" w:rsidP="002E1B48">
            <w:pPr>
              <w:jc w:val="center"/>
              <w:rPr>
                <w:del w:id="1390" w:author="xlli" w:date="2017-12-05T14:16:00Z"/>
                <w:szCs w:val="21"/>
              </w:rPr>
            </w:pPr>
            <w:del w:id="1391" w:author="xlli" w:date="2017-12-05T14:16:00Z">
              <w:r w:rsidDel="00E94BEB">
                <w:rPr>
                  <w:rFonts w:hint="eastAsia"/>
                  <w:szCs w:val="21"/>
                </w:rPr>
                <w:delText>N</w:delText>
              </w:r>
            </w:del>
          </w:p>
        </w:tc>
        <w:tc>
          <w:tcPr>
            <w:tcW w:w="679" w:type="dxa"/>
            <w:tcBorders>
              <w:tl2br w:val="nil"/>
              <w:tr2bl w:val="nil"/>
            </w:tcBorders>
          </w:tcPr>
          <w:p w:rsidR="002E1B48" w:rsidDel="00E94BEB" w:rsidRDefault="002E1B48" w:rsidP="002E1B48">
            <w:pPr>
              <w:jc w:val="left"/>
              <w:rPr>
                <w:del w:id="1392" w:author="xlli" w:date="2017-12-05T14:16:00Z"/>
                <w:szCs w:val="21"/>
              </w:rPr>
            </w:pPr>
          </w:p>
        </w:tc>
        <w:tc>
          <w:tcPr>
            <w:tcW w:w="1688" w:type="dxa"/>
            <w:tcBorders>
              <w:tl2br w:val="nil"/>
              <w:tr2bl w:val="nil"/>
            </w:tcBorders>
            <w:vAlign w:val="center"/>
          </w:tcPr>
          <w:p w:rsidR="002E1B48" w:rsidDel="00E94BEB" w:rsidRDefault="002E1B48" w:rsidP="002E1B48">
            <w:pPr>
              <w:rPr>
                <w:del w:id="1393" w:author="xlli" w:date="2017-12-05T14:16:00Z"/>
                <w:rFonts w:ascii="宋体" w:hAnsi="宋体" w:cs="宋体"/>
                <w:szCs w:val="21"/>
              </w:rPr>
            </w:pPr>
            <w:del w:id="1394" w:author="xlli" w:date="2017-12-05T14:16:00Z">
              <w:r w:rsidDel="00E94BEB">
                <w:rPr>
                  <w:rFonts w:hint="eastAsia"/>
                </w:rPr>
                <w:delText>int</w:delText>
              </w:r>
            </w:del>
          </w:p>
        </w:tc>
      </w:tr>
      <w:tr w:rsidR="002E1B48" w:rsidTr="002E1B48">
        <w:trPr>
          <w:trHeight w:val="250"/>
          <w:jc w:val="center"/>
        </w:trPr>
        <w:tc>
          <w:tcPr>
            <w:tcW w:w="1626" w:type="dxa"/>
            <w:tcBorders>
              <w:tl2br w:val="nil"/>
              <w:tr2bl w:val="nil"/>
            </w:tcBorders>
          </w:tcPr>
          <w:p w:rsidR="002E1B48" w:rsidRDefault="002E1B48" w:rsidP="002E1B48">
            <w:r>
              <w:rPr>
                <w:rFonts w:hint="eastAsia"/>
              </w:rPr>
              <w:t>step_name</w:t>
            </w:r>
          </w:p>
        </w:tc>
        <w:tc>
          <w:tcPr>
            <w:tcW w:w="1062" w:type="dxa"/>
            <w:tcBorders>
              <w:tl2br w:val="nil"/>
              <w:tr2bl w:val="nil"/>
            </w:tcBorders>
            <w:tcMar>
              <w:top w:w="0" w:type="dxa"/>
              <w:left w:w="108" w:type="dxa"/>
              <w:bottom w:w="0" w:type="dxa"/>
              <w:right w:w="108" w:type="dxa"/>
            </w:tcMar>
          </w:tcPr>
          <w:p w:rsidR="002E1B48" w:rsidRDefault="002E1B48" w:rsidP="002E1B48">
            <w:pPr>
              <w:jc w:val="left"/>
              <w:rPr>
                <w:rFonts w:cs="Calibri"/>
                <w:szCs w:val="21"/>
              </w:rPr>
            </w:pPr>
            <w:r>
              <w:rPr>
                <w:rFonts w:cs="Calibri" w:hint="eastAsia"/>
                <w:szCs w:val="21"/>
              </w:rPr>
              <w:t>环节名称</w:t>
            </w:r>
          </w:p>
        </w:tc>
        <w:tc>
          <w:tcPr>
            <w:tcW w:w="720" w:type="dxa"/>
            <w:tcBorders>
              <w:tl2br w:val="nil"/>
              <w:tr2bl w:val="nil"/>
            </w:tcBorders>
            <w:tcMar>
              <w:top w:w="0" w:type="dxa"/>
              <w:left w:w="108" w:type="dxa"/>
              <w:bottom w:w="0" w:type="dxa"/>
              <w:right w:w="108" w:type="dxa"/>
            </w:tcMar>
          </w:tcPr>
          <w:p w:rsidR="002E1B48" w:rsidRDefault="002E1B48" w:rsidP="002E1B48">
            <w:pPr>
              <w:rPr>
                <w:rFonts w:cs="Calibri"/>
                <w:szCs w:val="21"/>
              </w:rPr>
            </w:pPr>
          </w:p>
        </w:tc>
        <w:tc>
          <w:tcPr>
            <w:tcW w:w="1901" w:type="dxa"/>
            <w:tcBorders>
              <w:tl2br w:val="nil"/>
              <w:tr2bl w:val="nil"/>
            </w:tcBorders>
            <w:tcMar>
              <w:top w:w="0" w:type="dxa"/>
              <w:left w:w="108" w:type="dxa"/>
              <w:bottom w:w="0" w:type="dxa"/>
              <w:right w:w="108" w:type="dxa"/>
            </w:tcMar>
          </w:tcPr>
          <w:p w:rsidR="002E1B48" w:rsidRDefault="002E1B48" w:rsidP="002E1B48">
            <w:pPr>
              <w:jc w:val="left"/>
            </w:pPr>
          </w:p>
        </w:tc>
        <w:tc>
          <w:tcPr>
            <w:tcW w:w="664" w:type="dxa"/>
            <w:tcBorders>
              <w:tl2br w:val="nil"/>
              <w:tr2bl w:val="nil"/>
            </w:tcBorders>
          </w:tcPr>
          <w:p w:rsidR="002E1B48" w:rsidRDefault="002E1B48" w:rsidP="002E1B48">
            <w:pPr>
              <w:jc w:val="center"/>
              <w:rPr>
                <w:szCs w:val="21"/>
              </w:rPr>
            </w:pPr>
            <w:r>
              <w:rPr>
                <w:rFonts w:hint="eastAsia"/>
                <w:szCs w:val="21"/>
              </w:rPr>
              <w:t>N</w:t>
            </w:r>
          </w:p>
        </w:tc>
        <w:tc>
          <w:tcPr>
            <w:tcW w:w="679" w:type="dxa"/>
            <w:tcBorders>
              <w:tl2br w:val="nil"/>
              <w:tr2bl w:val="nil"/>
            </w:tcBorders>
          </w:tcPr>
          <w:p w:rsidR="002E1B48" w:rsidRDefault="002E1B48" w:rsidP="002E1B48">
            <w:pPr>
              <w:jc w:val="left"/>
              <w:rPr>
                <w:szCs w:val="21"/>
              </w:rPr>
            </w:pPr>
          </w:p>
        </w:tc>
        <w:tc>
          <w:tcPr>
            <w:tcW w:w="1688" w:type="dxa"/>
            <w:tcBorders>
              <w:tl2br w:val="nil"/>
              <w:tr2bl w:val="nil"/>
            </w:tcBorders>
            <w:vAlign w:val="center"/>
          </w:tcPr>
          <w:p w:rsidR="002E1B48" w:rsidRDefault="002E1B48" w:rsidP="002E1B48">
            <w:r>
              <w:rPr>
                <w:rFonts w:hint="eastAsia"/>
              </w:rPr>
              <w:t>varchar(255)</w:t>
            </w:r>
          </w:p>
        </w:tc>
      </w:tr>
      <w:tr w:rsidR="002E1B48" w:rsidTr="002E1B48">
        <w:trPr>
          <w:trHeight w:val="250"/>
          <w:jc w:val="center"/>
        </w:trPr>
        <w:tc>
          <w:tcPr>
            <w:tcW w:w="1626" w:type="dxa"/>
            <w:tcBorders>
              <w:tl2br w:val="nil"/>
              <w:tr2bl w:val="nil"/>
            </w:tcBorders>
          </w:tcPr>
          <w:p w:rsidR="002E1B48" w:rsidRDefault="002E1B48" w:rsidP="002E1B48">
            <w:r>
              <w:rPr>
                <w:rFonts w:hint="eastAsia"/>
              </w:rPr>
              <w:t>step_order</w:t>
            </w:r>
          </w:p>
        </w:tc>
        <w:tc>
          <w:tcPr>
            <w:tcW w:w="1062" w:type="dxa"/>
            <w:tcBorders>
              <w:tl2br w:val="nil"/>
              <w:tr2bl w:val="nil"/>
            </w:tcBorders>
            <w:tcMar>
              <w:top w:w="0" w:type="dxa"/>
              <w:left w:w="108" w:type="dxa"/>
              <w:bottom w:w="0" w:type="dxa"/>
              <w:right w:w="108" w:type="dxa"/>
            </w:tcMar>
          </w:tcPr>
          <w:p w:rsidR="002E1B48" w:rsidRDefault="002E1B48" w:rsidP="002E1B48">
            <w:pPr>
              <w:jc w:val="left"/>
              <w:rPr>
                <w:rFonts w:cs="Calibri"/>
                <w:szCs w:val="21"/>
              </w:rPr>
            </w:pPr>
            <w:r>
              <w:rPr>
                <w:rFonts w:cs="Calibri" w:hint="eastAsia"/>
                <w:szCs w:val="21"/>
              </w:rPr>
              <w:t>步骤顺序</w:t>
            </w:r>
          </w:p>
        </w:tc>
        <w:tc>
          <w:tcPr>
            <w:tcW w:w="720" w:type="dxa"/>
            <w:tcBorders>
              <w:tl2br w:val="nil"/>
              <w:tr2bl w:val="nil"/>
            </w:tcBorders>
            <w:tcMar>
              <w:top w:w="0" w:type="dxa"/>
              <w:left w:w="108" w:type="dxa"/>
              <w:bottom w:w="0" w:type="dxa"/>
              <w:right w:w="108" w:type="dxa"/>
            </w:tcMar>
          </w:tcPr>
          <w:p w:rsidR="002E1B48" w:rsidRDefault="002E1B48" w:rsidP="002E1B48">
            <w:pPr>
              <w:rPr>
                <w:rFonts w:cs="Calibri"/>
                <w:szCs w:val="21"/>
              </w:rPr>
            </w:pPr>
          </w:p>
        </w:tc>
        <w:tc>
          <w:tcPr>
            <w:tcW w:w="1901" w:type="dxa"/>
            <w:tcBorders>
              <w:tl2br w:val="nil"/>
              <w:tr2bl w:val="nil"/>
            </w:tcBorders>
            <w:tcMar>
              <w:top w:w="0" w:type="dxa"/>
              <w:left w:w="108" w:type="dxa"/>
              <w:bottom w:w="0" w:type="dxa"/>
              <w:right w:w="108" w:type="dxa"/>
            </w:tcMar>
          </w:tcPr>
          <w:p w:rsidR="002E1B48" w:rsidRDefault="002E1B48" w:rsidP="002E1B48">
            <w:pPr>
              <w:jc w:val="left"/>
            </w:pPr>
          </w:p>
        </w:tc>
        <w:tc>
          <w:tcPr>
            <w:tcW w:w="664" w:type="dxa"/>
            <w:tcBorders>
              <w:tl2br w:val="nil"/>
              <w:tr2bl w:val="nil"/>
            </w:tcBorders>
          </w:tcPr>
          <w:p w:rsidR="002E1B48" w:rsidRDefault="002E1B48" w:rsidP="002E1B48">
            <w:pPr>
              <w:jc w:val="center"/>
              <w:rPr>
                <w:szCs w:val="21"/>
              </w:rPr>
            </w:pPr>
            <w:r>
              <w:rPr>
                <w:rFonts w:hint="eastAsia"/>
                <w:szCs w:val="21"/>
              </w:rPr>
              <w:t>N</w:t>
            </w:r>
          </w:p>
        </w:tc>
        <w:tc>
          <w:tcPr>
            <w:tcW w:w="679" w:type="dxa"/>
            <w:tcBorders>
              <w:tl2br w:val="nil"/>
              <w:tr2bl w:val="nil"/>
            </w:tcBorders>
          </w:tcPr>
          <w:p w:rsidR="002E1B48" w:rsidRDefault="002E1B48" w:rsidP="002E1B48">
            <w:pPr>
              <w:jc w:val="left"/>
              <w:rPr>
                <w:szCs w:val="21"/>
              </w:rPr>
            </w:pPr>
          </w:p>
        </w:tc>
        <w:tc>
          <w:tcPr>
            <w:tcW w:w="1688" w:type="dxa"/>
            <w:tcBorders>
              <w:tl2br w:val="nil"/>
              <w:tr2bl w:val="nil"/>
            </w:tcBorders>
            <w:vAlign w:val="center"/>
          </w:tcPr>
          <w:p w:rsidR="002E1B48" w:rsidRDefault="002E1B48" w:rsidP="002E1B48">
            <w:r>
              <w:rPr>
                <w:rFonts w:hint="eastAsia"/>
              </w:rPr>
              <w:t>int</w:t>
            </w:r>
          </w:p>
        </w:tc>
      </w:tr>
      <w:tr w:rsidR="002E1B48" w:rsidTr="002E1B48">
        <w:trPr>
          <w:trHeight w:val="250"/>
          <w:jc w:val="center"/>
        </w:trPr>
        <w:tc>
          <w:tcPr>
            <w:tcW w:w="1626" w:type="dxa"/>
            <w:tcBorders>
              <w:tl2br w:val="nil"/>
              <w:tr2bl w:val="nil"/>
            </w:tcBorders>
          </w:tcPr>
          <w:p w:rsidR="002E1B48" w:rsidRDefault="002E1B48" w:rsidP="002E1B48">
            <w:r>
              <w:rPr>
                <w:rFonts w:hint="eastAsia"/>
              </w:rPr>
              <w:t>approval_role_id</w:t>
            </w:r>
          </w:p>
        </w:tc>
        <w:tc>
          <w:tcPr>
            <w:tcW w:w="1062" w:type="dxa"/>
            <w:tcBorders>
              <w:tl2br w:val="nil"/>
              <w:tr2bl w:val="nil"/>
            </w:tcBorders>
            <w:tcMar>
              <w:top w:w="0" w:type="dxa"/>
              <w:left w:w="108" w:type="dxa"/>
              <w:bottom w:w="0" w:type="dxa"/>
              <w:right w:w="108" w:type="dxa"/>
            </w:tcMar>
          </w:tcPr>
          <w:p w:rsidR="002E1B48" w:rsidRDefault="002E1B48" w:rsidP="002E1B48">
            <w:pPr>
              <w:jc w:val="left"/>
              <w:rPr>
                <w:rFonts w:cs="Calibri"/>
                <w:szCs w:val="21"/>
              </w:rPr>
            </w:pPr>
            <w:r>
              <w:rPr>
                <w:rFonts w:cs="Calibri" w:hint="eastAsia"/>
                <w:szCs w:val="21"/>
              </w:rPr>
              <w:t>审批角色</w:t>
            </w:r>
          </w:p>
        </w:tc>
        <w:tc>
          <w:tcPr>
            <w:tcW w:w="720" w:type="dxa"/>
            <w:tcBorders>
              <w:tl2br w:val="nil"/>
              <w:tr2bl w:val="nil"/>
            </w:tcBorders>
            <w:tcMar>
              <w:top w:w="0" w:type="dxa"/>
              <w:left w:w="108" w:type="dxa"/>
              <w:bottom w:w="0" w:type="dxa"/>
              <w:right w:w="108" w:type="dxa"/>
            </w:tcMar>
          </w:tcPr>
          <w:p w:rsidR="002E1B48" w:rsidRDefault="002E1B48" w:rsidP="002E1B48">
            <w:pPr>
              <w:rPr>
                <w:rFonts w:cs="Calibri"/>
                <w:szCs w:val="21"/>
              </w:rPr>
            </w:pPr>
          </w:p>
        </w:tc>
        <w:tc>
          <w:tcPr>
            <w:tcW w:w="1901" w:type="dxa"/>
            <w:tcBorders>
              <w:tl2br w:val="nil"/>
              <w:tr2bl w:val="nil"/>
            </w:tcBorders>
            <w:tcMar>
              <w:top w:w="0" w:type="dxa"/>
              <w:left w:w="108" w:type="dxa"/>
              <w:bottom w:w="0" w:type="dxa"/>
              <w:right w:w="108" w:type="dxa"/>
            </w:tcMar>
          </w:tcPr>
          <w:p w:rsidR="002E1B48" w:rsidRDefault="002E1B48" w:rsidP="002E1B48">
            <w:pPr>
              <w:jc w:val="left"/>
            </w:pPr>
          </w:p>
        </w:tc>
        <w:tc>
          <w:tcPr>
            <w:tcW w:w="664" w:type="dxa"/>
            <w:tcBorders>
              <w:tl2br w:val="nil"/>
              <w:tr2bl w:val="nil"/>
            </w:tcBorders>
          </w:tcPr>
          <w:p w:rsidR="002E1B48" w:rsidRDefault="002E1B48" w:rsidP="002E1B48">
            <w:pPr>
              <w:jc w:val="center"/>
              <w:rPr>
                <w:szCs w:val="21"/>
              </w:rPr>
            </w:pPr>
            <w:r>
              <w:rPr>
                <w:rFonts w:hint="eastAsia"/>
                <w:szCs w:val="21"/>
              </w:rPr>
              <w:t>N</w:t>
            </w:r>
          </w:p>
        </w:tc>
        <w:tc>
          <w:tcPr>
            <w:tcW w:w="679" w:type="dxa"/>
            <w:tcBorders>
              <w:tl2br w:val="nil"/>
              <w:tr2bl w:val="nil"/>
            </w:tcBorders>
          </w:tcPr>
          <w:p w:rsidR="002E1B48" w:rsidRDefault="002E1B48" w:rsidP="002E1B48">
            <w:pPr>
              <w:jc w:val="left"/>
              <w:rPr>
                <w:szCs w:val="21"/>
              </w:rPr>
            </w:pPr>
          </w:p>
        </w:tc>
        <w:tc>
          <w:tcPr>
            <w:tcW w:w="1688" w:type="dxa"/>
            <w:tcBorders>
              <w:tl2br w:val="nil"/>
              <w:tr2bl w:val="nil"/>
            </w:tcBorders>
            <w:vAlign w:val="center"/>
          </w:tcPr>
          <w:p w:rsidR="002E1B48" w:rsidRDefault="002E1B48" w:rsidP="002E1B48">
            <w:r>
              <w:rPr>
                <w:rFonts w:hint="eastAsia"/>
              </w:rPr>
              <w:t>int</w:t>
            </w:r>
          </w:p>
        </w:tc>
      </w:tr>
      <w:tr w:rsidR="002E1B48" w:rsidTr="002E1B48">
        <w:trPr>
          <w:trHeight w:val="250"/>
          <w:jc w:val="center"/>
        </w:trPr>
        <w:tc>
          <w:tcPr>
            <w:tcW w:w="1626" w:type="dxa"/>
            <w:tcBorders>
              <w:tl2br w:val="nil"/>
              <w:tr2bl w:val="nil"/>
            </w:tcBorders>
          </w:tcPr>
          <w:p w:rsidR="002E1B48" w:rsidRDefault="002E1B48" w:rsidP="002E1B48">
            <w:r>
              <w:rPr>
                <w:rFonts w:hint="eastAsia"/>
              </w:rPr>
              <w:t>approval_role_name</w:t>
            </w:r>
          </w:p>
        </w:tc>
        <w:tc>
          <w:tcPr>
            <w:tcW w:w="1062" w:type="dxa"/>
            <w:tcBorders>
              <w:tl2br w:val="nil"/>
              <w:tr2bl w:val="nil"/>
            </w:tcBorders>
            <w:tcMar>
              <w:top w:w="0" w:type="dxa"/>
              <w:left w:w="108" w:type="dxa"/>
              <w:bottom w:w="0" w:type="dxa"/>
              <w:right w:w="108" w:type="dxa"/>
            </w:tcMar>
          </w:tcPr>
          <w:p w:rsidR="002E1B48" w:rsidRDefault="002E1B48" w:rsidP="002E1B48">
            <w:pPr>
              <w:jc w:val="left"/>
              <w:rPr>
                <w:rFonts w:cs="Calibri"/>
                <w:szCs w:val="21"/>
              </w:rPr>
            </w:pPr>
            <w:r>
              <w:rPr>
                <w:rFonts w:cs="Calibri" w:hint="eastAsia"/>
                <w:szCs w:val="21"/>
              </w:rPr>
              <w:t>审批角色名称</w:t>
            </w:r>
          </w:p>
        </w:tc>
        <w:tc>
          <w:tcPr>
            <w:tcW w:w="720" w:type="dxa"/>
            <w:tcBorders>
              <w:tl2br w:val="nil"/>
              <w:tr2bl w:val="nil"/>
            </w:tcBorders>
            <w:tcMar>
              <w:top w:w="0" w:type="dxa"/>
              <w:left w:w="108" w:type="dxa"/>
              <w:bottom w:w="0" w:type="dxa"/>
              <w:right w:w="108" w:type="dxa"/>
            </w:tcMar>
          </w:tcPr>
          <w:p w:rsidR="002E1B48" w:rsidRDefault="002E1B48" w:rsidP="002E1B48">
            <w:pPr>
              <w:rPr>
                <w:rFonts w:cs="Calibri"/>
                <w:szCs w:val="21"/>
              </w:rPr>
            </w:pPr>
          </w:p>
        </w:tc>
        <w:tc>
          <w:tcPr>
            <w:tcW w:w="1901" w:type="dxa"/>
            <w:tcBorders>
              <w:tl2br w:val="nil"/>
              <w:tr2bl w:val="nil"/>
            </w:tcBorders>
            <w:tcMar>
              <w:top w:w="0" w:type="dxa"/>
              <w:left w:w="108" w:type="dxa"/>
              <w:bottom w:w="0" w:type="dxa"/>
              <w:right w:w="108" w:type="dxa"/>
            </w:tcMar>
          </w:tcPr>
          <w:p w:rsidR="002E1B48" w:rsidRDefault="002E1B48" w:rsidP="002E1B48">
            <w:pPr>
              <w:jc w:val="left"/>
            </w:pPr>
          </w:p>
        </w:tc>
        <w:tc>
          <w:tcPr>
            <w:tcW w:w="664" w:type="dxa"/>
            <w:tcBorders>
              <w:tl2br w:val="nil"/>
              <w:tr2bl w:val="nil"/>
            </w:tcBorders>
          </w:tcPr>
          <w:p w:rsidR="002E1B48" w:rsidRDefault="002E1B48" w:rsidP="002E1B48">
            <w:pPr>
              <w:jc w:val="center"/>
              <w:rPr>
                <w:szCs w:val="21"/>
              </w:rPr>
            </w:pPr>
            <w:r>
              <w:rPr>
                <w:rFonts w:hint="eastAsia"/>
                <w:szCs w:val="21"/>
              </w:rPr>
              <w:t>N</w:t>
            </w:r>
          </w:p>
        </w:tc>
        <w:tc>
          <w:tcPr>
            <w:tcW w:w="679" w:type="dxa"/>
            <w:tcBorders>
              <w:tl2br w:val="nil"/>
              <w:tr2bl w:val="nil"/>
            </w:tcBorders>
          </w:tcPr>
          <w:p w:rsidR="002E1B48" w:rsidRDefault="002E1B48" w:rsidP="002E1B48">
            <w:pPr>
              <w:jc w:val="left"/>
              <w:rPr>
                <w:szCs w:val="21"/>
              </w:rPr>
            </w:pPr>
          </w:p>
        </w:tc>
        <w:tc>
          <w:tcPr>
            <w:tcW w:w="1688" w:type="dxa"/>
            <w:tcBorders>
              <w:tl2br w:val="nil"/>
              <w:tr2bl w:val="nil"/>
            </w:tcBorders>
            <w:vAlign w:val="center"/>
          </w:tcPr>
          <w:p w:rsidR="002E1B48" w:rsidRDefault="002E1B48" w:rsidP="002E1B48">
            <w:r>
              <w:rPr>
                <w:rFonts w:hint="eastAsia"/>
              </w:rPr>
              <w:t>varchar(255)</w:t>
            </w:r>
          </w:p>
        </w:tc>
      </w:tr>
      <w:tr w:rsidR="002E1B48" w:rsidTr="002E1B48">
        <w:trPr>
          <w:trHeight w:val="250"/>
          <w:jc w:val="center"/>
        </w:trPr>
        <w:tc>
          <w:tcPr>
            <w:tcW w:w="1626" w:type="dxa"/>
            <w:tcBorders>
              <w:tl2br w:val="nil"/>
              <w:tr2bl w:val="nil"/>
            </w:tcBorders>
          </w:tcPr>
          <w:p w:rsidR="002E1B48" w:rsidRDefault="002E1B48" w:rsidP="002E1B48">
            <w:r>
              <w:rPr>
                <w:rFonts w:hint="eastAsia"/>
              </w:rPr>
              <w:t>create_by</w:t>
            </w:r>
          </w:p>
        </w:tc>
        <w:tc>
          <w:tcPr>
            <w:tcW w:w="1062" w:type="dxa"/>
            <w:tcBorders>
              <w:tl2br w:val="nil"/>
              <w:tr2bl w:val="nil"/>
            </w:tcBorders>
            <w:tcMar>
              <w:top w:w="0" w:type="dxa"/>
              <w:left w:w="108" w:type="dxa"/>
              <w:bottom w:w="0" w:type="dxa"/>
              <w:right w:w="108" w:type="dxa"/>
            </w:tcMar>
          </w:tcPr>
          <w:p w:rsidR="002E1B48" w:rsidRDefault="002E1B48" w:rsidP="002E1B48">
            <w:pPr>
              <w:jc w:val="left"/>
              <w:rPr>
                <w:rFonts w:cs="Calibri"/>
                <w:szCs w:val="21"/>
              </w:rPr>
            </w:pPr>
            <w:r>
              <w:rPr>
                <w:rFonts w:hint="eastAsia"/>
              </w:rPr>
              <w:t>创建者</w:t>
            </w:r>
          </w:p>
        </w:tc>
        <w:tc>
          <w:tcPr>
            <w:tcW w:w="720" w:type="dxa"/>
            <w:tcBorders>
              <w:tl2br w:val="nil"/>
              <w:tr2bl w:val="nil"/>
            </w:tcBorders>
            <w:tcMar>
              <w:top w:w="0" w:type="dxa"/>
              <w:left w:w="108" w:type="dxa"/>
              <w:bottom w:w="0" w:type="dxa"/>
              <w:right w:w="108" w:type="dxa"/>
            </w:tcMar>
          </w:tcPr>
          <w:p w:rsidR="002E1B48" w:rsidRDefault="002E1B48" w:rsidP="002E1B48">
            <w:pPr>
              <w:rPr>
                <w:rFonts w:cs="Calibri"/>
                <w:szCs w:val="21"/>
              </w:rPr>
            </w:pPr>
          </w:p>
        </w:tc>
        <w:tc>
          <w:tcPr>
            <w:tcW w:w="1901" w:type="dxa"/>
            <w:tcBorders>
              <w:tl2br w:val="nil"/>
              <w:tr2bl w:val="nil"/>
            </w:tcBorders>
            <w:tcMar>
              <w:top w:w="0" w:type="dxa"/>
              <w:left w:w="108" w:type="dxa"/>
              <w:bottom w:w="0" w:type="dxa"/>
              <w:right w:w="108" w:type="dxa"/>
            </w:tcMar>
          </w:tcPr>
          <w:p w:rsidR="002E1B48" w:rsidRDefault="002E1B48" w:rsidP="002E1B48">
            <w:pPr>
              <w:jc w:val="left"/>
            </w:pPr>
          </w:p>
        </w:tc>
        <w:tc>
          <w:tcPr>
            <w:tcW w:w="664" w:type="dxa"/>
            <w:tcBorders>
              <w:tl2br w:val="nil"/>
              <w:tr2bl w:val="nil"/>
            </w:tcBorders>
          </w:tcPr>
          <w:p w:rsidR="002E1B48" w:rsidRDefault="002E1B48" w:rsidP="002E1B48">
            <w:pPr>
              <w:jc w:val="center"/>
              <w:rPr>
                <w:szCs w:val="21"/>
              </w:rPr>
            </w:pPr>
            <w:r>
              <w:rPr>
                <w:rFonts w:hint="eastAsia"/>
                <w:szCs w:val="21"/>
              </w:rPr>
              <w:t>Y</w:t>
            </w:r>
          </w:p>
        </w:tc>
        <w:tc>
          <w:tcPr>
            <w:tcW w:w="679" w:type="dxa"/>
            <w:tcBorders>
              <w:tl2br w:val="nil"/>
              <w:tr2bl w:val="nil"/>
            </w:tcBorders>
          </w:tcPr>
          <w:p w:rsidR="002E1B48" w:rsidRDefault="002E1B48" w:rsidP="002E1B48">
            <w:pPr>
              <w:jc w:val="left"/>
              <w:rPr>
                <w:szCs w:val="21"/>
              </w:rPr>
            </w:pPr>
          </w:p>
        </w:tc>
        <w:tc>
          <w:tcPr>
            <w:tcW w:w="1688" w:type="dxa"/>
            <w:tcBorders>
              <w:tl2br w:val="nil"/>
              <w:tr2bl w:val="nil"/>
            </w:tcBorders>
            <w:vAlign w:val="center"/>
          </w:tcPr>
          <w:p w:rsidR="002E1B48" w:rsidRDefault="002E1B48" w:rsidP="002E1B48">
            <w:r>
              <w:rPr>
                <w:rFonts w:hint="eastAsia"/>
              </w:rPr>
              <w:t>varchar(255)</w:t>
            </w:r>
          </w:p>
        </w:tc>
      </w:tr>
      <w:tr w:rsidR="002E1B48" w:rsidTr="002E1B48">
        <w:trPr>
          <w:trHeight w:val="250"/>
          <w:jc w:val="center"/>
        </w:trPr>
        <w:tc>
          <w:tcPr>
            <w:tcW w:w="1626" w:type="dxa"/>
            <w:tcBorders>
              <w:tl2br w:val="nil"/>
              <w:tr2bl w:val="nil"/>
            </w:tcBorders>
          </w:tcPr>
          <w:p w:rsidR="002E1B48" w:rsidRDefault="002E1B48" w:rsidP="002E1B48">
            <w:r>
              <w:rPr>
                <w:rFonts w:hint="eastAsia"/>
              </w:rPr>
              <w:t>create_date</w:t>
            </w:r>
          </w:p>
        </w:tc>
        <w:tc>
          <w:tcPr>
            <w:tcW w:w="1062" w:type="dxa"/>
            <w:tcBorders>
              <w:tl2br w:val="nil"/>
              <w:tr2bl w:val="nil"/>
            </w:tcBorders>
            <w:tcMar>
              <w:top w:w="0" w:type="dxa"/>
              <w:left w:w="108" w:type="dxa"/>
              <w:bottom w:w="0" w:type="dxa"/>
              <w:right w:w="108" w:type="dxa"/>
            </w:tcMar>
          </w:tcPr>
          <w:p w:rsidR="002E1B48" w:rsidRDefault="002E1B48" w:rsidP="002E1B48">
            <w:pPr>
              <w:jc w:val="left"/>
              <w:rPr>
                <w:rFonts w:cs="Calibri"/>
                <w:szCs w:val="21"/>
              </w:rPr>
            </w:pPr>
            <w:r>
              <w:rPr>
                <w:rFonts w:hint="eastAsia"/>
              </w:rPr>
              <w:t>创建时间</w:t>
            </w:r>
          </w:p>
        </w:tc>
        <w:tc>
          <w:tcPr>
            <w:tcW w:w="720" w:type="dxa"/>
            <w:tcBorders>
              <w:tl2br w:val="nil"/>
              <w:tr2bl w:val="nil"/>
            </w:tcBorders>
            <w:tcMar>
              <w:top w:w="0" w:type="dxa"/>
              <w:left w:w="108" w:type="dxa"/>
              <w:bottom w:w="0" w:type="dxa"/>
              <w:right w:w="108" w:type="dxa"/>
            </w:tcMar>
          </w:tcPr>
          <w:p w:rsidR="002E1B48" w:rsidRDefault="002E1B48" w:rsidP="002E1B48">
            <w:pPr>
              <w:rPr>
                <w:rFonts w:cs="Calibri"/>
                <w:szCs w:val="21"/>
              </w:rPr>
            </w:pPr>
          </w:p>
        </w:tc>
        <w:tc>
          <w:tcPr>
            <w:tcW w:w="1901" w:type="dxa"/>
            <w:tcBorders>
              <w:tl2br w:val="nil"/>
              <w:tr2bl w:val="nil"/>
            </w:tcBorders>
            <w:tcMar>
              <w:top w:w="0" w:type="dxa"/>
              <w:left w:w="108" w:type="dxa"/>
              <w:bottom w:w="0" w:type="dxa"/>
              <w:right w:w="108" w:type="dxa"/>
            </w:tcMar>
          </w:tcPr>
          <w:p w:rsidR="002E1B48" w:rsidRDefault="002E1B48" w:rsidP="002E1B48">
            <w:pPr>
              <w:jc w:val="left"/>
            </w:pPr>
          </w:p>
        </w:tc>
        <w:tc>
          <w:tcPr>
            <w:tcW w:w="664" w:type="dxa"/>
            <w:tcBorders>
              <w:tl2br w:val="nil"/>
              <w:tr2bl w:val="nil"/>
            </w:tcBorders>
          </w:tcPr>
          <w:p w:rsidR="002E1B48" w:rsidRDefault="002E1B48" w:rsidP="002E1B48">
            <w:pPr>
              <w:jc w:val="center"/>
              <w:rPr>
                <w:szCs w:val="21"/>
              </w:rPr>
            </w:pPr>
            <w:r>
              <w:rPr>
                <w:rFonts w:hint="eastAsia"/>
                <w:szCs w:val="21"/>
              </w:rPr>
              <w:t>Y</w:t>
            </w:r>
          </w:p>
        </w:tc>
        <w:tc>
          <w:tcPr>
            <w:tcW w:w="679" w:type="dxa"/>
            <w:tcBorders>
              <w:tl2br w:val="nil"/>
              <w:tr2bl w:val="nil"/>
            </w:tcBorders>
          </w:tcPr>
          <w:p w:rsidR="002E1B48" w:rsidRDefault="002E1B48" w:rsidP="002E1B48">
            <w:pPr>
              <w:jc w:val="left"/>
              <w:rPr>
                <w:szCs w:val="21"/>
              </w:rPr>
            </w:pPr>
          </w:p>
        </w:tc>
        <w:tc>
          <w:tcPr>
            <w:tcW w:w="1688" w:type="dxa"/>
            <w:tcBorders>
              <w:tl2br w:val="nil"/>
              <w:tr2bl w:val="nil"/>
            </w:tcBorders>
            <w:vAlign w:val="center"/>
          </w:tcPr>
          <w:p w:rsidR="002E1B48" w:rsidRDefault="002E1B48" w:rsidP="002E1B48">
            <w:r>
              <w:rPr>
                <w:rFonts w:hint="eastAsia"/>
              </w:rPr>
              <w:t>datetime</w:t>
            </w:r>
          </w:p>
        </w:tc>
      </w:tr>
      <w:tr w:rsidR="002E1B48" w:rsidTr="002E1B48">
        <w:trPr>
          <w:trHeight w:val="250"/>
          <w:jc w:val="center"/>
        </w:trPr>
        <w:tc>
          <w:tcPr>
            <w:tcW w:w="1626" w:type="dxa"/>
            <w:tcBorders>
              <w:tl2br w:val="nil"/>
              <w:tr2bl w:val="nil"/>
            </w:tcBorders>
          </w:tcPr>
          <w:p w:rsidR="002E1B48" w:rsidRDefault="002E1B48" w:rsidP="002E1B48">
            <w:r>
              <w:rPr>
                <w:rFonts w:hint="eastAsia"/>
              </w:rPr>
              <w:t>update_by</w:t>
            </w:r>
          </w:p>
        </w:tc>
        <w:tc>
          <w:tcPr>
            <w:tcW w:w="1062" w:type="dxa"/>
            <w:tcBorders>
              <w:tl2br w:val="nil"/>
              <w:tr2bl w:val="nil"/>
            </w:tcBorders>
            <w:tcMar>
              <w:top w:w="0" w:type="dxa"/>
              <w:left w:w="108" w:type="dxa"/>
              <w:bottom w:w="0" w:type="dxa"/>
              <w:right w:w="108" w:type="dxa"/>
            </w:tcMar>
          </w:tcPr>
          <w:p w:rsidR="002E1B48" w:rsidRDefault="002E1B48" w:rsidP="002E1B48">
            <w:pPr>
              <w:jc w:val="left"/>
              <w:rPr>
                <w:rFonts w:cs="Calibri"/>
                <w:szCs w:val="21"/>
              </w:rPr>
            </w:pPr>
            <w:r>
              <w:rPr>
                <w:rFonts w:hint="eastAsia"/>
              </w:rPr>
              <w:t>更新人</w:t>
            </w:r>
          </w:p>
        </w:tc>
        <w:tc>
          <w:tcPr>
            <w:tcW w:w="720" w:type="dxa"/>
            <w:tcBorders>
              <w:tl2br w:val="nil"/>
              <w:tr2bl w:val="nil"/>
            </w:tcBorders>
            <w:tcMar>
              <w:top w:w="0" w:type="dxa"/>
              <w:left w:w="108" w:type="dxa"/>
              <w:bottom w:w="0" w:type="dxa"/>
              <w:right w:w="108" w:type="dxa"/>
            </w:tcMar>
          </w:tcPr>
          <w:p w:rsidR="002E1B48" w:rsidRDefault="002E1B48" w:rsidP="002E1B48">
            <w:pPr>
              <w:rPr>
                <w:rFonts w:cs="Calibri"/>
                <w:szCs w:val="21"/>
              </w:rPr>
            </w:pPr>
          </w:p>
        </w:tc>
        <w:tc>
          <w:tcPr>
            <w:tcW w:w="1901" w:type="dxa"/>
            <w:tcBorders>
              <w:tl2br w:val="nil"/>
              <w:tr2bl w:val="nil"/>
            </w:tcBorders>
            <w:tcMar>
              <w:top w:w="0" w:type="dxa"/>
              <w:left w:w="108" w:type="dxa"/>
              <w:bottom w:w="0" w:type="dxa"/>
              <w:right w:w="108" w:type="dxa"/>
            </w:tcMar>
          </w:tcPr>
          <w:p w:rsidR="002E1B48" w:rsidRDefault="002E1B48" w:rsidP="002E1B48">
            <w:pPr>
              <w:jc w:val="left"/>
            </w:pPr>
          </w:p>
        </w:tc>
        <w:tc>
          <w:tcPr>
            <w:tcW w:w="664" w:type="dxa"/>
            <w:tcBorders>
              <w:tl2br w:val="nil"/>
              <w:tr2bl w:val="nil"/>
            </w:tcBorders>
          </w:tcPr>
          <w:p w:rsidR="002E1B48" w:rsidRDefault="002E1B48" w:rsidP="002E1B48">
            <w:pPr>
              <w:jc w:val="center"/>
              <w:rPr>
                <w:szCs w:val="21"/>
              </w:rPr>
            </w:pPr>
            <w:r>
              <w:rPr>
                <w:rFonts w:hint="eastAsia"/>
                <w:szCs w:val="21"/>
              </w:rPr>
              <w:t>Y</w:t>
            </w:r>
          </w:p>
        </w:tc>
        <w:tc>
          <w:tcPr>
            <w:tcW w:w="679" w:type="dxa"/>
            <w:tcBorders>
              <w:tl2br w:val="nil"/>
              <w:tr2bl w:val="nil"/>
            </w:tcBorders>
          </w:tcPr>
          <w:p w:rsidR="002E1B48" w:rsidRDefault="002E1B48" w:rsidP="002E1B48">
            <w:pPr>
              <w:jc w:val="left"/>
              <w:rPr>
                <w:szCs w:val="21"/>
              </w:rPr>
            </w:pPr>
          </w:p>
        </w:tc>
        <w:tc>
          <w:tcPr>
            <w:tcW w:w="1688" w:type="dxa"/>
            <w:tcBorders>
              <w:tl2br w:val="nil"/>
              <w:tr2bl w:val="nil"/>
            </w:tcBorders>
            <w:vAlign w:val="center"/>
          </w:tcPr>
          <w:p w:rsidR="002E1B48" w:rsidRDefault="002E1B48" w:rsidP="002E1B48">
            <w:r>
              <w:rPr>
                <w:rFonts w:hint="eastAsia"/>
              </w:rPr>
              <w:t>varchar(255)</w:t>
            </w:r>
          </w:p>
        </w:tc>
      </w:tr>
      <w:tr w:rsidR="002E1B48" w:rsidTr="002E1B48">
        <w:trPr>
          <w:trHeight w:val="250"/>
          <w:jc w:val="center"/>
        </w:trPr>
        <w:tc>
          <w:tcPr>
            <w:tcW w:w="1626" w:type="dxa"/>
          </w:tcPr>
          <w:p w:rsidR="002E1B48" w:rsidRDefault="002E1B48" w:rsidP="002E1B48">
            <w:r>
              <w:rPr>
                <w:rFonts w:hint="eastAsia"/>
              </w:rPr>
              <w:t>update_date</w:t>
            </w:r>
          </w:p>
        </w:tc>
        <w:tc>
          <w:tcPr>
            <w:tcW w:w="1062" w:type="dxa"/>
          </w:tcPr>
          <w:p w:rsidR="002E1B48" w:rsidRDefault="002E1B48" w:rsidP="002E1B48">
            <w:pPr>
              <w:jc w:val="left"/>
              <w:rPr>
                <w:rFonts w:cs="Calibri"/>
                <w:szCs w:val="21"/>
              </w:rPr>
            </w:pPr>
            <w:r>
              <w:rPr>
                <w:rFonts w:hint="eastAsia"/>
              </w:rPr>
              <w:t>更新时间</w:t>
            </w:r>
          </w:p>
        </w:tc>
        <w:tc>
          <w:tcPr>
            <w:tcW w:w="720" w:type="dxa"/>
          </w:tcPr>
          <w:p w:rsidR="002E1B48" w:rsidRDefault="002E1B48" w:rsidP="002E1B48">
            <w:pPr>
              <w:rPr>
                <w:rFonts w:cs="Calibri"/>
                <w:szCs w:val="21"/>
              </w:rPr>
            </w:pPr>
          </w:p>
        </w:tc>
        <w:tc>
          <w:tcPr>
            <w:tcW w:w="1901" w:type="dxa"/>
          </w:tcPr>
          <w:p w:rsidR="002E1B48" w:rsidRDefault="002E1B48" w:rsidP="002E1B48">
            <w:pPr>
              <w:jc w:val="left"/>
            </w:pPr>
          </w:p>
        </w:tc>
        <w:tc>
          <w:tcPr>
            <w:tcW w:w="664" w:type="dxa"/>
          </w:tcPr>
          <w:p w:rsidR="002E1B48" w:rsidRDefault="002E1B48" w:rsidP="002E1B48">
            <w:pPr>
              <w:jc w:val="center"/>
              <w:rPr>
                <w:szCs w:val="21"/>
              </w:rPr>
            </w:pPr>
            <w:r>
              <w:rPr>
                <w:rFonts w:hint="eastAsia"/>
                <w:szCs w:val="21"/>
              </w:rPr>
              <w:t>Y</w:t>
            </w:r>
          </w:p>
        </w:tc>
        <w:tc>
          <w:tcPr>
            <w:tcW w:w="679" w:type="dxa"/>
          </w:tcPr>
          <w:p w:rsidR="002E1B48" w:rsidRDefault="002E1B48" w:rsidP="002E1B48">
            <w:pPr>
              <w:jc w:val="left"/>
              <w:rPr>
                <w:szCs w:val="21"/>
              </w:rPr>
            </w:pPr>
          </w:p>
        </w:tc>
        <w:tc>
          <w:tcPr>
            <w:tcW w:w="1688" w:type="dxa"/>
            <w:vAlign w:val="center"/>
          </w:tcPr>
          <w:p w:rsidR="002E1B48" w:rsidRDefault="002E1B48" w:rsidP="002E1B48">
            <w:r>
              <w:rPr>
                <w:rFonts w:hint="eastAsia"/>
              </w:rPr>
              <w:t>datetime</w:t>
            </w:r>
          </w:p>
        </w:tc>
      </w:tr>
      <w:tr w:rsidR="002E1B48" w:rsidTr="002E1B48">
        <w:trPr>
          <w:trHeight w:val="250"/>
          <w:jc w:val="center"/>
        </w:trPr>
        <w:tc>
          <w:tcPr>
            <w:tcW w:w="1626" w:type="dxa"/>
          </w:tcPr>
          <w:p w:rsidR="002E1B48" w:rsidRDefault="002E1B48" w:rsidP="002E1B48">
            <w:r>
              <w:rPr>
                <w:rFonts w:hint="eastAsia"/>
              </w:rPr>
              <w:t>remarks</w:t>
            </w:r>
          </w:p>
        </w:tc>
        <w:tc>
          <w:tcPr>
            <w:tcW w:w="1062" w:type="dxa"/>
          </w:tcPr>
          <w:p w:rsidR="002E1B48" w:rsidRDefault="002E1B48" w:rsidP="002E1B48">
            <w:pPr>
              <w:jc w:val="left"/>
              <w:rPr>
                <w:rFonts w:cs="Calibri"/>
                <w:szCs w:val="21"/>
              </w:rPr>
            </w:pPr>
            <w:r>
              <w:rPr>
                <w:rFonts w:hint="eastAsia"/>
              </w:rPr>
              <w:t>备注信息</w:t>
            </w:r>
          </w:p>
        </w:tc>
        <w:tc>
          <w:tcPr>
            <w:tcW w:w="720" w:type="dxa"/>
          </w:tcPr>
          <w:p w:rsidR="002E1B48" w:rsidRDefault="002E1B48" w:rsidP="002E1B48">
            <w:pPr>
              <w:rPr>
                <w:rFonts w:cs="Calibri"/>
                <w:szCs w:val="21"/>
              </w:rPr>
            </w:pPr>
          </w:p>
        </w:tc>
        <w:tc>
          <w:tcPr>
            <w:tcW w:w="1901" w:type="dxa"/>
          </w:tcPr>
          <w:p w:rsidR="002E1B48" w:rsidRDefault="002E1B48" w:rsidP="002E1B48">
            <w:pPr>
              <w:jc w:val="left"/>
            </w:pPr>
          </w:p>
        </w:tc>
        <w:tc>
          <w:tcPr>
            <w:tcW w:w="664" w:type="dxa"/>
          </w:tcPr>
          <w:p w:rsidR="002E1B48" w:rsidRDefault="002E1B48" w:rsidP="002E1B48">
            <w:pPr>
              <w:jc w:val="center"/>
              <w:rPr>
                <w:szCs w:val="21"/>
              </w:rPr>
            </w:pPr>
            <w:r>
              <w:rPr>
                <w:rFonts w:hint="eastAsia"/>
                <w:szCs w:val="21"/>
              </w:rPr>
              <w:t>Y</w:t>
            </w:r>
          </w:p>
        </w:tc>
        <w:tc>
          <w:tcPr>
            <w:tcW w:w="679" w:type="dxa"/>
          </w:tcPr>
          <w:p w:rsidR="002E1B48" w:rsidRDefault="002E1B48" w:rsidP="002E1B48">
            <w:pPr>
              <w:jc w:val="left"/>
              <w:rPr>
                <w:szCs w:val="21"/>
              </w:rPr>
            </w:pPr>
          </w:p>
        </w:tc>
        <w:tc>
          <w:tcPr>
            <w:tcW w:w="1688" w:type="dxa"/>
            <w:vAlign w:val="center"/>
          </w:tcPr>
          <w:p w:rsidR="002E1B48" w:rsidRDefault="002E1B48" w:rsidP="002E1B48">
            <w:r>
              <w:rPr>
                <w:rFonts w:hint="eastAsia"/>
              </w:rPr>
              <w:t>varchar(255)</w:t>
            </w:r>
          </w:p>
        </w:tc>
      </w:tr>
      <w:tr w:rsidR="002E1B48" w:rsidTr="002E1B48">
        <w:trPr>
          <w:trHeight w:val="265"/>
          <w:jc w:val="center"/>
        </w:trPr>
        <w:tc>
          <w:tcPr>
            <w:tcW w:w="1626" w:type="dxa"/>
          </w:tcPr>
          <w:p w:rsidR="002E1B48" w:rsidRDefault="002E1B48" w:rsidP="002E1B48">
            <w:r>
              <w:rPr>
                <w:rFonts w:hint="eastAsia"/>
              </w:rPr>
              <w:t>del_flag</w:t>
            </w:r>
          </w:p>
        </w:tc>
        <w:tc>
          <w:tcPr>
            <w:tcW w:w="1062" w:type="dxa"/>
          </w:tcPr>
          <w:p w:rsidR="002E1B48" w:rsidRDefault="002E1B48" w:rsidP="002E1B48">
            <w:pPr>
              <w:jc w:val="left"/>
              <w:rPr>
                <w:rFonts w:cs="Calibri"/>
                <w:szCs w:val="21"/>
              </w:rPr>
            </w:pPr>
            <w:r>
              <w:rPr>
                <w:rFonts w:hint="eastAsia"/>
              </w:rPr>
              <w:t>删除标记</w:t>
            </w:r>
          </w:p>
        </w:tc>
        <w:tc>
          <w:tcPr>
            <w:tcW w:w="720" w:type="dxa"/>
          </w:tcPr>
          <w:p w:rsidR="002E1B48" w:rsidRDefault="002E1B48" w:rsidP="002E1B48">
            <w:pPr>
              <w:rPr>
                <w:rFonts w:cs="Calibri"/>
                <w:szCs w:val="21"/>
              </w:rPr>
            </w:pPr>
          </w:p>
        </w:tc>
        <w:tc>
          <w:tcPr>
            <w:tcW w:w="1901" w:type="dxa"/>
          </w:tcPr>
          <w:p w:rsidR="002E1B48" w:rsidRDefault="002E1B48" w:rsidP="002E1B48">
            <w:pPr>
              <w:jc w:val="left"/>
            </w:pPr>
          </w:p>
        </w:tc>
        <w:tc>
          <w:tcPr>
            <w:tcW w:w="664" w:type="dxa"/>
          </w:tcPr>
          <w:p w:rsidR="002E1B48" w:rsidRDefault="002E1B48" w:rsidP="002E1B48">
            <w:pPr>
              <w:jc w:val="center"/>
              <w:rPr>
                <w:szCs w:val="21"/>
              </w:rPr>
            </w:pPr>
            <w:r>
              <w:rPr>
                <w:rFonts w:hint="eastAsia"/>
                <w:szCs w:val="21"/>
              </w:rPr>
              <w:t>Y</w:t>
            </w:r>
          </w:p>
        </w:tc>
        <w:tc>
          <w:tcPr>
            <w:tcW w:w="679" w:type="dxa"/>
          </w:tcPr>
          <w:p w:rsidR="002E1B48" w:rsidRDefault="002E1B48" w:rsidP="002E1B48">
            <w:pPr>
              <w:jc w:val="left"/>
              <w:rPr>
                <w:szCs w:val="21"/>
              </w:rPr>
            </w:pPr>
          </w:p>
        </w:tc>
        <w:tc>
          <w:tcPr>
            <w:tcW w:w="1688" w:type="dxa"/>
            <w:vAlign w:val="center"/>
          </w:tcPr>
          <w:p w:rsidR="002E1B48" w:rsidRDefault="002E1B48" w:rsidP="002E1B48">
            <w:r>
              <w:rPr>
                <w:rFonts w:hint="eastAsia"/>
              </w:rPr>
              <w:t>char(1)</w:t>
            </w:r>
          </w:p>
        </w:tc>
      </w:tr>
    </w:tbl>
    <w:p w:rsidR="009A3C8F" w:rsidRDefault="009A3C8F" w:rsidP="009A3C8F">
      <w:pPr>
        <w:pStyle w:val="5"/>
      </w:pPr>
      <w:bookmarkStart w:id="1395" w:name="_Toc22711"/>
      <w:bookmarkStart w:id="1396" w:name="_Toc3361"/>
      <w:bookmarkStart w:id="1397" w:name="_Toc492200350"/>
      <w:r>
        <w:rPr>
          <w:rFonts w:hint="eastAsia"/>
        </w:rPr>
        <w:t>业务——</w:t>
      </w:r>
      <w:r w:rsidRPr="00855553">
        <w:t>法律法规（</w:t>
      </w:r>
      <w:r>
        <w:rPr>
          <w:rFonts w:hint="eastAsia"/>
        </w:rPr>
        <w:t>bu_</w:t>
      </w:r>
      <w:r w:rsidRPr="00CB2A37">
        <w:t>laws</w:t>
      </w:r>
      <w:r w:rsidRPr="006A3A33">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292"/>
        <w:gridCol w:w="1255"/>
        <w:gridCol w:w="726"/>
        <w:gridCol w:w="2023"/>
        <w:gridCol w:w="662"/>
        <w:gridCol w:w="825"/>
        <w:gridCol w:w="1537"/>
      </w:tblGrid>
      <w:tr w:rsidR="009A3C8F" w:rsidTr="009A3C8F">
        <w:trPr>
          <w:trHeight w:val="703"/>
          <w:jc w:val="center"/>
        </w:trPr>
        <w:tc>
          <w:tcPr>
            <w:tcW w:w="1292" w:type="dxa"/>
            <w:tcBorders>
              <w:tl2br w:val="nil"/>
              <w:tr2bl w:val="nil"/>
            </w:tcBorders>
          </w:tcPr>
          <w:p w:rsidR="009A3C8F" w:rsidRDefault="009A3C8F" w:rsidP="009A3C8F">
            <w:pPr>
              <w:rPr>
                <w:rFonts w:ascii="宋体" w:hAnsi="宋体"/>
                <w:b/>
                <w:szCs w:val="21"/>
              </w:rPr>
            </w:pPr>
            <w:r>
              <w:rPr>
                <w:rFonts w:ascii="宋体" w:hAnsi="宋体" w:hint="eastAsia"/>
                <w:b/>
                <w:szCs w:val="21"/>
              </w:rPr>
              <w:t>BU_LAWS</w:t>
            </w:r>
          </w:p>
        </w:tc>
        <w:tc>
          <w:tcPr>
            <w:tcW w:w="7028" w:type="dxa"/>
            <w:gridSpan w:val="6"/>
            <w:tcBorders>
              <w:tl2br w:val="nil"/>
              <w:tr2bl w:val="nil"/>
            </w:tcBorders>
            <w:tcMar>
              <w:top w:w="0" w:type="dxa"/>
              <w:left w:w="108" w:type="dxa"/>
              <w:bottom w:w="0" w:type="dxa"/>
              <w:right w:w="108" w:type="dxa"/>
            </w:tcMar>
          </w:tcPr>
          <w:p w:rsidR="009A3C8F" w:rsidRDefault="009A3C8F" w:rsidP="009A3C8F">
            <w:pPr>
              <w:rPr>
                <w:rFonts w:ascii="宋体" w:hAnsi="宋体"/>
                <w:szCs w:val="21"/>
              </w:rPr>
            </w:pPr>
            <w:r>
              <w:rPr>
                <w:rFonts w:ascii="宋体" w:hAnsi="宋体" w:hint="eastAsia"/>
                <w:b/>
                <w:szCs w:val="21"/>
              </w:rPr>
              <w:t>业务法律法规关联关系表</w:t>
            </w:r>
          </w:p>
        </w:tc>
      </w:tr>
      <w:tr w:rsidR="009A3C8F" w:rsidTr="009A3C8F">
        <w:trPr>
          <w:trHeight w:val="383"/>
          <w:jc w:val="center"/>
        </w:trPr>
        <w:tc>
          <w:tcPr>
            <w:tcW w:w="1292" w:type="dxa"/>
            <w:tcBorders>
              <w:tl2br w:val="nil"/>
              <w:tr2bl w:val="nil"/>
            </w:tcBorders>
          </w:tcPr>
          <w:p w:rsidR="009A3C8F" w:rsidRDefault="009A3C8F" w:rsidP="009A3C8F">
            <w:r>
              <w:rPr>
                <w:rFonts w:ascii="宋体" w:hAnsi="宋体" w:hint="eastAsia"/>
                <w:szCs w:val="21"/>
              </w:rPr>
              <w:t>字段代码</w:t>
            </w:r>
          </w:p>
        </w:tc>
        <w:tc>
          <w:tcPr>
            <w:tcW w:w="1255" w:type="dxa"/>
            <w:tcBorders>
              <w:tl2br w:val="nil"/>
              <w:tr2bl w:val="nil"/>
            </w:tcBorders>
            <w:tcMar>
              <w:top w:w="0" w:type="dxa"/>
              <w:left w:w="108" w:type="dxa"/>
              <w:bottom w:w="0" w:type="dxa"/>
              <w:right w:w="108" w:type="dxa"/>
            </w:tcMar>
          </w:tcPr>
          <w:p w:rsidR="009A3C8F" w:rsidRDefault="009A3C8F" w:rsidP="009A3C8F">
            <w:pPr>
              <w:rPr>
                <w:rFonts w:cs="Calibri"/>
                <w:szCs w:val="21"/>
              </w:rPr>
            </w:pPr>
            <w:r>
              <w:rPr>
                <w:rFonts w:ascii="宋体" w:hAnsi="宋体" w:hint="eastAsia"/>
                <w:szCs w:val="21"/>
              </w:rPr>
              <w:t>字段名</w:t>
            </w:r>
          </w:p>
        </w:tc>
        <w:tc>
          <w:tcPr>
            <w:tcW w:w="726" w:type="dxa"/>
            <w:tcBorders>
              <w:tl2br w:val="nil"/>
              <w:tr2bl w:val="nil"/>
            </w:tcBorders>
            <w:tcMar>
              <w:top w:w="0" w:type="dxa"/>
              <w:left w:w="108" w:type="dxa"/>
              <w:bottom w:w="0" w:type="dxa"/>
              <w:right w:w="108" w:type="dxa"/>
            </w:tcMar>
          </w:tcPr>
          <w:p w:rsidR="009A3C8F" w:rsidRDefault="009A3C8F" w:rsidP="009A3C8F">
            <w:pPr>
              <w:rPr>
                <w:rFonts w:cs="Calibri"/>
                <w:szCs w:val="21"/>
              </w:rPr>
            </w:pPr>
            <w:r>
              <w:rPr>
                <w:rFonts w:ascii="宋体" w:hAnsi="宋体" w:hint="eastAsia"/>
                <w:szCs w:val="21"/>
              </w:rPr>
              <w:t>主键</w:t>
            </w:r>
          </w:p>
        </w:tc>
        <w:tc>
          <w:tcPr>
            <w:tcW w:w="2023" w:type="dxa"/>
            <w:tcBorders>
              <w:tl2br w:val="nil"/>
              <w:tr2bl w:val="nil"/>
            </w:tcBorders>
            <w:tcMar>
              <w:top w:w="0" w:type="dxa"/>
              <w:left w:w="108" w:type="dxa"/>
              <w:bottom w:w="0" w:type="dxa"/>
              <w:right w:w="108" w:type="dxa"/>
            </w:tcMar>
          </w:tcPr>
          <w:p w:rsidR="009A3C8F" w:rsidRDefault="009A3C8F" w:rsidP="009A3C8F">
            <w:r>
              <w:rPr>
                <w:rFonts w:ascii="宋体" w:hAnsi="宋体" w:hint="eastAsia"/>
                <w:szCs w:val="21"/>
              </w:rPr>
              <w:t>备注</w:t>
            </w:r>
          </w:p>
        </w:tc>
        <w:tc>
          <w:tcPr>
            <w:tcW w:w="662" w:type="dxa"/>
            <w:tcBorders>
              <w:tl2br w:val="nil"/>
              <w:tr2bl w:val="nil"/>
            </w:tcBorders>
          </w:tcPr>
          <w:p w:rsidR="009A3C8F" w:rsidRDefault="009A3C8F" w:rsidP="009A3C8F">
            <w:pPr>
              <w:rPr>
                <w:szCs w:val="21"/>
              </w:rPr>
            </w:pPr>
            <w:r>
              <w:rPr>
                <w:rFonts w:cs="Calibri" w:hint="eastAsia"/>
                <w:szCs w:val="21"/>
              </w:rPr>
              <w:t>可空</w:t>
            </w:r>
          </w:p>
        </w:tc>
        <w:tc>
          <w:tcPr>
            <w:tcW w:w="825" w:type="dxa"/>
            <w:tcBorders>
              <w:tl2br w:val="nil"/>
              <w:tr2bl w:val="nil"/>
            </w:tcBorders>
          </w:tcPr>
          <w:p w:rsidR="009A3C8F" w:rsidRDefault="009A3C8F" w:rsidP="009A3C8F">
            <w:pPr>
              <w:rPr>
                <w:szCs w:val="21"/>
              </w:rPr>
            </w:pPr>
            <w:r>
              <w:rPr>
                <w:rFonts w:cs="Calibri" w:hint="eastAsia"/>
                <w:szCs w:val="21"/>
              </w:rPr>
              <w:t>默认值</w:t>
            </w:r>
          </w:p>
        </w:tc>
        <w:tc>
          <w:tcPr>
            <w:tcW w:w="1537" w:type="dxa"/>
            <w:tcBorders>
              <w:tl2br w:val="nil"/>
              <w:tr2bl w:val="nil"/>
            </w:tcBorders>
          </w:tcPr>
          <w:p w:rsidR="009A3C8F" w:rsidRDefault="009A3C8F" w:rsidP="009A3C8F">
            <w:r>
              <w:rPr>
                <w:rFonts w:ascii="宋体" w:hAnsi="宋体" w:hint="eastAsia"/>
                <w:szCs w:val="21"/>
              </w:rPr>
              <w:t>类型</w:t>
            </w:r>
          </w:p>
        </w:tc>
      </w:tr>
      <w:tr w:rsidR="009A3C8F" w:rsidTr="009A3C8F">
        <w:trPr>
          <w:trHeight w:val="381"/>
          <w:jc w:val="center"/>
        </w:trPr>
        <w:tc>
          <w:tcPr>
            <w:tcW w:w="1292" w:type="dxa"/>
            <w:tcBorders>
              <w:tl2br w:val="nil"/>
              <w:tr2bl w:val="nil"/>
            </w:tcBorders>
          </w:tcPr>
          <w:p w:rsidR="009A3C8F" w:rsidRDefault="009A3C8F" w:rsidP="009A3C8F">
            <w:r>
              <w:rPr>
                <w:rFonts w:hint="eastAsia"/>
              </w:rPr>
              <w:t>id</w:t>
            </w:r>
          </w:p>
        </w:tc>
        <w:tc>
          <w:tcPr>
            <w:tcW w:w="1255" w:type="dxa"/>
            <w:tcBorders>
              <w:tl2br w:val="nil"/>
              <w:tr2bl w:val="nil"/>
            </w:tcBorders>
            <w:tcMar>
              <w:top w:w="0" w:type="dxa"/>
              <w:left w:w="108" w:type="dxa"/>
              <w:bottom w:w="0" w:type="dxa"/>
              <w:right w:w="108" w:type="dxa"/>
            </w:tcMar>
          </w:tcPr>
          <w:p w:rsidR="009A3C8F" w:rsidRDefault="009A3C8F" w:rsidP="009A3C8F">
            <w:pPr>
              <w:jc w:val="left"/>
            </w:pPr>
            <w:r>
              <w:rPr>
                <w:rFonts w:hint="eastAsia"/>
              </w:rPr>
              <w:t>序号</w:t>
            </w:r>
          </w:p>
        </w:tc>
        <w:tc>
          <w:tcPr>
            <w:tcW w:w="726" w:type="dxa"/>
            <w:tcBorders>
              <w:tl2br w:val="nil"/>
              <w:tr2bl w:val="nil"/>
            </w:tcBorders>
            <w:tcMar>
              <w:top w:w="0" w:type="dxa"/>
              <w:left w:w="108" w:type="dxa"/>
              <w:bottom w:w="0" w:type="dxa"/>
              <w:right w:w="108" w:type="dxa"/>
            </w:tcMar>
          </w:tcPr>
          <w:p w:rsidR="009A3C8F" w:rsidRDefault="009A3C8F" w:rsidP="009A3C8F">
            <w:pPr>
              <w:rPr>
                <w:rFonts w:cs="Calibri"/>
                <w:szCs w:val="21"/>
              </w:rPr>
            </w:pPr>
          </w:p>
        </w:tc>
        <w:tc>
          <w:tcPr>
            <w:tcW w:w="2023" w:type="dxa"/>
            <w:tcBorders>
              <w:tl2br w:val="nil"/>
              <w:tr2bl w:val="nil"/>
            </w:tcBorders>
            <w:tcMar>
              <w:top w:w="0" w:type="dxa"/>
              <w:left w:w="108" w:type="dxa"/>
              <w:bottom w:w="0" w:type="dxa"/>
              <w:right w:w="108" w:type="dxa"/>
            </w:tcMar>
          </w:tcPr>
          <w:p w:rsidR="009A3C8F" w:rsidRDefault="009A3C8F" w:rsidP="009A3C8F">
            <w:pPr>
              <w:jc w:val="left"/>
              <w:rPr>
                <w:szCs w:val="21"/>
              </w:rPr>
            </w:pPr>
            <w:r>
              <w:rPr>
                <w:rFonts w:hint="eastAsia"/>
                <w:szCs w:val="21"/>
              </w:rPr>
              <w:t>自动递增</w:t>
            </w:r>
          </w:p>
        </w:tc>
        <w:tc>
          <w:tcPr>
            <w:tcW w:w="662" w:type="dxa"/>
            <w:tcBorders>
              <w:tl2br w:val="nil"/>
              <w:tr2bl w:val="nil"/>
            </w:tcBorders>
          </w:tcPr>
          <w:p w:rsidR="009A3C8F" w:rsidRDefault="009A3C8F" w:rsidP="009A3C8F">
            <w:pPr>
              <w:jc w:val="left"/>
              <w:rPr>
                <w:szCs w:val="21"/>
              </w:rPr>
            </w:pPr>
          </w:p>
        </w:tc>
        <w:tc>
          <w:tcPr>
            <w:tcW w:w="825" w:type="dxa"/>
            <w:tcBorders>
              <w:tl2br w:val="nil"/>
              <w:tr2bl w:val="nil"/>
            </w:tcBorders>
          </w:tcPr>
          <w:p w:rsidR="009A3C8F" w:rsidRDefault="009A3C8F" w:rsidP="009A3C8F">
            <w:pPr>
              <w:jc w:val="left"/>
              <w:rPr>
                <w:szCs w:val="21"/>
              </w:rPr>
            </w:pPr>
          </w:p>
        </w:tc>
        <w:tc>
          <w:tcPr>
            <w:tcW w:w="1537" w:type="dxa"/>
            <w:tcBorders>
              <w:tl2br w:val="nil"/>
              <w:tr2bl w:val="nil"/>
            </w:tcBorders>
            <w:vAlign w:val="center"/>
          </w:tcPr>
          <w:p w:rsidR="009A3C8F" w:rsidRDefault="009A3C8F" w:rsidP="009A3C8F">
            <w:r>
              <w:rPr>
                <w:rFonts w:hint="eastAsia"/>
              </w:rPr>
              <w:t>int</w:t>
            </w:r>
          </w:p>
        </w:tc>
      </w:tr>
      <w:tr w:rsidR="009A3C8F" w:rsidTr="009A3C8F">
        <w:trPr>
          <w:trHeight w:val="381"/>
          <w:jc w:val="center"/>
        </w:trPr>
        <w:tc>
          <w:tcPr>
            <w:tcW w:w="1292" w:type="dxa"/>
            <w:tcBorders>
              <w:tl2br w:val="nil"/>
              <w:tr2bl w:val="nil"/>
            </w:tcBorders>
          </w:tcPr>
          <w:p w:rsidR="009A3C8F" w:rsidRDefault="009A3C8F" w:rsidP="009A3C8F">
            <w:pPr>
              <w:rPr>
                <w:rFonts w:ascii="宋体" w:hAnsi="宋体"/>
                <w:szCs w:val="21"/>
              </w:rPr>
            </w:pPr>
            <w:r>
              <w:rPr>
                <w:rFonts w:hint="eastAsia"/>
              </w:rPr>
              <w:t>business_id</w:t>
            </w:r>
          </w:p>
        </w:tc>
        <w:tc>
          <w:tcPr>
            <w:tcW w:w="1255" w:type="dxa"/>
            <w:tcBorders>
              <w:tl2br w:val="nil"/>
              <w:tr2bl w:val="nil"/>
            </w:tcBorders>
            <w:tcMar>
              <w:top w:w="0" w:type="dxa"/>
              <w:left w:w="108" w:type="dxa"/>
              <w:bottom w:w="0" w:type="dxa"/>
              <w:right w:w="108" w:type="dxa"/>
            </w:tcMar>
          </w:tcPr>
          <w:p w:rsidR="009A3C8F" w:rsidRDefault="009A3C8F" w:rsidP="009A3C8F">
            <w:pPr>
              <w:jc w:val="left"/>
              <w:rPr>
                <w:rFonts w:cs="Calibri"/>
                <w:szCs w:val="21"/>
              </w:rPr>
            </w:pPr>
            <w:r>
              <w:rPr>
                <w:rFonts w:hint="eastAsia"/>
              </w:rPr>
              <w:t>业务</w:t>
            </w:r>
            <w:r>
              <w:rPr>
                <w:rFonts w:hint="eastAsia"/>
              </w:rPr>
              <w:t>id</w:t>
            </w:r>
          </w:p>
        </w:tc>
        <w:tc>
          <w:tcPr>
            <w:tcW w:w="726" w:type="dxa"/>
            <w:tcBorders>
              <w:tl2br w:val="nil"/>
              <w:tr2bl w:val="nil"/>
            </w:tcBorders>
            <w:tcMar>
              <w:top w:w="0" w:type="dxa"/>
              <w:left w:w="108" w:type="dxa"/>
              <w:bottom w:w="0" w:type="dxa"/>
              <w:right w:w="108" w:type="dxa"/>
            </w:tcMar>
          </w:tcPr>
          <w:p w:rsidR="009A3C8F" w:rsidRDefault="009A3C8F" w:rsidP="009A3C8F">
            <w:pPr>
              <w:rPr>
                <w:rFonts w:cs="Calibri"/>
                <w:szCs w:val="21"/>
              </w:rPr>
            </w:pPr>
          </w:p>
        </w:tc>
        <w:tc>
          <w:tcPr>
            <w:tcW w:w="2023" w:type="dxa"/>
            <w:tcBorders>
              <w:tl2br w:val="nil"/>
              <w:tr2bl w:val="nil"/>
            </w:tcBorders>
            <w:tcMar>
              <w:top w:w="0" w:type="dxa"/>
              <w:left w:w="108" w:type="dxa"/>
              <w:bottom w:w="0" w:type="dxa"/>
              <w:right w:w="108" w:type="dxa"/>
            </w:tcMar>
          </w:tcPr>
          <w:p w:rsidR="009A3C8F" w:rsidRDefault="009A3C8F" w:rsidP="009A3C8F">
            <w:pPr>
              <w:jc w:val="left"/>
              <w:rPr>
                <w:szCs w:val="21"/>
              </w:rPr>
            </w:pPr>
          </w:p>
        </w:tc>
        <w:tc>
          <w:tcPr>
            <w:tcW w:w="662" w:type="dxa"/>
            <w:tcBorders>
              <w:tl2br w:val="nil"/>
              <w:tr2bl w:val="nil"/>
            </w:tcBorders>
          </w:tcPr>
          <w:p w:rsidR="009A3C8F" w:rsidRDefault="009A3C8F" w:rsidP="009A3C8F">
            <w:pPr>
              <w:jc w:val="left"/>
              <w:rPr>
                <w:szCs w:val="21"/>
              </w:rPr>
            </w:pPr>
          </w:p>
        </w:tc>
        <w:tc>
          <w:tcPr>
            <w:tcW w:w="825" w:type="dxa"/>
            <w:tcBorders>
              <w:tl2br w:val="nil"/>
              <w:tr2bl w:val="nil"/>
            </w:tcBorders>
          </w:tcPr>
          <w:p w:rsidR="009A3C8F" w:rsidRDefault="009A3C8F" w:rsidP="009A3C8F">
            <w:pPr>
              <w:jc w:val="left"/>
              <w:rPr>
                <w:szCs w:val="21"/>
              </w:rPr>
            </w:pPr>
          </w:p>
        </w:tc>
        <w:tc>
          <w:tcPr>
            <w:tcW w:w="1537" w:type="dxa"/>
            <w:tcBorders>
              <w:tl2br w:val="nil"/>
              <w:tr2bl w:val="nil"/>
            </w:tcBorders>
            <w:vAlign w:val="center"/>
          </w:tcPr>
          <w:p w:rsidR="009A3C8F" w:rsidRDefault="009A3C8F" w:rsidP="009A3C8F">
            <w:pPr>
              <w:rPr>
                <w:rFonts w:ascii="宋体" w:hAnsi="宋体" w:cs="宋体"/>
                <w:szCs w:val="21"/>
              </w:rPr>
            </w:pPr>
            <w:r>
              <w:rPr>
                <w:rFonts w:hint="eastAsia"/>
              </w:rPr>
              <w:t>int</w:t>
            </w:r>
          </w:p>
        </w:tc>
      </w:tr>
      <w:tr w:rsidR="009A3C8F" w:rsidTr="009A3C8F">
        <w:trPr>
          <w:trHeight w:val="381"/>
          <w:jc w:val="center"/>
        </w:trPr>
        <w:tc>
          <w:tcPr>
            <w:tcW w:w="1292" w:type="dxa"/>
            <w:tcBorders>
              <w:tl2br w:val="nil"/>
              <w:tr2bl w:val="nil"/>
            </w:tcBorders>
          </w:tcPr>
          <w:p w:rsidR="009A3C8F" w:rsidRDefault="009A3C8F" w:rsidP="009A3C8F">
            <w:pPr>
              <w:rPr>
                <w:rFonts w:ascii="宋体" w:hAnsi="宋体"/>
                <w:szCs w:val="21"/>
              </w:rPr>
            </w:pPr>
            <w:r>
              <w:rPr>
                <w:rFonts w:hint="eastAsia"/>
              </w:rPr>
              <w:t>law_id</w:t>
            </w:r>
          </w:p>
        </w:tc>
        <w:tc>
          <w:tcPr>
            <w:tcW w:w="1255" w:type="dxa"/>
            <w:tcBorders>
              <w:tl2br w:val="nil"/>
              <w:tr2bl w:val="nil"/>
            </w:tcBorders>
            <w:tcMar>
              <w:top w:w="0" w:type="dxa"/>
              <w:left w:w="108" w:type="dxa"/>
              <w:bottom w:w="0" w:type="dxa"/>
              <w:right w:w="108" w:type="dxa"/>
            </w:tcMar>
          </w:tcPr>
          <w:p w:rsidR="009A3C8F" w:rsidRDefault="009A3C8F" w:rsidP="009A3C8F">
            <w:pPr>
              <w:jc w:val="left"/>
              <w:rPr>
                <w:rFonts w:cs="Calibri"/>
                <w:szCs w:val="21"/>
              </w:rPr>
            </w:pPr>
            <w:r>
              <w:rPr>
                <w:rFonts w:cs="Calibri" w:hint="eastAsia"/>
                <w:szCs w:val="21"/>
              </w:rPr>
              <w:t>法律</w:t>
            </w:r>
            <w:r>
              <w:rPr>
                <w:rFonts w:cs="Calibri" w:hint="eastAsia"/>
                <w:szCs w:val="21"/>
              </w:rPr>
              <w:t>id</w:t>
            </w:r>
          </w:p>
        </w:tc>
        <w:tc>
          <w:tcPr>
            <w:tcW w:w="726" w:type="dxa"/>
            <w:tcBorders>
              <w:tl2br w:val="nil"/>
              <w:tr2bl w:val="nil"/>
            </w:tcBorders>
            <w:tcMar>
              <w:top w:w="0" w:type="dxa"/>
              <w:left w:w="108" w:type="dxa"/>
              <w:bottom w:w="0" w:type="dxa"/>
              <w:right w:w="108" w:type="dxa"/>
            </w:tcMar>
          </w:tcPr>
          <w:p w:rsidR="009A3C8F" w:rsidRDefault="009A3C8F" w:rsidP="009A3C8F">
            <w:pPr>
              <w:rPr>
                <w:rFonts w:cs="Calibri"/>
                <w:szCs w:val="21"/>
              </w:rPr>
            </w:pPr>
          </w:p>
        </w:tc>
        <w:tc>
          <w:tcPr>
            <w:tcW w:w="2023" w:type="dxa"/>
            <w:tcBorders>
              <w:tl2br w:val="nil"/>
              <w:tr2bl w:val="nil"/>
            </w:tcBorders>
            <w:tcMar>
              <w:top w:w="0" w:type="dxa"/>
              <w:left w:w="108" w:type="dxa"/>
              <w:bottom w:w="0" w:type="dxa"/>
              <w:right w:w="108" w:type="dxa"/>
            </w:tcMar>
          </w:tcPr>
          <w:p w:rsidR="009A3C8F" w:rsidRDefault="009A3C8F" w:rsidP="009A3C8F">
            <w:pPr>
              <w:jc w:val="left"/>
              <w:rPr>
                <w:szCs w:val="21"/>
              </w:rPr>
            </w:pPr>
          </w:p>
        </w:tc>
        <w:tc>
          <w:tcPr>
            <w:tcW w:w="662" w:type="dxa"/>
            <w:tcBorders>
              <w:tl2br w:val="nil"/>
              <w:tr2bl w:val="nil"/>
            </w:tcBorders>
          </w:tcPr>
          <w:p w:rsidR="009A3C8F" w:rsidRDefault="009A3C8F" w:rsidP="009A3C8F">
            <w:pPr>
              <w:jc w:val="left"/>
              <w:rPr>
                <w:szCs w:val="21"/>
              </w:rPr>
            </w:pPr>
          </w:p>
        </w:tc>
        <w:tc>
          <w:tcPr>
            <w:tcW w:w="825" w:type="dxa"/>
            <w:tcBorders>
              <w:tl2br w:val="nil"/>
              <w:tr2bl w:val="nil"/>
            </w:tcBorders>
          </w:tcPr>
          <w:p w:rsidR="009A3C8F" w:rsidRDefault="009A3C8F" w:rsidP="009A3C8F">
            <w:pPr>
              <w:jc w:val="left"/>
              <w:rPr>
                <w:szCs w:val="21"/>
              </w:rPr>
            </w:pPr>
          </w:p>
        </w:tc>
        <w:tc>
          <w:tcPr>
            <w:tcW w:w="1537" w:type="dxa"/>
            <w:tcBorders>
              <w:tl2br w:val="nil"/>
              <w:tr2bl w:val="nil"/>
            </w:tcBorders>
            <w:vAlign w:val="center"/>
          </w:tcPr>
          <w:p w:rsidR="009A3C8F" w:rsidRDefault="009A3C8F" w:rsidP="009A3C8F">
            <w:pPr>
              <w:rPr>
                <w:rFonts w:ascii="宋体" w:hAnsi="宋体" w:cs="宋体"/>
                <w:szCs w:val="21"/>
              </w:rPr>
            </w:pPr>
            <w:r>
              <w:rPr>
                <w:rFonts w:hint="eastAsia"/>
              </w:rPr>
              <w:t>int</w:t>
            </w:r>
          </w:p>
        </w:tc>
      </w:tr>
      <w:tr w:rsidR="009A3C8F" w:rsidTr="009A3C8F">
        <w:trPr>
          <w:trHeight w:val="381"/>
          <w:jc w:val="center"/>
        </w:trPr>
        <w:tc>
          <w:tcPr>
            <w:tcW w:w="1292" w:type="dxa"/>
            <w:tcBorders>
              <w:tl2br w:val="nil"/>
              <w:tr2bl w:val="nil"/>
            </w:tcBorders>
          </w:tcPr>
          <w:p w:rsidR="009A3C8F" w:rsidRDefault="009A3C8F" w:rsidP="009A3C8F">
            <w:r>
              <w:rPr>
                <w:rFonts w:hint="eastAsia"/>
              </w:rPr>
              <w:lastRenderedPageBreak/>
              <w:t>create_by</w:t>
            </w:r>
          </w:p>
        </w:tc>
        <w:tc>
          <w:tcPr>
            <w:tcW w:w="1255" w:type="dxa"/>
            <w:tcBorders>
              <w:tl2br w:val="nil"/>
              <w:tr2bl w:val="nil"/>
            </w:tcBorders>
            <w:tcMar>
              <w:top w:w="0" w:type="dxa"/>
              <w:left w:w="108" w:type="dxa"/>
              <w:bottom w:w="0" w:type="dxa"/>
              <w:right w:w="108" w:type="dxa"/>
            </w:tcMar>
          </w:tcPr>
          <w:p w:rsidR="009A3C8F" w:rsidRDefault="009A3C8F" w:rsidP="009A3C8F">
            <w:pPr>
              <w:jc w:val="left"/>
              <w:rPr>
                <w:rFonts w:cs="Calibri"/>
                <w:szCs w:val="21"/>
              </w:rPr>
            </w:pPr>
            <w:r>
              <w:rPr>
                <w:rFonts w:hint="eastAsia"/>
              </w:rPr>
              <w:t>创建者</w:t>
            </w:r>
          </w:p>
        </w:tc>
        <w:tc>
          <w:tcPr>
            <w:tcW w:w="726" w:type="dxa"/>
            <w:tcBorders>
              <w:tl2br w:val="nil"/>
              <w:tr2bl w:val="nil"/>
            </w:tcBorders>
            <w:tcMar>
              <w:top w:w="0" w:type="dxa"/>
              <w:left w:w="108" w:type="dxa"/>
              <w:bottom w:w="0" w:type="dxa"/>
              <w:right w:w="108" w:type="dxa"/>
            </w:tcMar>
          </w:tcPr>
          <w:p w:rsidR="009A3C8F" w:rsidRDefault="009A3C8F" w:rsidP="009A3C8F">
            <w:pPr>
              <w:rPr>
                <w:rFonts w:cs="Calibri"/>
                <w:szCs w:val="21"/>
              </w:rPr>
            </w:pPr>
          </w:p>
        </w:tc>
        <w:tc>
          <w:tcPr>
            <w:tcW w:w="2023" w:type="dxa"/>
            <w:tcBorders>
              <w:tl2br w:val="nil"/>
              <w:tr2bl w:val="nil"/>
            </w:tcBorders>
            <w:tcMar>
              <w:top w:w="0" w:type="dxa"/>
              <w:left w:w="108" w:type="dxa"/>
              <w:bottom w:w="0" w:type="dxa"/>
              <w:right w:w="108" w:type="dxa"/>
            </w:tcMar>
          </w:tcPr>
          <w:p w:rsidR="009A3C8F" w:rsidRDefault="009A3C8F" w:rsidP="009A3C8F">
            <w:pPr>
              <w:jc w:val="left"/>
            </w:pPr>
          </w:p>
        </w:tc>
        <w:tc>
          <w:tcPr>
            <w:tcW w:w="662" w:type="dxa"/>
            <w:tcBorders>
              <w:tl2br w:val="nil"/>
              <w:tr2bl w:val="nil"/>
            </w:tcBorders>
          </w:tcPr>
          <w:p w:rsidR="009A3C8F" w:rsidRDefault="009A3C8F" w:rsidP="009A3C8F">
            <w:pPr>
              <w:jc w:val="left"/>
              <w:rPr>
                <w:szCs w:val="21"/>
              </w:rPr>
            </w:pPr>
          </w:p>
        </w:tc>
        <w:tc>
          <w:tcPr>
            <w:tcW w:w="825" w:type="dxa"/>
            <w:tcBorders>
              <w:tl2br w:val="nil"/>
              <w:tr2bl w:val="nil"/>
            </w:tcBorders>
          </w:tcPr>
          <w:p w:rsidR="009A3C8F" w:rsidRDefault="009A3C8F" w:rsidP="009A3C8F">
            <w:pPr>
              <w:jc w:val="left"/>
              <w:rPr>
                <w:szCs w:val="21"/>
              </w:rPr>
            </w:pPr>
          </w:p>
        </w:tc>
        <w:tc>
          <w:tcPr>
            <w:tcW w:w="1537" w:type="dxa"/>
            <w:tcBorders>
              <w:tl2br w:val="nil"/>
              <w:tr2bl w:val="nil"/>
            </w:tcBorders>
            <w:vAlign w:val="center"/>
          </w:tcPr>
          <w:p w:rsidR="009A3C8F" w:rsidRDefault="009A3C8F" w:rsidP="009A3C8F">
            <w:r>
              <w:rPr>
                <w:rFonts w:hint="eastAsia"/>
              </w:rPr>
              <w:t>varchar(255)</w:t>
            </w:r>
          </w:p>
        </w:tc>
      </w:tr>
      <w:tr w:rsidR="009A3C8F" w:rsidTr="009A3C8F">
        <w:trPr>
          <w:trHeight w:val="381"/>
          <w:jc w:val="center"/>
        </w:trPr>
        <w:tc>
          <w:tcPr>
            <w:tcW w:w="1292" w:type="dxa"/>
          </w:tcPr>
          <w:p w:rsidR="009A3C8F" w:rsidRDefault="009A3C8F" w:rsidP="009A3C8F">
            <w:r>
              <w:rPr>
                <w:rFonts w:hint="eastAsia"/>
              </w:rPr>
              <w:t>create_date</w:t>
            </w:r>
          </w:p>
        </w:tc>
        <w:tc>
          <w:tcPr>
            <w:tcW w:w="1255" w:type="dxa"/>
          </w:tcPr>
          <w:p w:rsidR="009A3C8F" w:rsidRDefault="009A3C8F" w:rsidP="009A3C8F">
            <w:pPr>
              <w:jc w:val="left"/>
              <w:rPr>
                <w:rFonts w:cs="Calibri"/>
                <w:szCs w:val="21"/>
              </w:rPr>
            </w:pPr>
            <w:r>
              <w:rPr>
                <w:rFonts w:hint="eastAsia"/>
              </w:rPr>
              <w:t>创建时间</w:t>
            </w:r>
          </w:p>
        </w:tc>
        <w:tc>
          <w:tcPr>
            <w:tcW w:w="726" w:type="dxa"/>
          </w:tcPr>
          <w:p w:rsidR="009A3C8F" w:rsidRDefault="009A3C8F" w:rsidP="009A3C8F">
            <w:pPr>
              <w:rPr>
                <w:rFonts w:cs="Calibri"/>
                <w:szCs w:val="21"/>
              </w:rPr>
            </w:pPr>
          </w:p>
        </w:tc>
        <w:tc>
          <w:tcPr>
            <w:tcW w:w="2023" w:type="dxa"/>
          </w:tcPr>
          <w:p w:rsidR="009A3C8F" w:rsidRDefault="009A3C8F" w:rsidP="009A3C8F">
            <w:pPr>
              <w:jc w:val="left"/>
            </w:pPr>
          </w:p>
        </w:tc>
        <w:tc>
          <w:tcPr>
            <w:tcW w:w="662" w:type="dxa"/>
          </w:tcPr>
          <w:p w:rsidR="009A3C8F" w:rsidRDefault="009A3C8F" w:rsidP="009A3C8F">
            <w:pPr>
              <w:jc w:val="left"/>
              <w:rPr>
                <w:szCs w:val="21"/>
              </w:rPr>
            </w:pPr>
          </w:p>
        </w:tc>
        <w:tc>
          <w:tcPr>
            <w:tcW w:w="825" w:type="dxa"/>
          </w:tcPr>
          <w:p w:rsidR="009A3C8F" w:rsidRDefault="009A3C8F" w:rsidP="009A3C8F">
            <w:pPr>
              <w:jc w:val="left"/>
              <w:rPr>
                <w:szCs w:val="21"/>
              </w:rPr>
            </w:pPr>
          </w:p>
        </w:tc>
        <w:tc>
          <w:tcPr>
            <w:tcW w:w="1537" w:type="dxa"/>
            <w:vAlign w:val="center"/>
          </w:tcPr>
          <w:p w:rsidR="009A3C8F" w:rsidRDefault="009A3C8F" w:rsidP="009A3C8F">
            <w:r>
              <w:rPr>
                <w:rFonts w:hint="eastAsia"/>
              </w:rPr>
              <w:t>datetime</w:t>
            </w:r>
          </w:p>
        </w:tc>
      </w:tr>
      <w:tr w:rsidR="009A3C8F" w:rsidTr="009A3C8F">
        <w:trPr>
          <w:trHeight w:val="381"/>
          <w:jc w:val="center"/>
        </w:trPr>
        <w:tc>
          <w:tcPr>
            <w:tcW w:w="1292" w:type="dxa"/>
          </w:tcPr>
          <w:p w:rsidR="009A3C8F" w:rsidRDefault="009A3C8F" w:rsidP="009A3C8F">
            <w:r>
              <w:rPr>
                <w:rFonts w:hint="eastAsia"/>
              </w:rPr>
              <w:t>update_by</w:t>
            </w:r>
          </w:p>
        </w:tc>
        <w:tc>
          <w:tcPr>
            <w:tcW w:w="1255" w:type="dxa"/>
          </w:tcPr>
          <w:p w:rsidR="009A3C8F" w:rsidRDefault="009A3C8F" w:rsidP="009A3C8F">
            <w:pPr>
              <w:jc w:val="left"/>
              <w:rPr>
                <w:rFonts w:cs="Calibri"/>
                <w:szCs w:val="21"/>
              </w:rPr>
            </w:pPr>
            <w:r>
              <w:rPr>
                <w:rFonts w:hint="eastAsia"/>
              </w:rPr>
              <w:t>更新者</w:t>
            </w:r>
          </w:p>
        </w:tc>
        <w:tc>
          <w:tcPr>
            <w:tcW w:w="726" w:type="dxa"/>
          </w:tcPr>
          <w:p w:rsidR="009A3C8F" w:rsidRDefault="009A3C8F" w:rsidP="009A3C8F">
            <w:pPr>
              <w:rPr>
                <w:rFonts w:cs="Calibri"/>
                <w:szCs w:val="21"/>
              </w:rPr>
            </w:pPr>
          </w:p>
        </w:tc>
        <w:tc>
          <w:tcPr>
            <w:tcW w:w="2023" w:type="dxa"/>
          </w:tcPr>
          <w:p w:rsidR="009A3C8F" w:rsidRDefault="009A3C8F" w:rsidP="009A3C8F">
            <w:pPr>
              <w:jc w:val="left"/>
            </w:pPr>
          </w:p>
        </w:tc>
        <w:tc>
          <w:tcPr>
            <w:tcW w:w="662" w:type="dxa"/>
          </w:tcPr>
          <w:p w:rsidR="009A3C8F" w:rsidRDefault="009A3C8F" w:rsidP="009A3C8F">
            <w:pPr>
              <w:jc w:val="left"/>
              <w:rPr>
                <w:szCs w:val="21"/>
              </w:rPr>
            </w:pPr>
          </w:p>
        </w:tc>
        <w:tc>
          <w:tcPr>
            <w:tcW w:w="825" w:type="dxa"/>
          </w:tcPr>
          <w:p w:rsidR="009A3C8F" w:rsidRDefault="009A3C8F" w:rsidP="009A3C8F">
            <w:pPr>
              <w:jc w:val="left"/>
              <w:rPr>
                <w:szCs w:val="21"/>
              </w:rPr>
            </w:pPr>
          </w:p>
        </w:tc>
        <w:tc>
          <w:tcPr>
            <w:tcW w:w="1537" w:type="dxa"/>
            <w:vAlign w:val="center"/>
          </w:tcPr>
          <w:p w:rsidR="009A3C8F" w:rsidRDefault="009A3C8F" w:rsidP="009A3C8F">
            <w:r>
              <w:rPr>
                <w:rFonts w:hint="eastAsia"/>
              </w:rPr>
              <w:t>varchar(255)</w:t>
            </w:r>
          </w:p>
        </w:tc>
      </w:tr>
      <w:tr w:rsidR="009A3C8F" w:rsidTr="009A3C8F">
        <w:trPr>
          <w:trHeight w:val="381"/>
          <w:jc w:val="center"/>
        </w:trPr>
        <w:tc>
          <w:tcPr>
            <w:tcW w:w="1292" w:type="dxa"/>
          </w:tcPr>
          <w:p w:rsidR="009A3C8F" w:rsidRDefault="009A3C8F" w:rsidP="009A3C8F">
            <w:r>
              <w:rPr>
                <w:rFonts w:hint="eastAsia"/>
              </w:rPr>
              <w:t>update_date</w:t>
            </w:r>
          </w:p>
        </w:tc>
        <w:tc>
          <w:tcPr>
            <w:tcW w:w="1255" w:type="dxa"/>
          </w:tcPr>
          <w:p w:rsidR="009A3C8F" w:rsidRDefault="009A3C8F" w:rsidP="009A3C8F">
            <w:pPr>
              <w:jc w:val="left"/>
              <w:rPr>
                <w:rFonts w:cs="Calibri"/>
                <w:szCs w:val="21"/>
              </w:rPr>
            </w:pPr>
            <w:r>
              <w:rPr>
                <w:rFonts w:hint="eastAsia"/>
              </w:rPr>
              <w:t>更新时间</w:t>
            </w:r>
          </w:p>
        </w:tc>
        <w:tc>
          <w:tcPr>
            <w:tcW w:w="726" w:type="dxa"/>
          </w:tcPr>
          <w:p w:rsidR="009A3C8F" w:rsidRDefault="009A3C8F" w:rsidP="009A3C8F">
            <w:pPr>
              <w:rPr>
                <w:rFonts w:cs="Calibri"/>
                <w:szCs w:val="21"/>
              </w:rPr>
            </w:pPr>
          </w:p>
        </w:tc>
        <w:tc>
          <w:tcPr>
            <w:tcW w:w="2023" w:type="dxa"/>
          </w:tcPr>
          <w:p w:rsidR="009A3C8F" w:rsidRDefault="009A3C8F" w:rsidP="009A3C8F">
            <w:pPr>
              <w:jc w:val="left"/>
            </w:pPr>
          </w:p>
        </w:tc>
        <w:tc>
          <w:tcPr>
            <w:tcW w:w="662" w:type="dxa"/>
          </w:tcPr>
          <w:p w:rsidR="009A3C8F" w:rsidRDefault="009A3C8F" w:rsidP="009A3C8F">
            <w:pPr>
              <w:jc w:val="left"/>
              <w:rPr>
                <w:szCs w:val="21"/>
              </w:rPr>
            </w:pPr>
          </w:p>
        </w:tc>
        <w:tc>
          <w:tcPr>
            <w:tcW w:w="825" w:type="dxa"/>
          </w:tcPr>
          <w:p w:rsidR="009A3C8F" w:rsidRDefault="009A3C8F" w:rsidP="009A3C8F">
            <w:pPr>
              <w:jc w:val="left"/>
              <w:rPr>
                <w:szCs w:val="21"/>
              </w:rPr>
            </w:pPr>
          </w:p>
        </w:tc>
        <w:tc>
          <w:tcPr>
            <w:tcW w:w="1537" w:type="dxa"/>
            <w:vAlign w:val="center"/>
          </w:tcPr>
          <w:p w:rsidR="009A3C8F" w:rsidRDefault="009A3C8F" w:rsidP="009A3C8F">
            <w:r>
              <w:rPr>
                <w:rFonts w:hint="eastAsia"/>
              </w:rPr>
              <w:t>datetime</w:t>
            </w:r>
          </w:p>
        </w:tc>
      </w:tr>
      <w:tr w:rsidR="009A3C8F" w:rsidTr="009A3C8F">
        <w:trPr>
          <w:trHeight w:val="445"/>
          <w:jc w:val="center"/>
        </w:trPr>
        <w:tc>
          <w:tcPr>
            <w:tcW w:w="1292" w:type="dxa"/>
          </w:tcPr>
          <w:p w:rsidR="009A3C8F" w:rsidRDefault="009A3C8F" w:rsidP="009A3C8F">
            <w:r>
              <w:rPr>
                <w:rFonts w:hint="eastAsia"/>
              </w:rPr>
              <w:t>remarks</w:t>
            </w:r>
          </w:p>
        </w:tc>
        <w:tc>
          <w:tcPr>
            <w:tcW w:w="1255" w:type="dxa"/>
          </w:tcPr>
          <w:p w:rsidR="009A3C8F" w:rsidRDefault="009A3C8F" w:rsidP="009A3C8F">
            <w:pPr>
              <w:jc w:val="left"/>
              <w:rPr>
                <w:rFonts w:cs="Calibri"/>
                <w:szCs w:val="21"/>
              </w:rPr>
            </w:pPr>
            <w:r>
              <w:rPr>
                <w:rFonts w:hint="eastAsia"/>
              </w:rPr>
              <w:t>备注信息</w:t>
            </w:r>
          </w:p>
        </w:tc>
        <w:tc>
          <w:tcPr>
            <w:tcW w:w="726" w:type="dxa"/>
          </w:tcPr>
          <w:p w:rsidR="009A3C8F" w:rsidRDefault="009A3C8F" w:rsidP="009A3C8F">
            <w:pPr>
              <w:rPr>
                <w:rFonts w:cs="Calibri"/>
                <w:szCs w:val="21"/>
              </w:rPr>
            </w:pPr>
          </w:p>
        </w:tc>
        <w:tc>
          <w:tcPr>
            <w:tcW w:w="2023" w:type="dxa"/>
          </w:tcPr>
          <w:p w:rsidR="009A3C8F" w:rsidRDefault="009A3C8F" w:rsidP="009A3C8F">
            <w:pPr>
              <w:jc w:val="left"/>
            </w:pPr>
          </w:p>
        </w:tc>
        <w:tc>
          <w:tcPr>
            <w:tcW w:w="662" w:type="dxa"/>
          </w:tcPr>
          <w:p w:rsidR="009A3C8F" w:rsidRDefault="009A3C8F" w:rsidP="009A3C8F">
            <w:pPr>
              <w:jc w:val="left"/>
              <w:rPr>
                <w:szCs w:val="21"/>
              </w:rPr>
            </w:pPr>
          </w:p>
        </w:tc>
        <w:tc>
          <w:tcPr>
            <w:tcW w:w="825" w:type="dxa"/>
          </w:tcPr>
          <w:p w:rsidR="009A3C8F" w:rsidRDefault="009A3C8F" w:rsidP="009A3C8F">
            <w:pPr>
              <w:jc w:val="left"/>
              <w:rPr>
                <w:szCs w:val="21"/>
              </w:rPr>
            </w:pPr>
          </w:p>
        </w:tc>
        <w:tc>
          <w:tcPr>
            <w:tcW w:w="1537" w:type="dxa"/>
            <w:vAlign w:val="center"/>
          </w:tcPr>
          <w:p w:rsidR="009A3C8F" w:rsidRDefault="009A3C8F" w:rsidP="009A3C8F">
            <w:r>
              <w:rPr>
                <w:rFonts w:hint="eastAsia"/>
              </w:rPr>
              <w:t>varchar(255)</w:t>
            </w:r>
          </w:p>
        </w:tc>
      </w:tr>
    </w:tbl>
    <w:p w:rsidR="009A3C8F" w:rsidRDefault="009A3C8F" w:rsidP="000D278B">
      <w:pPr>
        <w:pStyle w:val="5"/>
      </w:pPr>
      <w:r>
        <w:rPr>
          <w:rFonts w:hint="eastAsia"/>
        </w:rPr>
        <w:t>业务办事指南（</w:t>
      </w:r>
      <w:r>
        <w:rPr>
          <w:rFonts w:hint="eastAsia"/>
        </w:rPr>
        <w:t>bu_guides</w:t>
      </w:r>
      <w:r>
        <w:rPr>
          <w:rFonts w:hint="eastAsia"/>
        </w:rP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292"/>
        <w:gridCol w:w="1255"/>
        <w:gridCol w:w="726"/>
        <w:gridCol w:w="2023"/>
        <w:gridCol w:w="662"/>
        <w:gridCol w:w="825"/>
        <w:gridCol w:w="1537"/>
      </w:tblGrid>
      <w:tr w:rsidR="009A3C8F" w:rsidTr="009A3C8F">
        <w:trPr>
          <w:trHeight w:val="703"/>
          <w:jc w:val="center"/>
        </w:trPr>
        <w:tc>
          <w:tcPr>
            <w:tcW w:w="1292" w:type="dxa"/>
            <w:tcBorders>
              <w:tl2br w:val="nil"/>
              <w:tr2bl w:val="nil"/>
            </w:tcBorders>
          </w:tcPr>
          <w:p w:rsidR="009A3C8F" w:rsidRDefault="009A3C8F" w:rsidP="009A3C8F">
            <w:pPr>
              <w:rPr>
                <w:rFonts w:ascii="宋体" w:hAnsi="宋体"/>
                <w:b/>
                <w:szCs w:val="21"/>
              </w:rPr>
            </w:pPr>
            <w:r>
              <w:rPr>
                <w:rFonts w:ascii="宋体" w:hAnsi="宋体" w:hint="eastAsia"/>
                <w:b/>
                <w:szCs w:val="21"/>
              </w:rPr>
              <w:t>BU_GUIDES</w:t>
            </w:r>
          </w:p>
        </w:tc>
        <w:tc>
          <w:tcPr>
            <w:tcW w:w="7028" w:type="dxa"/>
            <w:gridSpan w:val="6"/>
            <w:tcBorders>
              <w:tl2br w:val="nil"/>
              <w:tr2bl w:val="nil"/>
            </w:tcBorders>
            <w:tcMar>
              <w:top w:w="0" w:type="dxa"/>
              <w:left w:w="108" w:type="dxa"/>
              <w:bottom w:w="0" w:type="dxa"/>
              <w:right w:w="108" w:type="dxa"/>
            </w:tcMar>
          </w:tcPr>
          <w:p w:rsidR="009A3C8F" w:rsidRDefault="009A3C8F" w:rsidP="009A3C8F">
            <w:pPr>
              <w:rPr>
                <w:rFonts w:ascii="宋体" w:hAnsi="宋体"/>
                <w:szCs w:val="21"/>
              </w:rPr>
            </w:pPr>
            <w:r>
              <w:rPr>
                <w:rFonts w:ascii="宋体" w:hAnsi="宋体" w:hint="eastAsia"/>
                <w:b/>
                <w:szCs w:val="21"/>
              </w:rPr>
              <w:t>业务办事指南关联关系表</w:t>
            </w:r>
          </w:p>
        </w:tc>
      </w:tr>
      <w:tr w:rsidR="009A3C8F" w:rsidTr="009A3C8F">
        <w:trPr>
          <w:trHeight w:val="383"/>
          <w:jc w:val="center"/>
        </w:trPr>
        <w:tc>
          <w:tcPr>
            <w:tcW w:w="1292" w:type="dxa"/>
            <w:tcBorders>
              <w:tl2br w:val="nil"/>
              <w:tr2bl w:val="nil"/>
            </w:tcBorders>
          </w:tcPr>
          <w:p w:rsidR="009A3C8F" w:rsidRDefault="009A3C8F" w:rsidP="009A3C8F">
            <w:r>
              <w:rPr>
                <w:rFonts w:ascii="宋体" w:hAnsi="宋体" w:hint="eastAsia"/>
                <w:szCs w:val="21"/>
              </w:rPr>
              <w:t>字段代码</w:t>
            </w:r>
          </w:p>
        </w:tc>
        <w:tc>
          <w:tcPr>
            <w:tcW w:w="1255" w:type="dxa"/>
            <w:tcBorders>
              <w:tl2br w:val="nil"/>
              <w:tr2bl w:val="nil"/>
            </w:tcBorders>
            <w:tcMar>
              <w:top w:w="0" w:type="dxa"/>
              <w:left w:w="108" w:type="dxa"/>
              <w:bottom w:w="0" w:type="dxa"/>
              <w:right w:w="108" w:type="dxa"/>
            </w:tcMar>
          </w:tcPr>
          <w:p w:rsidR="009A3C8F" w:rsidRDefault="009A3C8F" w:rsidP="009A3C8F">
            <w:pPr>
              <w:rPr>
                <w:rFonts w:cs="Calibri"/>
                <w:szCs w:val="21"/>
              </w:rPr>
            </w:pPr>
            <w:r>
              <w:rPr>
                <w:rFonts w:ascii="宋体" w:hAnsi="宋体" w:hint="eastAsia"/>
                <w:szCs w:val="21"/>
              </w:rPr>
              <w:t>字段名</w:t>
            </w:r>
          </w:p>
        </w:tc>
        <w:tc>
          <w:tcPr>
            <w:tcW w:w="726" w:type="dxa"/>
            <w:tcBorders>
              <w:tl2br w:val="nil"/>
              <w:tr2bl w:val="nil"/>
            </w:tcBorders>
            <w:tcMar>
              <w:top w:w="0" w:type="dxa"/>
              <w:left w:w="108" w:type="dxa"/>
              <w:bottom w:w="0" w:type="dxa"/>
              <w:right w:w="108" w:type="dxa"/>
            </w:tcMar>
          </w:tcPr>
          <w:p w:rsidR="009A3C8F" w:rsidRDefault="009A3C8F" w:rsidP="009A3C8F">
            <w:pPr>
              <w:rPr>
                <w:rFonts w:cs="Calibri"/>
                <w:szCs w:val="21"/>
              </w:rPr>
            </w:pPr>
            <w:r>
              <w:rPr>
                <w:rFonts w:ascii="宋体" w:hAnsi="宋体" w:hint="eastAsia"/>
                <w:szCs w:val="21"/>
              </w:rPr>
              <w:t>主键</w:t>
            </w:r>
          </w:p>
        </w:tc>
        <w:tc>
          <w:tcPr>
            <w:tcW w:w="2023" w:type="dxa"/>
            <w:tcBorders>
              <w:tl2br w:val="nil"/>
              <w:tr2bl w:val="nil"/>
            </w:tcBorders>
            <w:tcMar>
              <w:top w:w="0" w:type="dxa"/>
              <w:left w:w="108" w:type="dxa"/>
              <w:bottom w:w="0" w:type="dxa"/>
              <w:right w:w="108" w:type="dxa"/>
            </w:tcMar>
          </w:tcPr>
          <w:p w:rsidR="009A3C8F" w:rsidRDefault="009A3C8F" w:rsidP="009A3C8F">
            <w:r>
              <w:rPr>
                <w:rFonts w:ascii="宋体" w:hAnsi="宋体" w:hint="eastAsia"/>
                <w:szCs w:val="21"/>
              </w:rPr>
              <w:t>备注</w:t>
            </w:r>
          </w:p>
        </w:tc>
        <w:tc>
          <w:tcPr>
            <w:tcW w:w="662" w:type="dxa"/>
            <w:tcBorders>
              <w:tl2br w:val="nil"/>
              <w:tr2bl w:val="nil"/>
            </w:tcBorders>
          </w:tcPr>
          <w:p w:rsidR="009A3C8F" w:rsidRDefault="009A3C8F" w:rsidP="009A3C8F">
            <w:pPr>
              <w:rPr>
                <w:szCs w:val="21"/>
              </w:rPr>
            </w:pPr>
            <w:r>
              <w:rPr>
                <w:rFonts w:cs="Calibri" w:hint="eastAsia"/>
                <w:szCs w:val="21"/>
              </w:rPr>
              <w:t>可空</w:t>
            </w:r>
          </w:p>
        </w:tc>
        <w:tc>
          <w:tcPr>
            <w:tcW w:w="825" w:type="dxa"/>
            <w:tcBorders>
              <w:tl2br w:val="nil"/>
              <w:tr2bl w:val="nil"/>
            </w:tcBorders>
          </w:tcPr>
          <w:p w:rsidR="009A3C8F" w:rsidRDefault="009A3C8F" w:rsidP="009A3C8F">
            <w:pPr>
              <w:rPr>
                <w:szCs w:val="21"/>
              </w:rPr>
            </w:pPr>
            <w:r>
              <w:rPr>
                <w:rFonts w:cs="Calibri" w:hint="eastAsia"/>
                <w:szCs w:val="21"/>
              </w:rPr>
              <w:t>默认值</w:t>
            </w:r>
          </w:p>
        </w:tc>
        <w:tc>
          <w:tcPr>
            <w:tcW w:w="1537" w:type="dxa"/>
            <w:tcBorders>
              <w:tl2br w:val="nil"/>
              <w:tr2bl w:val="nil"/>
            </w:tcBorders>
          </w:tcPr>
          <w:p w:rsidR="009A3C8F" w:rsidRDefault="009A3C8F" w:rsidP="009A3C8F">
            <w:r>
              <w:rPr>
                <w:rFonts w:ascii="宋体" w:hAnsi="宋体" w:hint="eastAsia"/>
                <w:szCs w:val="21"/>
              </w:rPr>
              <w:t>类型</w:t>
            </w:r>
          </w:p>
        </w:tc>
      </w:tr>
      <w:tr w:rsidR="009A3C8F" w:rsidTr="009A3C8F">
        <w:trPr>
          <w:trHeight w:val="381"/>
          <w:jc w:val="center"/>
        </w:trPr>
        <w:tc>
          <w:tcPr>
            <w:tcW w:w="1292" w:type="dxa"/>
            <w:tcBorders>
              <w:tl2br w:val="nil"/>
              <w:tr2bl w:val="nil"/>
            </w:tcBorders>
          </w:tcPr>
          <w:p w:rsidR="009A3C8F" w:rsidRDefault="009A3C8F" w:rsidP="009A3C8F">
            <w:r>
              <w:rPr>
                <w:rFonts w:hint="eastAsia"/>
              </w:rPr>
              <w:t>id</w:t>
            </w:r>
          </w:p>
        </w:tc>
        <w:tc>
          <w:tcPr>
            <w:tcW w:w="1255" w:type="dxa"/>
            <w:tcBorders>
              <w:tl2br w:val="nil"/>
              <w:tr2bl w:val="nil"/>
            </w:tcBorders>
            <w:tcMar>
              <w:top w:w="0" w:type="dxa"/>
              <w:left w:w="108" w:type="dxa"/>
              <w:bottom w:w="0" w:type="dxa"/>
              <w:right w:w="108" w:type="dxa"/>
            </w:tcMar>
          </w:tcPr>
          <w:p w:rsidR="009A3C8F" w:rsidRDefault="009A3C8F" w:rsidP="009A3C8F">
            <w:pPr>
              <w:jc w:val="left"/>
            </w:pPr>
            <w:r>
              <w:rPr>
                <w:rFonts w:hint="eastAsia"/>
              </w:rPr>
              <w:t>序号</w:t>
            </w:r>
          </w:p>
        </w:tc>
        <w:tc>
          <w:tcPr>
            <w:tcW w:w="726" w:type="dxa"/>
            <w:tcBorders>
              <w:tl2br w:val="nil"/>
              <w:tr2bl w:val="nil"/>
            </w:tcBorders>
            <w:tcMar>
              <w:top w:w="0" w:type="dxa"/>
              <w:left w:w="108" w:type="dxa"/>
              <w:bottom w:w="0" w:type="dxa"/>
              <w:right w:w="108" w:type="dxa"/>
            </w:tcMar>
          </w:tcPr>
          <w:p w:rsidR="009A3C8F" w:rsidRDefault="009A3C8F" w:rsidP="009A3C8F">
            <w:pPr>
              <w:rPr>
                <w:rFonts w:cs="Calibri"/>
                <w:szCs w:val="21"/>
              </w:rPr>
            </w:pPr>
          </w:p>
        </w:tc>
        <w:tc>
          <w:tcPr>
            <w:tcW w:w="2023" w:type="dxa"/>
            <w:tcBorders>
              <w:tl2br w:val="nil"/>
              <w:tr2bl w:val="nil"/>
            </w:tcBorders>
            <w:tcMar>
              <w:top w:w="0" w:type="dxa"/>
              <w:left w:w="108" w:type="dxa"/>
              <w:bottom w:w="0" w:type="dxa"/>
              <w:right w:w="108" w:type="dxa"/>
            </w:tcMar>
          </w:tcPr>
          <w:p w:rsidR="009A3C8F" w:rsidRDefault="009A3C8F" w:rsidP="009A3C8F">
            <w:pPr>
              <w:jc w:val="left"/>
              <w:rPr>
                <w:szCs w:val="21"/>
              </w:rPr>
            </w:pPr>
            <w:r>
              <w:rPr>
                <w:rFonts w:hint="eastAsia"/>
                <w:szCs w:val="21"/>
              </w:rPr>
              <w:t>自动递增</w:t>
            </w:r>
          </w:p>
        </w:tc>
        <w:tc>
          <w:tcPr>
            <w:tcW w:w="662" w:type="dxa"/>
            <w:tcBorders>
              <w:tl2br w:val="nil"/>
              <w:tr2bl w:val="nil"/>
            </w:tcBorders>
          </w:tcPr>
          <w:p w:rsidR="009A3C8F" w:rsidRDefault="009A3C8F" w:rsidP="009A3C8F">
            <w:pPr>
              <w:jc w:val="left"/>
              <w:rPr>
                <w:szCs w:val="21"/>
              </w:rPr>
            </w:pPr>
          </w:p>
        </w:tc>
        <w:tc>
          <w:tcPr>
            <w:tcW w:w="825" w:type="dxa"/>
            <w:tcBorders>
              <w:tl2br w:val="nil"/>
              <w:tr2bl w:val="nil"/>
            </w:tcBorders>
          </w:tcPr>
          <w:p w:rsidR="009A3C8F" w:rsidRDefault="009A3C8F" w:rsidP="009A3C8F">
            <w:pPr>
              <w:jc w:val="left"/>
              <w:rPr>
                <w:szCs w:val="21"/>
              </w:rPr>
            </w:pPr>
          </w:p>
        </w:tc>
        <w:tc>
          <w:tcPr>
            <w:tcW w:w="1537" w:type="dxa"/>
            <w:tcBorders>
              <w:tl2br w:val="nil"/>
              <w:tr2bl w:val="nil"/>
            </w:tcBorders>
            <w:vAlign w:val="center"/>
          </w:tcPr>
          <w:p w:rsidR="009A3C8F" w:rsidRDefault="009A3C8F" w:rsidP="009A3C8F">
            <w:r>
              <w:rPr>
                <w:rFonts w:hint="eastAsia"/>
              </w:rPr>
              <w:t>int</w:t>
            </w:r>
          </w:p>
        </w:tc>
      </w:tr>
      <w:tr w:rsidR="009A3C8F" w:rsidTr="009A3C8F">
        <w:trPr>
          <w:trHeight w:val="381"/>
          <w:jc w:val="center"/>
        </w:trPr>
        <w:tc>
          <w:tcPr>
            <w:tcW w:w="1292" w:type="dxa"/>
            <w:tcBorders>
              <w:tl2br w:val="nil"/>
              <w:tr2bl w:val="nil"/>
            </w:tcBorders>
          </w:tcPr>
          <w:p w:rsidR="009A3C8F" w:rsidRDefault="009A3C8F" w:rsidP="009A3C8F">
            <w:pPr>
              <w:rPr>
                <w:rFonts w:ascii="宋体" w:hAnsi="宋体"/>
                <w:szCs w:val="21"/>
              </w:rPr>
            </w:pPr>
            <w:r>
              <w:rPr>
                <w:rFonts w:hint="eastAsia"/>
              </w:rPr>
              <w:t>business_id</w:t>
            </w:r>
          </w:p>
        </w:tc>
        <w:tc>
          <w:tcPr>
            <w:tcW w:w="1255" w:type="dxa"/>
            <w:tcBorders>
              <w:tl2br w:val="nil"/>
              <w:tr2bl w:val="nil"/>
            </w:tcBorders>
            <w:tcMar>
              <w:top w:w="0" w:type="dxa"/>
              <w:left w:w="108" w:type="dxa"/>
              <w:bottom w:w="0" w:type="dxa"/>
              <w:right w:w="108" w:type="dxa"/>
            </w:tcMar>
          </w:tcPr>
          <w:p w:rsidR="009A3C8F" w:rsidRDefault="009A3C8F" w:rsidP="009A3C8F">
            <w:pPr>
              <w:jc w:val="left"/>
              <w:rPr>
                <w:rFonts w:cs="Calibri"/>
                <w:szCs w:val="21"/>
              </w:rPr>
            </w:pPr>
            <w:r>
              <w:rPr>
                <w:rFonts w:hint="eastAsia"/>
              </w:rPr>
              <w:t>业务</w:t>
            </w:r>
            <w:r>
              <w:rPr>
                <w:rFonts w:hint="eastAsia"/>
              </w:rPr>
              <w:t>id</w:t>
            </w:r>
          </w:p>
        </w:tc>
        <w:tc>
          <w:tcPr>
            <w:tcW w:w="726" w:type="dxa"/>
            <w:tcBorders>
              <w:tl2br w:val="nil"/>
              <w:tr2bl w:val="nil"/>
            </w:tcBorders>
            <w:tcMar>
              <w:top w:w="0" w:type="dxa"/>
              <w:left w:w="108" w:type="dxa"/>
              <w:bottom w:w="0" w:type="dxa"/>
              <w:right w:w="108" w:type="dxa"/>
            </w:tcMar>
          </w:tcPr>
          <w:p w:rsidR="009A3C8F" w:rsidRDefault="009A3C8F" w:rsidP="009A3C8F">
            <w:pPr>
              <w:rPr>
                <w:rFonts w:cs="Calibri"/>
                <w:szCs w:val="21"/>
              </w:rPr>
            </w:pPr>
          </w:p>
        </w:tc>
        <w:tc>
          <w:tcPr>
            <w:tcW w:w="2023" w:type="dxa"/>
            <w:tcBorders>
              <w:tl2br w:val="nil"/>
              <w:tr2bl w:val="nil"/>
            </w:tcBorders>
            <w:tcMar>
              <w:top w:w="0" w:type="dxa"/>
              <w:left w:w="108" w:type="dxa"/>
              <w:bottom w:w="0" w:type="dxa"/>
              <w:right w:w="108" w:type="dxa"/>
            </w:tcMar>
          </w:tcPr>
          <w:p w:rsidR="009A3C8F" w:rsidRDefault="009A3C8F" w:rsidP="009A3C8F">
            <w:pPr>
              <w:jc w:val="left"/>
              <w:rPr>
                <w:szCs w:val="21"/>
              </w:rPr>
            </w:pPr>
          </w:p>
        </w:tc>
        <w:tc>
          <w:tcPr>
            <w:tcW w:w="662" w:type="dxa"/>
            <w:tcBorders>
              <w:tl2br w:val="nil"/>
              <w:tr2bl w:val="nil"/>
            </w:tcBorders>
          </w:tcPr>
          <w:p w:rsidR="009A3C8F" w:rsidRDefault="009A3C8F" w:rsidP="009A3C8F">
            <w:pPr>
              <w:jc w:val="left"/>
              <w:rPr>
                <w:szCs w:val="21"/>
              </w:rPr>
            </w:pPr>
          </w:p>
        </w:tc>
        <w:tc>
          <w:tcPr>
            <w:tcW w:w="825" w:type="dxa"/>
            <w:tcBorders>
              <w:tl2br w:val="nil"/>
              <w:tr2bl w:val="nil"/>
            </w:tcBorders>
          </w:tcPr>
          <w:p w:rsidR="009A3C8F" w:rsidRDefault="009A3C8F" w:rsidP="009A3C8F">
            <w:pPr>
              <w:jc w:val="left"/>
              <w:rPr>
                <w:szCs w:val="21"/>
              </w:rPr>
            </w:pPr>
          </w:p>
        </w:tc>
        <w:tc>
          <w:tcPr>
            <w:tcW w:w="1537" w:type="dxa"/>
            <w:tcBorders>
              <w:tl2br w:val="nil"/>
              <w:tr2bl w:val="nil"/>
            </w:tcBorders>
            <w:vAlign w:val="center"/>
          </w:tcPr>
          <w:p w:rsidR="009A3C8F" w:rsidRDefault="009A3C8F" w:rsidP="009A3C8F">
            <w:pPr>
              <w:rPr>
                <w:rFonts w:ascii="宋体" w:hAnsi="宋体" w:cs="宋体"/>
                <w:szCs w:val="21"/>
              </w:rPr>
            </w:pPr>
            <w:r>
              <w:rPr>
                <w:rFonts w:hint="eastAsia"/>
              </w:rPr>
              <w:t>int</w:t>
            </w:r>
          </w:p>
        </w:tc>
      </w:tr>
      <w:tr w:rsidR="009A3C8F" w:rsidTr="009A3C8F">
        <w:trPr>
          <w:trHeight w:val="381"/>
          <w:jc w:val="center"/>
        </w:trPr>
        <w:tc>
          <w:tcPr>
            <w:tcW w:w="1292" w:type="dxa"/>
            <w:tcBorders>
              <w:tl2br w:val="nil"/>
              <w:tr2bl w:val="nil"/>
            </w:tcBorders>
          </w:tcPr>
          <w:p w:rsidR="009A3C8F" w:rsidRDefault="009A3C8F" w:rsidP="009A3C8F">
            <w:pPr>
              <w:rPr>
                <w:rFonts w:ascii="宋体" w:hAnsi="宋体"/>
                <w:szCs w:val="21"/>
              </w:rPr>
            </w:pPr>
            <w:r>
              <w:rPr>
                <w:rFonts w:hint="eastAsia"/>
              </w:rPr>
              <w:t>guides_id</w:t>
            </w:r>
          </w:p>
        </w:tc>
        <w:tc>
          <w:tcPr>
            <w:tcW w:w="1255" w:type="dxa"/>
            <w:tcBorders>
              <w:tl2br w:val="nil"/>
              <w:tr2bl w:val="nil"/>
            </w:tcBorders>
            <w:tcMar>
              <w:top w:w="0" w:type="dxa"/>
              <w:left w:w="108" w:type="dxa"/>
              <w:bottom w:w="0" w:type="dxa"/>
              <w:right w:w="108" w:type="dxa"/>
            </w:tcMar>
          </w:tcPr>
          <w:p w:rsidR="009A3C8F" w:rsidRDefault="009A3C8F" w:rsidP="009A3C8F">
            <w:pPr>
              <w:jc w:val="left"/>
              <w:rPr>
                <w:rFonts w:cs="Calibri"/>
                <w:szCs w:val="21"/>
              </w:rPr>
            </w:pPr>
            <w:r>
              <w:rPr>
                <w:rFonts w:cs="Calibri" w:hint="eastAsia"/>
                <w:szCs w:val="21"/>
              </w:rPr>
              <w:t>指南</w:t>
            </w:r>
            <w:r>
              <w:rPr>
                <w:rFonts w:cs="Calibri" w:hint="eastAsia"/>
                <w:szCs w:val="21"/>
              </w:rPr>
              <w:t>id</w:t>
            </w:r>
          </w:p>
        </w:tc>
        <w:tc>
          <w:tcPr>
            <w:tcW w:w="726" w:type="dxa"/>
            <w:tcBorders>
              <w:tl2br w:val="nil"/>
              <w:tr2bl w:val="nil"/>
            </w:tcBorders>
            <w:tcMar>
              <w:top w:w="0" w:type="dxa"/>
              <w:left w:w="108" w:type="dxa"/>
              <w:bottom w:w="0" w:type="dxa"/>
              <w:right w:w="108" w:type="dxa"/>
            </w:tcMar>
          </w:tcPr>
          <w:p w:rsidR="009A3C8F" w:rsidRDefault="009A3C8F" w:rsidP="009A3C8F">
            <w:pPr>
              <w:rPr>
                <w:rFonts w:cs="Calibri"/>
                <w:szCs w:val="21"/>
              </w:rPr>
            </w:pPr>
          </w:p>
        </w:tc>
        <w:tc>
          <w:tcPr>
            <w:tcW w:w="2023" w:type="dxa"/>
            <w:tcBorders>
              <w:tl2br w:val="nil"/>
              <w:tr2bl w:val="nil"/>
            </w:tcBorders>
            <w:tcMar>
              <w:top w:w="0" w:type="dxa"/>
              <w:left w:w="108" w:type="dxa"/>
              <w:bottom w:w="0" w:type="dxa"/>
              <w:right w:w="108" w:type="dxa"/>
            </w:tcMar>
          </w:tcPr>
          <w:p w:rsidR="009A3C8F" w:rsidRDefault="009A3C8F" w:rsidP="009A3C8F">
            <w:pPr>
              <w:jc w:val="left"/>
              <w:rPr>
                <w:szCs w:val="21"/>
              </w:rPr>
            </w:pPr>
          </w:p>
        </w:tc>
        <w:tc>
          <w:tcPr>
            <w:tcW w:w="662" w:type="dxa"/>
            <w:tcBorders>
              <w:tl2br w:val="nil"/>
              <w:tr2bl w:val="nil"/>
            </w:tcBorders>
          </w:tcPr>
          <w:p w:rsidR="009A3C8F" w:rsidRDefault="009A3C8F" w:rsidP="009A3C8F">
            <w:pPr>
              <w:jc w:val="left"/>
              <w:rPr>
                <w:szCs w:val="21"/>
              </w:rPr>
            </w:pPr>
          </w:p>
        </w:tc>
        <w:tc>
          <w:tcPr>
            <w:tcW w:w="825" w:type="dxa"/>
            <w:tcBorders>
              <w:tl2br w:val="nil"/>
              <w:tr2bl w:val="nil"/>
            </w:tcBorders>
          </w:tcPr>
          <w:p w:rsidR="009A3C8F" w:rsidRDefault="009A3C8F" w:rsidP="009A3C8F">
            <w:pPr>
              <w:jc w:val="left"/>
              <w:rPr>
                <w:szCs w:val="21"/>
              </w:rPr>
            </w:pPr>
          </w:p>
        </w:tc>
        <w:tc>
          <w:tcPr>
            <w:tcW w:w="1537" w:type="dxa"/>
            <w:tcBorders>
              <w:tl2br w:val="nil"/>
              <w:tr2bl w:val="nil"/>
            </w:tcBorders>
            <w:vAlign w:val="center"/>
          </w:tcPr>
          <w:p w:rsidR="009A3C8F" w:rsidRDefault="009A3C8F" w:rsidP="009A3C8F">
            <w:pPr>
              <w:rPr>
                <w:rFonts w:ascii="宋体" w:hAnsi="宋体" w:cs="宋体"/>
                <w:szCs w:val="21"/>
              </w:rPr>
            </w:pPr>
            <w:r>
              <w:rPr>
                <w:rFonts w:hint="eastAsia"/>
              </w:rPr>
              <w:t>int</w:t>
            </w:r>
          </w:p>
        </w:tc>
      </w:tr>
      <w:tr w:rsidR="009A3C8F" w:rsidTr="009A3C8F">
        <w:trPr>
          <w:trHeight w:val="381"/>
          <w:jc w:val="center"/>
        </w:trPr>
        <w:tc>
          <w:tcPr>
            <w:tcW w:w="1292" w:type="dxa"/>
            <w:tcBorders>
              <w:tl2br w:val="nil"/>
              <w:tr2bl w:val="nil"/>
            </w:tcBorders>
          </w:tcPr>
          <w:p w:rsidR="009A3C8F" w:rsidRDefault="009A3C8F" w:rsidP="009A3C8F">
            <w:r>
              <w:rPr>
                <w:rFonts w:hint="eastAsia"/>
              </w:rPr>
              <w:t>create_by</w:t>
            </w:r>
          </w:p>
        </w:tc>
        <w:tc>
          <w:tcPr>
            <w:tcW w:w="1255" w:type="dxa"/>
            <w:tcBorders>
              <w:tl2br w:val="nil"/>
              <w:tr2bl w:val="nil"/>
            </w:tcBorders>
            <w:tcMar>
              <w:top w:w="0" w:type="dxa"/>
              <w:left w:w="108" w:type="dxa"/>
              <w:bottom w:w="0" w:type="dxa"/>
              <w:right w:w="108" w:type="dxa"/>
            </w:tcMar>
          </w:tcPr>
          <w:p w:rsidR="009A3C8F" w:rsidRDefault="009A3C8F" w:rsidP="009A3C8F">
            <w:pPr>
              <w:jc w:val="left"/>
              <w:rPr>
                <w:rFonts w:cs="Calibri"/>
                <w:szCs w:val="21"/>
              </w:rPr>
            </w:pPr>
            <w:r>
              <w:rPr>
                <w:rFonts w:hint="eastAsia"/>
              </w:rPr>
              <w:t>创建者</w:t>
            </w:r>
          </w:p>
        </w:tc>
        <w:tc>
          <w:tcPr>
            <w:tcW w:w="726" w:type="dxa"/>
            <w:tcBorders>
              <w:tl2br w:val="nil"/>
              <w:tr2bl w:val="nil"/>
            </w:tcBorders>
            <w:tcMar>
              <w:top w:w="0" w:type="dxa"/>
              <w:left w:w="108" w:type="dxa"/>
              <w:bottom w:w="0" w:type="dxa"/>
              <w:right w:w="108" w:type="dxa"/>
            </w:tcMar>
          </w:tcPr>
          <w:p w:rsidR="009A3C8F" w:rsidRDefault="009A3C8F" w:rsidP="009A3C8F">
            <w:pPr>
              <w:rPr>
                <w:rFonts w:cs="Calibri"/>
                <w:szCs w:val="21"/>
              </w:rPr>
            </w:pPr>
          </w:p>
        </w:tc>
        <w:tc>
          <w:tcPr>
            <w:tcW w:w="2023" w:type="dxa"/>
            <w:tcBorders>
              <w:tl2br w:val="nil"/>
              <w:tr2bl w:val="nil"/>
            </w:tcBorders>
            <w:tcMar>
              <w:top w:w="0" w:type="dxa"/>
              <w:left w:w="108" w:type="dxa"/>
              <w:bottom w:w="0" w:type="dxa"/>
              <w:right w:w="108" w:type="dxa"/>
            </w:tcMar>
          </w:tcPr>
          <w:p w:rsidR="009A3C8F" w:rsidRDefault="009A3C8F" w:rsidP="009A3C8F">
            <w:pPr>
              <w:jc w:val="left"/>
            </w:pPr>
          </w:p>
        </w:tc>
        <w:tc>
          <w:tcPr>
            <w:tcW w:w="662" w:type="dxa"/>
            <w:tcBorders>
              <w:tl2br w:val="nil"/>
              <w:tr2bl w:val="nil"/>
            </w:tcBorders>
          </w:tcPr>
          <w:p w:rsidR="009A3C8F" w:rsidRDefault="009A3C8F" w:rsidP="009A3C8F">
            <w:pPr>
              <w:jc w:val="left"/>
              <w:rPr>
                <w:szCs w:val="21"/>
              </w:rPr>
            </w:pPr>
          </w:p>
        </w:tc>
        <w:tc>
          <w:tcPr>
            <w:tcW w:w="825" w:type="dxa"/>
            <w:tcBorders>
              <w:tl2br w:val="nil"/>
              <w:tr2bl w:val="nil"/>
            </w:tcBorders>
          </w:tcPr>
          <w:p w:rsidR="009A3C8F" w:rsidRDefault="009A3C8F" w:rsidP="009A3C8F">
            <w:pPr>
              <w:jc w:val="left"/>
              <w:rPr>
                <w:szCs w:val="21"/>
              </w:rPr>
            </w:pPr>
          </w:p>
        </w:tc>
        <w:tc>
          <w:tcPr>
            <w:tcW w:w="1537" w:type="dxa"/>
            <w:tcBorders>
              <w:tl2br w:val="nil"/>
              <w:tr2bl w:val="nil"/>
            </w:tcBorders>
            <w:vAlign w:val="center"/>
          </w:tcPr>
          <w:p w:rsidR="009A3C8F" w:rsidRDefault="009A3C8F" w:rsidP="009A3C8F">
            <w:r>
              <w:rPr>
                <w:rFonts w:hint="eastAsia"/>
              </w:rPr>
              <w:t>varchar(255)</w:t>
            </w:r>
          </w:p>
        </w:tc>
      </w:tr>
      <w:tr w:rsidR="009A3C8F" w:rsidTr="009A3C8F">
        <w:trPr>
          <w:trHeight w:val="381"/>
          <w:jc w:val="center"/>
        </w:trPr>
        <w:tc>
          <w:tcPr>
            <w:tcW w:w="1292" w:type="dxa"/>
          </w:tcPr>
          <w:p w:rsidR="009A3C8F" w:rsidRDefault="009A3C8F" w:rsidP="009A3C8F">
            <w:r>
              <w:rPr>
                <w:rFonts w:hint="eastAsia"/>
              </w:rPr>
              <w:t>create_date</w:t>
            </w:r>
          </w:p>
        </w:tc>
        <w:tc>
          <w:tcPr>
            <w:tcW w:w="1255" w:type="dxa"/>
          </w:tcPr>
          <w:p w:rsidR="009A3C8F" w:rsidRDefault="009A3C8F" w:rsidP="009A3C8F">
            <w:pPr>
              <w:jc w:val="left"/>
              <w:rPr>
                <w:rFonts w:cs="Calibri"/>
                <w:szCs w:val="21"/>
              </w:rPr>
            </w:pPr>
            <w:r>
              <w:rPr>
                <w:rFonts w:hint="eastAsia"/>
              </w:rPr>
              <w:t>创建时间</w:t>
            </w:r>
          </w:p>
        </w:tc>
        <w:tc>
          <w:tcPr>
            <w:tcW w:w="726" w:type="dxa"/>
          </w:tcPr>
          <w:p w:rsidR="009A3C8F" w:rsidRDefault="009A3C8F" w:rsidP="009A3C8F">
            <w:pPr>
              <w:rPr>
                <w:rFonts w:cs="Calibri"/>
                <w:szCs w:val="21"/>
              </w:rPr>
            </w:pPr>
          </w:p>
        </w:tc>
        <w:tc>
          <w:tcPr>
            <w:tcW w:w="2023" w:type="dxa"/>
          </w:tcPr>
          <w:p w:rsidR="009A3C8F" w:rsidRDefault="009A3C8F" w:rsidP="009A3C8F">
            <w:pPr>
              <w:jc w:val="left"/>
            </w:pPr>
          </w:p>
        </w:tc>
        <w:tc>
          <w:tcPr>
            <w:tcW w:w="662" w:type="dxa"/>
          </w:tcPr>
          <w:p w:rsidR="009A3C8F" w:rsidRDefault="009A3C8F" w:rsidP="009A3C8F">
            <w:pPr>
              <w:jc w:val="left"/>
              <w:rPr>
                <w:szCs w:val="21"/>
              </w:rPr>
            </w:pPr>
          </w:p>
        </w:tc>
        <w:tc>
          <w:tcPr>
            <w:tcW w:w="825" w:type="dxa"/>
          </w:tcPr>
          <w:p w:rsidR="009A3C8F" w:rsidRDefault="009A3C8F" w:rsidP="009A3C8F">
            <w:pPr>
              <w:jc w:val="left"/>
              <w:rPr>
                <w:szCs w:val="21"/>
              </w:rPr>
            </w:pPr>
          </w:p>
        </w:tc>
        <w:tc>
          <w:tcPr>
            <w:tcW w:w="1537" w:type="dxa"/>
            <w:vAlign w:val="center"/>
          </w:tcPr>
          <w:p w:rsidR="009A3C8F" w:rsidRDefault="009A3C8F" w:rsidP="009A3C8F">
            <w:r>
              <w:rPr>
                <w:rFonts w:hint="eastAsia"/>
              </w:rPr>
              <w:t>datetime</w:t>
            </w:r>
          </w:p>
        </w:tc>
      </w:tr>
      <w:tr w:rsidR="009A3C8F" w:rsidTr="009A3C8F">
        <w:trPr>
          <w:trHeight w:val="381"/>
          <w:jc w:val="center"/>
        </w:trPr>
        <w:tc>
          <w:tcPr>
            <w:tcW w:w="1292" w:type="dxa"/>
          </w:tcPr>
          <w:p w:rsidR="009A3C8F" w:rsidRDefault="009A3C8F" w:rsidP="009A3C8F">
            <w:r>
              <w:rPr>
                <w:rFonts w:hint="eastAsia"/>
              </w:rPr>
              <w:t>update_by</w:t>
            </w:r>
          </w:p>
        </w:tc>
        <w:tc>
          <w:tcPr>
            <w:tcW w:w="1255" w:type="dxa"/>
          </w:tcPr>
          <w:p w:rsidR="009A3C8F" w:rsidRDefault="009A3C8F" w:rsidP="009A3C8F">
            <w:pPr>
              <w:jc w:val="left"/>
              <w:rPr>
                <w:rFonts w:cs="Calibri"/>
                <w:szCs w:val="21"/>
              </w:rPr>
            </w:pPr>
            <w:r>
              <w:rPr>
                <w:rFonts w:hint="eastAsia"/>
              </w:rPr>
              <w:t>更新者</w:t>
            </w:r>
          </w:p>
        </w:tc>
        <w:tc>
          <w:tcPr>
            <w:tcW w:w="726" w:type="dxa"/>
          </w:tcPr>
          <w:p w:rsidR="009A3C8F" w:rsidRDefault="009A3C8F" w:rsidP="009A3C8F">
            <w:pPr>
              <w:rPr>
                <w:rFonts w:cs="Calibri"/>
                <w:szCs w:val="21"/>
              </w:rPr>
            </w:pPr>
          </w:p>
        </w:tc>
        <w:tc>
          <w:tcPr>
            <w:tcW w:w="2023" w:type="dxa"/>
          </w:tcPr>
          <w:p w:rsidR="009A3C8F" w:rsidRDefault="009A3C8F" w:rsidP="009A3C8F">
            <w:pPr>
              <w:jc w:val="left"/>
            </w:pPr>
          </w:p>
        </w:tc>
        <w:tc>
          <w:tcPr>
            <w:tcW w:w="662" w:type="dxa"/>
          </w:tcPr>
          <w:p w:rsidR="009A3C8F" w:rsidRDefault="009A3C8F" w:rsidP="009A3C8F">
            <w:pPr>
              <w:jc w:val="left"/>
              <w:rPr>
                <w:szCs w:val="21"/>
              </w:rPr>
            </w:pPr>
          </w:p>
        </w:tc>
        <w:tc>
          <w:tcPr>
            <w:tcW w:w="825" w:type="dxa"/>
          </w:tcPr>
          <w:p w:rsidR="009A3C8F" w:rsidRDefault="009A3C8F" w:rsidP="009A3C8F">
            <w:pPr>
              <w:jc w:val="left"/>
              <w:rPr>
                <w:szCs w:val="21"/>
              </w:rPr>
            </w:pPr>
          </w:p>
        </w:tc>
        <w:tc>
          <w:tcPr>
            <w:tcW w:w="1537" w:type="dxa"/>
            <w:vAlign w:val="center"/>
          </w:tcPr>
          <w:p w:rsidR="009A3C8F" w:rsidRDefault="009A3C8F" w:rsidP="009A3C8F">
            <w:r>
              <w:rPr>
                <w:rFonts w:hint="eastAsia"/>
              </w:rPr>
              <w:t>varchar(255)</w:t>
            </w:r>
          </w:p>
        </w:tc>
      </w:tr>
      <w:tr w:rsidR="009A3C8F" w:rsidTr="009A3C8F">
        <w:trPr>
          <w:trHeight w:val="381"/>
          <w:jc w:val="center"/>
        </w:trPr>
        <w:tc>
          <w:tcPr>
            <w:tcW w:w="1292" w:type="dxa"/>
          </w:tcPr>
          <w:p w:rsidR="009A3C8F" w:rsidRDefault="009A3C8F" w:rsidP="009A3C8F">
            <w:r>
              <w:rPr>
                <w:rFonts w:hint="eastAsia"/>
              </w:rPr>
              <w:t>update_date</w:t>
            </w:r>
          </w:p>
        </w:tc>
        <w:tc>
          <w:tcPr>
            <w:tcW w:w="1255" w:type="dxa"/>
          </w:tcPr>
          <w:p w:rsidR="009A3C8F" w:rsidRDefault="009A3C8F" w:rsidP="009A3C8F">
            <w:pPr>
              <w:jc w:val="left"/>
              <w:rPr>
                <w:rFonts w:cs="Calibri"/>
                <w:szCs w:val="21"/>
              </w:rPr>
            </w:pPr>
            <w:r>
              <w:rPr>
                <w:rFonts w:hint="eastAsia"/>
              </w:rPr>
              <w:t>更新时间</w:t>
            </w:r>
          </w:p>
        </w:tc>
        <w:tc>
          <w:tcPr>
            <w:tcW w:w="726" w:type="dxa"/>
          </w:tcPr>
          <w:p w:rsidR="009A3C8F" w:rsidRDefault="009A3C8F" w:rsidP="009A3C8F">
            <w:pPr>
              <w:rPr>
                <w:rFonts w:cs="Calibri"/>
                <w:szCs w:val="21"/>
              </w:rPr>
            </w:pPr>
          </w:p>
        </w:tc>
        <w:tc>
          <w:tcPr>
            <w:tcW w:w="2023" w:type="dxa"/>
          </w:tcPr>
          <w:p w:rsidR="009A3C8F" w:rsidRDefault="009A3C8F" w:rsidP="009A3C8F">
            <w:pPr>
              <w:jc w:val="left"/>
            </w:pPr>
          </w:p>
        </w:tc>
        <w:tc>
          <w:tcPr>
            <w:tcW w:w="662" w:type="dxa"/>
          </w:tcPr>
          <w:p w:rsidR="009A3C8F" w:rsidRDefault="009A3C8F" w:rsidP="009A3C8F">
            <w:pPr>
              <w:jc w:val="left"/>
              <w:rPr>
                <w:szCs w:val="21"/>
              </w:rPr>
            </w:pPr>
          </w:p>
        </w:tc>
        <w:tc>
          <w:tcPr>
            <w:tcW w:w="825" w:type="dxa"/>
          </w:tcPr>
          <w:p w:rsidR="009A3C8F" w:rsidRDefault="009A3C8F" w:rsidP="009A3C8F">
            <w:pPr>
              <w:jc w:val="left"/>
              <w:rPr>
                <w:szCs w:val="21"/>
              </w:rPr>
            </w:pPr>
          </w:p>
        </w:tc>
        <w:tc>
          <w:tcPr>
            <w:tcW w:w="1537" w:type="dxa"/>
            <w:vAlign w:val="center"/>
          </w:tcPr>
          <w:p w:rsidR="009A3C8F" w:rsidRDefault="009A3C8F" w:rsidP="009A3C8F">
            <w:r>
              <w:rPr>
                <w:rFonts w:hint="eastAsia"/>
              </w:rPr>
              <w:t>datetime</w:t>
            </w:r>
          </w:p>
        </w:tc>
      </w:tr>
      <w:tr w:rsidR="009A3C8F" w:rsidTr="009A3C8F">
        <w:trPr>
          <w:trHeight w:val="445"/>
          <w:jc w:val="center"/>
        </w:trPr>
        <w:tc>
          <w:tcPr>
            <w:tcW w:w="1292" w:type="dxa"/>
          </w:tcPr>
          <w:p w:rsidR="009A3C8F" w:rsidRDefault="009A3C8F" w:rsidP="009A3C8F">
            <w:r>
              <w:rPr>
                <w:rFonts w:hint="eastAsia"/>
              </w:rPr>
              <w:t>remarks</w:t>
            </w:r>
          </w:p>
        </w:tc>
        <w:tc>
          <w:tcPr>
            <w:tcW w:w="1255" w:type="dxa"/>
          </w:tcPr>
          <w:p w:rsidR="009A3C8F" w:rsidRDefault="009A3C8F" w:rsidP="009A3C8F">
            <w:pPr>
              <w:jc w:val="left"/>
              <w:rPr>
                <w:rFonts w:cs="Calibri"/>
                <w:szCs w:val="21"/>
              </w:rPr>
            </w:pPr>
            <w:r>
              <w:rPr>
                <w:rFonts w:hint="eastAsia"/>
              </w:rPr>
              <w:t>备注信息</w:t>
            </w:r>
          </w:p>
        </w:tc>
        <w:tc>
          <w:tcPr>
            <w:tcW w:w="726" w:type="dxa"/>
          </w:tcPr>
          <w:p w:rsidR="009A3C8F" w:rsidRDefault="009A3C8F" w:rsidP="009A3C8F">
            <w:pPr>
              <w:rPr>
                <w:rFonts w:cs="Calibri"/>
                <w:szCs w:val="21"/>
              </w:rPr>
            </w:pPr>
          </w:p>
        </w:tc>
        <w:tc>
          <w:tcPr>
            <w:tcW w:w="2023" w:type="dxa"/>
          </w:tcPr>
          <w:p w:rsidR="009A3C8F" w:rsidRDefault="009A3C8F" w:rsidP="009A3C8F">
            <w:pPr>
              <w:jc w:val="left"/>
            </w:pPr>
          </w:p>
        </w:tc>
        <w:tc>
          <w:tcPr>
            <w:tcW w:w="662" w:type="dxa"/>
          </w:tcPr>
          <w:p w:rsidR="009A3C8F" w:rsidRDefault="009A3C8F" w:rsidP="009A3C8F">
            <w:pPr>
              <w:jc w:val="left"/>
              <w:rPr>
                <w:szCs w:val="21"/>
              </w:rPr>
            </w:pPr>
          </w:p>
        </w:tc>
        <w:tc>
          <w:tcPr>
            <w:tcW w:w="825" w:type="dxa"/>
          </w:tcPr>
          <w:p w:rsidR="009A3C8F" w:rsidRDefault="009A3C8F" w:rsidP="009A3C8F">
            <w:pPr>
              <w:jc w:val="left"/>
              <w:rPr>
                <w:szCs w:val="21"/>
              </w:rPr>
            </w:pPr>
          </w:p>
        </w:tc>
        <w:tc>
          <w:tcPr>
            <w:tcW w:w="1537" w:type="dxa"/>
            <w:vAlign w:val="center"/>
          </w:tcPr>
          <w:p w:rsidR="009A3C8F" w:rsidRDefault="009A3C8F" w:rsidP="009A3C8F">
            <w:r>
              <w:rPr>
                <w:rFonts w:hint="eastAsia"/>
              </w:rPr>
              <w:t>varchar(255)</w:t>
            </w:r>
          </w:p>
        </w:tc>
      </w:tr>
    </w:tbl>
    <w:p w:rsidR="00C81524" w:rsidRPr="00D12F6F" w:rsidRDefault="00C81524">
      <w:pPr>
        <w:pStyle w:val="5"/>
        <w:rPr>
          <w:ins w:id="1398" w:author="t450" w:date="2017-09-30T08:35:00Z"/>
        </w:rPr>
        <w:pPrChange w:id="1399" w:author="t450" w:date="2017-09-30T08:36:00Z">
          <w:pPr>
            <w:pStyle w:val="4"/>
          </w:pPr>
        </w:pPrChange>
      </w:pPr>
      <w:bookmarkStart w:id="1400" w:name="_Toc22805"/>
      <w:bookmarkStart w:id="1401" w:name="_Toc4880"/>
      <w:bookmarkStart w:id="1402" w:name="_Toc5224"/>
      <w:ins w:id="1403" w:author="t450" w:date="2017-09-30T08:35:00Z">
        <w:r w:rsidRPr="00855553">
          <w:t>部门</w:t>
        </w:r>
        <w:r w:rsidRPr="002F4728">
          <w:t>—</w:t>
        </w:r>
        <w:r w:rsidRPr="007A1BF8">
          <w:t>业务（</w:t>
        </w:r>
        <w:r w:rsidRPr="00CB2A37">
          <w:t>bu</w:t>
        </w:r>
        <w:r w:rsidRPr="00900FB9">
          <w:t>_dept_business</w:t>
        </w:r>
        <w:r w:rsidRPr="00D12F6F">
          <w:t>）</w:t>
        </w:r>
        <w:bookmarkEnd w:id="1400"/>
        <w:bookmarkEnd w:id="1401"/>
        <w:bookmarkEnd w:id="1402"/>
      </w:ins>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773"/>
        <w:gridCol w:w="1440"/>
        <w:gridCol w:w="636"/>
        <w:gridCol w:w="1486"/>
        <w:gridCol w:w="666"/>
        <w:gridCol w:w="683"/>
        <w:gridCol w:w="1696"/>
      </w:tblGrid>
      <w:tr w:rsidR="00C81524" w:rsidTr="001E55F8">
        <w:trPr>
          <w:trHeight w:val="90"/>
          <w:jc w:val="center"/>
          <w:ins w:id="1404" w:author="t450" w:date="2017-09-30T08:35:00Z"/>
        </w:trPr>
        <w:tc>
          <w:tcPr>
            <w:tcW w:w="1773" w:type="dxa"/>
            <w:tcBorders>
              <w:tl2br w:val="nil"/>
              <w:tr2bl w:val="nil"/>
            </w:tcBorders>
          </w:tcPr>
          <w:p w:rsidR="00C81524" w:rsidRDefault="00C81524" w:rsidP="001E55F8">
            <w:pPr>
              <w:rPr>
                <w:ins w:id="1405" w:author="t450" w:date="2017-09-30T08:35:00Z"/>
                <w:rFonts w:ascii="宋体" w:hAnsi="宋体"/>
                <w:b/>
                <w:szCs w:val="21"/>
              </w:rPr>
            </w:pPr>
            <w:ins w:id="1406" w:author="t450" w:date="2017-09-30T08:35:00Z">
              <w:r>
                <w:rPr>
                  <w:rFonts w:ascii="宋体" w:hAnsi="宋体" w:hint="eastAsia"/>
                  <w:b/>
                  <w:szCs w:val="21"/>
                </w:rPr>
                <w:t>BU</w:t>
              </w:r>
              <w:r w:rsidRPr="00D12F6F">
                <w:rPr>
                  <w:rFonts w:ascii="宋体" w:hAnsi="宋体" w:hint="eastAsia"/>
                  <w:b/>
                  <w:szCs w:val="21"/>
                </w:rPr>
                <w:t>_DEPT_BUSINESS</w:t>
              </w:r>
            </w:ins>
          </w:p>
        </w:tc>
        <w:tc>
          <w:tcPr>
            <w:tcW w:w="6607" w:type="dxa"/>
            <w:gridSpan w:val="6"/>
            <w:tcBorders>
              <w:tl2br w:val="nil"/>
              <w:tr2bl w:val="nil"/>
            </w:tcBorders>
            <w:tcMar>
              <w:top w:w="0" w:type="dxa"/>
              <w:left w:w="108" w:type="dxa"/>
              <w:bottom w:w="0" w:type="dxa"/>
              <w:right w:w="108" w:type="dxa"/>
            </w:tcMar>
          </w:tcPr>
          <w:p w:rsidR="00C81524" w:rsidRDefault="00C81524" w:rsidP="001E55F8">
            <w:pPr>
              <w:rPr>
                <w:ins w:id="1407" w:author="t450" w:date="2017-09-30T08:35:00Z"/>
                <w:rFonts w:ascii="宋体" w:hAnsi="宋体"/>
                <w:szCs w:val="21"/>
              </w:rPr>
            </w:pPr>
            <w:ins w:id="1408" w:author="t450" w:date="2017-09-30T08:35:00Z">
              <w:r>
                <w:rPr>
                  <w:rFonts w:ascii="宋体" w:hAnsi="宋体" w:hint="eastAsia"/>
                  <w:b/>
                  <w:szCs w:val="21"/>
                </w:rPr>
                <w:t>部门业务关联关系表</w:t>
              </w:r>
            </w:ins>
          </w:p>
        </w:tc>
      </w:tr>
      <w:tr w:rsidR="00C81524" w:rsidTr="001E55F8">
        <w:trPr>
          <w:trHeight w:val="90"/>
          <w:jc w:val="center"/>
          <w:ins w:id="1409" w:author="t450" w:date="2017-09-30T08:35:00Z"/>
        </w:trPr>
        <w:tc>
          <w:tcPr>
            <w:tcW w:w="1773" w:type="dxa"/>
            <w:tcBorders>
              <w:tl2br w:val="nil"/>
              <w:tr2bl w:val="nil"/>
            </w:tcBorders>
          </w:tcPr>
          <w:p w:rsidR="00C81524" w:rsidRDefault="00C81524" w:rsidP="001E55F8">
            <w:pPr>
              <w:rPr>
                <w:ins w:id="1410" w:author="t450" w:date="2017-09-30T08:35:00Z"/>
              </w:rPr>
            </w:pPr>
            <w:ins w:id="1411" w:author="t450" w:date="2017-09-30T08:35:00Z">
              <w:r>
                <w:rPr>
                  <w:rFonts w:ascii="宋体" w:hAnsi="宋体" w:hint="eastAsia"/>
                  <w:szCs w:val="21"/>
                </w:rPr>
                <w:t>字段代码</w:t>
              </w:r>
            </w:ins>
          </w:p>
        </w:tc>
        <w:tc>
          <w:tcPr>
            <w:tcW w:w="1440" w:type="dxa"/>
            <w:tcBorders>
              <w:tl2br w:val="nil"/>
              <w:tr2bl w:val="nil"/>
            </w:tcBorders>
            <w:tcMar>
              <w:top w:w="0" w:type="dxa"/>
              <w:left w:w="108" w:type="dxa"/>
              <w:bottom w:w="0" w:type="dxa"/>
              <w:right w:w="108" w:type="dxa"/>
            </w:tcMar>
          </w:tcPr>
          <w:p w:rsidR="00C81524" w:rsidRDefault="00C81524" w:rsidP="001E55F8">
            <w:pPr>
              <w:rPr>
                <w:ins w:id="1412" w:author="t450" w:date="2017-09-30T08:35:00Z"/>
                <w:rFonts w:cs="Calibri"/>
                <w:szCs w:val="21"/>
              </w:rPr>
            </w:pPr>
            <w:ins w:id="1413" w:author="t450" w:date="2017-09-30T08:35:00Z">
              <w:r>
                <w:rPr>
                  <w:rFonts w:ascii="宋体" w:hAnsi="宋体" w:hint="eastAsia"/>
                  <w:szCs w:val="21"/>
                </w:rPr>
                <w:t>字段名</w:t>
              </w:r>
            </w:ins>
          </w:p>
        </w:tc>
        <w:tc>
          <w:tcPr>
            <w:tcW w:w="636" w:type="dxa"/>
            <w:tcBorders>
              <w:tl2br w:val="nil"/>
              <w:tr2bl w:val="nil"/>
            </w:tcBorders>
            <w:tcMar>
              <w:top w:w="0" w:type="dxa"/>
              <w:left w:w="108" w:type="dxa"/>
              <w:bottom w:w="0" w:type="dxa"/>
              <w:right w:w="108" w:type="dxa"/>
            </w:tcMar>
          </w:tcPr>
          <w:p w:rsidR="00C81524" w:rsidRDefault="00C81524" w:rsidP="001E55F8">
            <w:pPr>
              <w:rPr>
                <w:ins w:id="1414" w:author="t450" w:date="2017-09-30T08:35:00Z"/>
                <w:rFonts w:cs="Calibri"/>
                <w:szCs w:val="21"/>
              </w:rPr>
            </w:pPr>
            <w:ins w:id="1415" w:author="t450" w:date="2017-09-30T08:35:00Z">
              <w:r>
                <w:rPr>
                  <w:rFonts w:ascii="宋体" w:hAnsi="宋体" w:hint="eastAsia"/>
                  <w:szCs w:val="21"/>
                </w:rPr>
                <w:t>主键</w:t>
              </w:r>
            </w:ins>
          </w:p>
        </w:tc>
        <w:tc>
          <w:tcPr>
            <w:tcW w:w="1486" w:type="dxa"/>
            <w:tcBorders>
              <w:tl2br w:val="nil"/>
              <w:tr2bl w:val="nil"/>
            </w:tcBorders>
            <w:tcMar>
              <w:top w:w="0" w:type="dxa"/>
              <w:left w:w="108" w:type="dxa"/>
              <w:bottom w:w="0" w:type="dxa"/>
              <w:right w:w="108" w:type="dxa"/>
            </w:tcMar>
          </w:tcPr>
          <w:p w:rsidR="00C81524" w:rsidRDefault="00C81524" w:rsidP="001E55F8">
            <w:pPr>
              <w:rPr>
                <w:ins w:id="1416" w:author="t450" w:date="2017-09-30T08:35:00Z"/>
              </w:rPr>
            </w:pPr>
            <w:ins w:id="1417" w:author="t450" w:date="2017-09-30T08:35:00Z">
              <w:r>
                <w:rPr>
                  <w:rFonts w:ascii="宋体" w:hAnsi="宋体" w:hint="eastAsia"/>
                  <w:szCs w:val="21"/>
                </w:rPr>
                <w:t>备注</w:t>
              </w:r>
            </w:ins>
          </w:p>
        </w:tc>
        <w:tc>
          <w:tcPr>
            <w:tcW w:w="666" w:type="dxa"/>
            <w:tcBorders>
              <w:tl2br w:val="nil"/>
              <w:tr2bl w:val="nil"/>
            </w:tcBorders>
          </w:tcPr>
          <w:p w:rsidR="00C81524" w:rsidRDefault="00C81524" w:rsidP="001E55F8">
            <w:pPr>
              <w:jc w:val="center"/>
              <w:rPr>
                <w:ins w:id="1418" w:author="t450" w:date="2017-09-30T08:35:00Z"/>
                <w:szCs w:val="21"/>
              </w:rPr>
            </w:pPr>
            <w:ins w:id="1419" w:author="t450" w:date="2017-09-30T08:35:00Z">
              <w:r>
                <w:rPr>
                  <w:rFonts w:cs="Calibri" w:hint="eastAsia"/>
                  <w:szCs w:val="21"/>
                </w:rPr>
                <w:t>可空</w:t>
              </w:r>
            </w:ins>
          </w:p>
        </w:tc>
        <w:tc>
          <w:tcPr>
            <w:tcW w:w="683" w:type="dxa"/>
            <w:tcBorders>
              <w:tl2br w:val="nil"/>
              <w:tr2bl w:val="nil"/>
            </w:tcBorders>
          </w:tcPr>
          <w:p w:rsidR="00C81524" w:rsidRDefault="00C81524" w:rsidP="001E55F8">
            <w:pPr>
              <w:rPr>
                <w:ins w:id="1420" w:author="t450" w:date="2017-09-30T08:35:00Z"/>
                <w:szCs w:val="21"/>
              </w:rPr>
            </w:pPr>
            <w:ins w:id="1421" w:author="t450" w:date="2017-09-30T08:35:00Z">
              <w:r>
                <w:rPr>
                  <w:rFonts w:cs="Calibri" w:hint="eastAsia"/>
                  <w:szCs w:val="21"/>
                </w:rPr>
                <w:t>默认值</w:t>
              </w:r>
            </w:ins>
          </w:p>
        </w:tc>
        <w:tc>
          <w:tcPr>
            <w:tcW w:w="1696" w:type="dxa"/>
            <w:tcBorders>
              <w:tl2br w:val="nil"/>
              <w:tr2bl w:val="nil"/>
            </w:tcBorders>
          </w:tcPr>
          <w:p w:rsidR="00C81524" w:rsidRDefault="00C81524" w:rsidP="001E55F8">
            <w:pPr>
              <w:rPr>
                <w:ins w:id="1422" w:author="t450" w:date="2017-09-30T08:35:00Z"/>
              </w:rPr>
            </w:pPr>
            <w:ins w:id="1423" w:author="t450" w:date="2017-09-30T08:35:00Z">
              <w:r>
                <w:rPr>
                  <w:rFonts w:ascii="宋体" w:hAnsi="宋体" w:hint="eastAsia"/>
                  <w:szCs w:val="21"/>
                </w:rPr>
                <w:t>类型</w:t>
              </w:r>
            </w:ins>
          </w:p>
        </w:tc>
      </w:tr>
      <w:tr w:rsidR="00C81524" w:rsidTr="001E55F8">
        <w:trPr>
          <w:trHeight w:val="90"/>
          <w:jc w:val="center"/>
          <w:ins w:id="1424" w:author="t450" w:date="2017-09-30T08:35:00Z"/>
        </w:trPr>
        <w:tc>
          <w:tcPr>
            <w:tcW w:w="1773" w:type="dxa"/>
            <w:tcBorders>
              <w:tl2br w:val="nil"/>
              <w:tr2bl w:val="nil"/>
            </w:tcBorders>
          </w:tcPr>
          <w:p w:rsidR="00C81524" w:rsidRDefault="00C81524" w:rsidP="001E55F8">
            <w:pPr>
              <w:rPr>
                <w:ins w:id="1425" w:author="t450" w:date="2017-09-30T08:35:00Z"/>
              </w:rPr>
            </w:pPr>
            <w:ins w:id="1426" w:author="t450" w:date="2017-09-30T08:35:00Z">
              <w:r>
                <w:rPr>
                  <w:rFonts w:hint="eastAsia"/>
                </w:rPr>
                <w:t>id</w:t>
              </w:r>
            </w:ins>
          </w:p>
        </w:tc>
        <w:tc>
          <w:tcPr>
            <w:tcW w:w="1440" w:type="dxa"/>
            <w:tcBorders>
              <w:tl2br w:val="nil"/>
              <w:tr2bl w:val="nil"/>
            </w:tcBorders>
            <w:tcMar>
              <w:top w:w="0" w:type="dxa"/>
              <w:left w:w="108" w:type="dxa"/>
              <w:bottom w:w="0" w:type="dxa"/>
              <w:right w:w="108" w:type="dxa"/>
            </w:tcMar>
          </w:tcPr>
          <w:p w:rsidR="00C81524" w:rsidRDefault="00C81524" w:rsidP="001E55F8">
            <w:pPr>
              <w:jc w:val="left"/>
              <w:rPr>
                <w:ins w:id="1427" w:author="t450" w:date="2017-09-30T08:35:00Z"/>
              </w:rPr>
            </w:pPr>
            <w:ins w:id="1428" w:author="t450" w:date="2017-09-30T08:35:00Z">
              <w:r>
                <w:rPr>
                  <w:rFonts w:hint="eastAsia"/>
                </w:rPr>
                <w:t>编号</w:t>
              </w:r>
            </w:ins>
          </w:p>
        </w:tc>
        <w:tc>
          <w:tcPr>
            <w:tcW w:w="636" w:type="dxa"/>
            <w:tcBorders>
              <w:tl2br w:val="nil"/>
              <w:tr2bl w:val="nil"/>
            </w:tcBorders>
            <w:tcMar>
              <w:top w:w="0" w:type="dxa"/>
              <w:left w:w="108" w:type="dxa"/>
              <w:bottom w:w="0" w:type="dxa"/>
              <w:right w:w="108" w:type="dxa"/>
            </w:tcMar>
          </w:tcPr>
          <w:p w:rsidR="00C81524" w:rsidRDefault="00C81524" w:rsidP="001E55F8">
            <w:pPr>
              <w:rPr>
                <w:ins w:id="1429" w:author="t450" w:date="2017-09-30T08:35:00Z"/>
                <w:rFonts w:cs="Calibri"/>
                <w:szCs w:val="21"/>
              </w:rPr>
            </w:pPr>
            <w:ins w:id="1430" w:author="t450" w:date="2017-09-30T08:35:00Z">
              <w:r>
                <w:rPr>
                  <w:rFonts w:cs="Calibri" w:hint="eastAsia"/>
                  <w:szCs w:val="21"/>
                </w:rPr>
                <w:t>Y</w:t>
              </w:r>
            </w:ins>
          </w:p>
        </w:tc>
        <w:tc>
          <w:tcPr>
            <w:tcW w:w="1486" w:type="dxa"/>
            <w:tcBorders>
              <w:tl2br w:val="nil"/>
              <w:tr2bl w:val="nil"/>
            </w:tcBorders>
            <w:tcMar>
              <w:top w:w="0" w:type="dxa"/>
              <w:left w:w="108" w:type="dxa"/>
              <w:bottom w:w="0" w:type="dxa"/>
              <w:right w:w="108" w:type="dxa"/>
            </w:tcMar>
          </w:tcPr>
          <w:p w:rsidR="00C81524" w:rsidRDefault="00C81524" w:rsidP="001E55F8">
            <w:pPr>
              <w:jc w:val="left"/>
              <w:rPr>
                <w:ins w:id="1431" w:author="t450" w:date="2017-09-30T08:35:00Z"/>
                <w:szCs w:val="21"/>
              </w:rPr>
            </w:pPr>
          </w:p>
        </w:tc>
        <w:tc>
          <w:tcPr>
            <w:tcW w:w="666" w:type="dxa"/>
            <w:tcBorders>
              <w:tl2br w:val="nil"/>
              <w:tr2bl w:val="nil"/>
            </w:tcBorders>
          </w:tcPr>
          <w:p w:rsidR="00C81524" w:rsidRDefault="00C81524" w:rsidP="001E55F8">
            <w:pPr>
              <w:jc w:val="center"/>
              <w:rPr>
                <w:ins w:id="1432" w:author="t450" w:date="2017-09-30T08:35:00Z"/>
                <w:szCs w:val="21"/>
              </w:rPr>
            </w:pPr>
            <w:ins w:id="1433" w:author="t450" w:date="2017-09-30T08:35:00Z">
              <w:r>
                <w:rPr>
                  <w:rFonts w:hint="eastAsia"/>
                  <w:szCs w:val="21"/>
                </w:rPr>
                <w:t>N</w:t>
              </w:r>
            </w:ins>
          </w:p>
        </w:tc>
        <w:tc>
          <w:tcPr>
            <w:tcW w:w="683" w:type="dxa"/>
            <w:tcBorders>
              <w:tl2br w:val="nil"/>
              <w:tr2bl w:val="nil"/>
            </w:tcBorders>
          </w:tcPr>
          <w:p w:rsidR="00C81524" w:rsidRDefault="00C81524" w:rsidP="001E55F8">
            <w:pPr>
              <w:jc w:val="left"/>
              <w:rPr>
                <w:ins w:id="1434" w:author="t450" w:date="2017-09-30T08:35:00Z"/>
                <w:szCs w:val="21"/>
              </w:rPr>
            </w:pPr>
          </w:p>
        </w:tc>
        <w:tc>
          <w:tcPr>
            <w:tcW w:w="1696" w:type="dxa"/>
            <w:tcBorders>
              <w:tl2br w:val="nil"/>
              <w:tr2bl w:val="nil"/>
            </w:tcBorders>
            <w:vAlign w:val="center"/>
          </w:tcPr>
          <w:p w:rsidR="00C81524" w:rsidRDefault="00C81524" w:rsidP="001E55F8">
            <w:pPr>
              <w:rPr>
                <w:ins w:id="1435" w:author="t450" w:date="2017-09-30T08:35:00Z"/>
              </w:rPr>
            </w:pPr>
            <w:ins w:id="1436" w:author="t450" w:date="2017-09-30T08:35:00Z">
              <w:r>
                <w:rPr>
                  <w:rFonts w:hint="eastAsia"/>
                </w:rPr>
                <w:t>int</w:t>
              </w:r>
            </w:ins>
          </w:p>
        </w:tc>
      </w:tr>
      <w:tr w:rsidR="00C81524" w:rsidTr="001E55F8">
        <w:trPr>
          <w:trHeight w:val="90"/>
          <w:jc w:val="center"/>
          <w:ins w:id="1437" w:author="t450" w:date="2017-09-30T08:35:00Z"/>
        </w:trPr>
        <w:tc>
          <w:tcPr>
            <w:tcW w:w="1773" w:type="dxa"/>
            <w:tcBorders>
              <w:tl2br w:val="nil"/>
              <w:tr2bl w:val="nil"/>
            </w:tcBorders>
          </w:tcPr>
          <w:p w:rsidR="00C81524" w:rsidRDefault="00C81524" w:rsidP="001E55F8">
            <w:pPr>
              <w:rPr>
                <w:ins w:id="1438" w:author="t450" w:date="2017-09-30T08:35:00Z"/>
                <w:rFonts w:ascii="宋体" w:hAnsi="宋体"/>
                <w:szCs w:val="21"/>
              </w:rPr>
            </w:pPr>
            <w:ins w:id="1439" w:author="t450" w:date="2017-09-30T08:35:00Z">
              <w:r>
                <w:rPr>
                  <w:rFonts w:hint="eastAsia"/>
                </w:rPr>
                <w:t>business_id</w:t>
              </w:r>
            </w:ins>
          </w:p>
        </w:tc>
        <w:tc>
          <w:tcPr>
            <w:tcW w:w="1440" w:type="dxa"/>
            <w:tcBorders>
              <w:tl2br w:val="nil"/>
              <w:tr2bl w:val="nil"/>
            </w:tcBorders>
            <w:tcMar>
              <w:top w:w="0" w:type="dxa"/>
              <w:left w:w="108" w:type="dxa"/>
              <w:bottom w:w="0" w:type="dxa"/>
              <w:right w:w="108" w:type="dxa"/>
            </w:tcMar>
          </w:tcPr>
          <w:p w:rsidR="00C81524" w:rsidRDefault="00C81524" w:rsidP="001E55F8">
            <w:pPr>
              <w:jc w:val="left"/>
              <w:rPr>
                <w:ins w:id="1440" w:author="t450" w:date="2017-09-30T08:35:00Z"/>
                <w:rFonts w:cs="Calibri"/>
                <w:szCs w:val="21"/>
              </w:rPr>
            </w:pPr>
            <w:ins w:id="1441" w:author="t450" w:date="2017-09-30T08:35:00Z">
              <w:r>
                <w:rPr>
                  <w:rFonts w:cs="Calibri" w:hint="eastAsia"/>
                  <w:szCs w:val="21"/>
                </w:rPr>
                <w:t>业务</w:t>
              </w:r>
              <w:r>
                <w:rPr>
                  <w:rFonts w:cs="Calibri" w:hint="eastAsia"/>
                  <w:szCs w:val="21"/>
                </w:rPr>
                <w:t>id</w:t>
              </w:r>
            </w:ins>
          </w:p>
        </w:tc>
        <w:tc>
          <w:tcPr>
            <w:tcW w:w="636" w:type="dxa"/>
            <w:tcBorders>
              <w:tl2br w:val="nil"/>
              <w:tr2bl w:val="nil"/>
            </w:tcBorders>
            <w:tcMar>
              <w:top w:w="0" w:type="dxa"/>
              <w:left w:w="108" w:type="dxa"/>
              <w:bottom w:w="0" w:type="dxa"/>
              <w:right w:w="108" w:type="dxa"/>
            </w:tcMar>
          </w:tcPr>
          <w:p w:rsidR="00C81524" w:rsidRDefault="00C81524" w:rsidP="001E55F8">
            <w:pPr>
              <w:rPr>
                <w:ins w:id="1442" w:author="t450" w:date="2017-09-30T08:35:00Z"/>
                <w:rFonts w:cs="Calibri"/>
                <w:szCs w:val="21"/>
              </w:rPr>
            </w:pPr>
          </w:p>
        </w:tc>
        <w:tc>
          <w:tcPr>
            <w:tcW w:w="1486" w:type="dxa"/>
            <w:tcBorders>
              <w:tl2br w:val="nil"/>
              <w:tr2bl w:val="nil"/>
            </w:tcBorders>
            <w:tcMar>
              <w:top w:w="0" w:type="dxa"/>
              <w:left w:w="108" w:type="dxa"/>
              <w:bottom w:w="0" w:type="dxa"/>
              <w:right w:w="108" w:type="dxa"/>
            </w:tcMar>
          </w:tcPr>
          <w:p w:rsidR="00C81524" w:rsidRDefault="00C81524" w:rsidP="001E55F8">
            <w:pPr>
              <w:jc w:val="left"/>
              <w:rPr>
                <w:ins w:id="1443" w:author="t450" w:date="2017-09-30T08:35:00Z"/>
                <w:szCs w:val="21"/>
              </w:rPr>
            </w:pPr>
            <w:ins w:id="1444" w:author="t450" w:date="2017-09-30T08:35:00Z">
              <w:r>
                <w:rPr>
                  <w:rFonts w:hint="eastAsia"/>
                </w:rPr>
                <w:t>business</w:t>
              </w:r>
              <w:proofErr w:type="gramStart"/>
              <w:r>
                <w:rPr>
                  <w:rFonts w:hint="eastAsia"/>
                </w:rPr>
                <w:t>表主键</w:t>
              </w:r>
              <w:proofErr w:type="gramEnd"/>
              <w:r>
                <w:rPr>
                  <w:rFonts w:hint="eastAsia"/>
                </w:rPr>
                <w:t>id</w:t>
              </w:r>
            </w:ins>
          </w:p>
        </w:tc>
        <w:tc>
          <w:tcPr>
            <w:tcW w:w="666" w:type="dxa"/>
            <w:tcBorders>
              <w:tl2br w:val="nil"/>
              <w:tr2bl w:val="nil"/>
            </w:tcBorders>
          </w:tcPr>
          <w:p w:rsidR="00C81524" w:rsidRDefault="00C81524" w:rsidP="001E55F8">
            <w:pPr>
              <w:jc w:val="center"/>
              <w:rPr>
                <w:ins w:id="1445" w:author="t450" w:date="2017-09-30T08:35:00Z"/>
                <w:szCs w:val="21"/>
              </w:rPr>
            </w:pPr>
            <w:ins w:id="1446" w:author="t450" w:date="2017-09-30T08:35:00Z">
              <w:r>
                <w:rPr>
                  <w:rFonts w:hint="eastAsia"/>
                  <w:szCs w:val="21"/>
                </w:rPr>
                <w:t>N</w:t>
              </w:r>
            </w:ins>
          </w:p>
        </w:tc>
        <w:tc>
          <w:tcPr>
            <w:tcW w:w="683" w:type="dxa"/>
            <w:tcBorders>
              <w:tl2br w:val="nil"/>
              <w:tr2bl w:val="nil"/>
            </w:tcBorders>
          </w:tcPr>
          <w:p w:rsidR="00C81524" w:rsidRDefault="00C81524" w:rsidP="001E55F8">
            <w:pPr>
              <w:jc w:val="left"/>
              <w:rPr>
                <w:ins w:id="1447" w:author="t450" w:date="2017-09-30T08:35:00Z"/>
                <w:szCs w:val="21"/>
              </w:rPr>
            </w:pPr>
          </w:p>
        </w:tc>
        <w:tc>
          <w:tcPr>
            <w:tcW w:w="1696" w:type="dxa"/>
            <w:tcBorders>
              <w:tl2br w:val="nil"/>
              <w:tr2bl w:val="nil"/>
            </w:tcBorders>
            <w:vAlign w:val="center"/>
          </w:tcPr>
          <w:p w:rsidR="00C81524" w:rsidRDefault="00C81524" w:rsidP="001E55F8">
            <w:pPr>
              <w:rPr>
                <w:ins w:id="1448" w:author="t450" w:date="2017-09-30T08:35:00Z"/>
                <w:rFonts w:ascii="宋体" w:hAnsi="宋体" w:cs="宋体"/>
                <w:szCs w:val="21"/>
              </w:rPr>
            </w:pPr>
            <w:ins w:id="1449" w:author="t450" w:date="2017-09-30T08:35:00Z">
              <w:r>
                <w:rPr>
                  <w:rFonts w:hint="eastAsia"/>
                </w:rPr>
                <w:t>int</w:t>
              </w:r>
            </w:ins>
          </w:p>
        </w:tc>
      </w:tr>
      <w:tr w:rsidR="00C81524" w:rsidTr="001E55F8">
        <w:trPr>
          <w:trHeight w:val="90"/>
          <w:jc w:val="center"/>
          <w:ins w:id="1450" w:author="t450" w:date="2017-09-30T08:35:00Z"/>
        </w:trPr>
        <w:tc>
          <w:tcPr>
            <w:tcW w:w="1773" w:type="dxa"/>
            <w:tcBorders>
              <w:tl2br w:val="nil"/>
              <w:tr2bl w:val="nil"/>
            </w:tcBorders>
          </w:tcPr>
          <w:p w:rsidR="00C81524" w:rsidRDefault="00C81524" w:rsidP="001E55F8">
            <w:pPr>
              <w:rPr>
                <w:ins w:id="1451" w:author="t450" w:date="2017-09-30T08:35:00Z"/>
              </w:rPr>
            </w:pPr>
            <w:ins w:id="1452" w:author="t450" w:date="2017-09-30T08:35:00Z">
              <w:r>
                <w:rPr>
                  <w:rFonts w:hint="eastAsia"/>
                </w:rPr>
                <w:t>verify_org_id</w:t>
              </w:r>
            </w:ins>
          </w:p>
        </w:tc>
        <w:tc>
          <w:tcPr>
            <w:tcW w:w="1440" w:type="dxa"/>
            <w:tcBorders>
              <w:tl2br w:val="nil"/>
              <w:tr2bl w:val="nil"/>
            </w:tcBorders>
            <w:tcMar>
              <w:top w:w="0" w:type="dxa"/>
              <w:left w:w="108" w:type="dxa"/>
              <w:bottom w:w="0" w:type="dxa"/>
              <w:right w:w="108" w:type="dxa"/>
            </w:tcMar>
          </w:tcPr>
          <w:p w:rsidR="00C81524" w:rsidRDefault="00C81524" w:rsidP="001E55F8">
            <w:pPr>
              <w:rPr>
                <w:ins w:id="1453" w:author="t450" w:date="2017-09-30T08:35:00Z"/>
                <w:rFonts w:cs="Calibri"/>
                <w:szCs w:val="21"/>
              </w:rPr>
            </w:pPr>
            <w:ins w:id="1454" w:author="t450" w:date="2017-09-30T08:35:00Z">
              <w:r w:rsidRPr="00D12F6F">
                <w:rPr>
                  <w:rFonts w:ascii="Calibri" w:hAnsi="Calibri" w:cs="Times New Roman" w:hint="eastAsia"/>
                  <w:szCs w:val="22"/>
                </w:rPr>
                <w:t>审核机构</w:t>
              </w:r>
            </w:ins>
          </w:p>
        </w:tc>
        <w:tc>
          <w:tcPr>
            <w:tcW w:w="636" w:type="dxa"/>
            <w:tcBorders>
              <w:tl2br w:val="nil"/>
              <w:tr2bl w:val="nil"/>
            </w:tcBorders>
            <w:tcMar>
              <w:top w:w="0" w:type="dxa"/>
              <w:left w:w="108" w:type="dxa"/>
              <w:bottom w:w="0" w:type="dxa"/>
              <w:right w:w="108" w:type="dxa"/>
            </w:tcMar>
          </w:tcPr>
          <w:p w:rsidR="00C81524" w:rsidRDefault="00C81524" w:rsidP="001E55F8">
            <w:pPr>
              <w:rPr>
                <w:ins w:id="1455" w:author="t450" w:date="2017-09-30T08:35:00Z"/>
                <w:rFonts w:cs="Calibri"/>
                <w:szCs w:val="21"/>
              </w:rPr>
            </w:pPr>
          </w:p>
        </w:tc>
        <w:tc>
          <w:tcPr>
            <w:tcW w:w="1486" w:type="dxa"/>
            <w:tcBorders>
              <w:tl2br w:val="nil"/>
              <w:tr2bl w:val="nil"/>
            </w:tcBorders>
            <w:tcMar>
              <w:top w:w="0" w:type="dxa"/>
              <w:left w:w="108" w:type="dxa"/>
              <w:bottom w:w="0" w:type="dxa"/>
              <w:right w:w="108" w:type="dxa"/>
            </w:tcMar>
          </w:tcPr>
          <w:p w:rsidR="00C81524" w:rsidRDefault="00C81524" w:rsidP="001E55F8">
            <w:pPr>
              <w:jc w:val="left"/>
              <w:rPr>
                <w:ins w:id="1456" w:author="t450" w:date="2017-09-30T08:35:00Z"/>
              </w:rPr>
            </w:pPr>
          </w:p>
        </w:tc>
        <w:tc>
          <w:tcPr>
            <w:tcW w:w="666" w:type="dxa"/>
            <w:tcBorders>
              <w:tl2br w:val="nil"/>
              <w:tr2bl w:val="nil"/>
            </w:tcBorders>
            <w:vAlign w:val="center"/>
          </w:tcPr>
          <w:p w:rsidR="00C81524" w:rsidRPr="00855553" w:rsidRDefault="00C81524" w:rsidP="001E55F8">
            <w:pPr>
              <w:jc w:val="center"/>
              <w:rPr>
                <w:ins w:id="1457" w:author="t450" w:date="2017-09-30T08:35:00Z"/>
                <w:szCs w:val="21"/>
              </w:rPr>
            </w:pPr>
            <w:ins w:id="1458" w:author="t450" w:date="2017-09-30T08:35:00Z">
              <w:r w:rsidRPr="00D12F6F">
                <w:rPr>
                  <w:rFonts w:cs="Times New Roman"/>
                </w:rPr>
                <w:t>Y</w:t>
              </w:r>
            </w:ins>
          </w:p>
        </w:tc>
        <w:tc>
          <w:tcPr>
            <w:tcW w:w="683" w:type="dxa"/>
            <w:tcBorders>
              <w:tl2br w:val="nil"/>
              <w:tr2bl w:val="nil"/>
            </w:tcBorders>
          </w:tcPr>
          <w:p w:rsidR="00C81524" w:rsidRDefault="00C81524" w:rsidP="001E55F8">
            <w:pPr>
              <w:rPr>
                <w:ins w:id="1459" w:author="t450" w:date="2017-09-30T08:35:00Z"/>
                <w:szCs w:val="21"/>
              </w:rPr>
            </w:pPr>
          </w:p>
        </w:tc>
        <w:tc>
          <w:tcPr>
            <w:tcW w:w="1696" w:type="dxa"/>
            <w:tcBorders>
              <w:tl2br w:val="nil"/>
              <w:tr2bl w:val="nil"/>
            </w:tcBorders>
          </w:tcPr>
          <w:p w:rsidR="00C81524" w:rsidRDefault="00C81524" w:rsidP="001E55F8">
            <w:pPr>
              <w:rPr>
                <w:ins w:id="1460" w:author="t450" w:date="2017-09-30T08:35:00Z"/>
              </w:rPr>
            </w:pPr>
            <w:ins w:id="1461" w:author="t450" w:date="2017-09-30T08:35:00Z">
              <w:r>
                <w:rPr>
                  <w:rFonts w:hint="eastAsia"/>
                </w:rPr>
                <w:t>varchar(255)</w:t>
              </w:r>
            </w:ins>
          </w:p>
        </w:tc>
      </w:tr>
      <w:tr w:rsidR="00C81524" w:rsidTr="001E55F8">
        <w:trPr>
          <w:trHeight w:val="90"/>
          <w:jc w:val="center"/>
          <w:ins w:id="1462" w:author="t450" w:date="2017-09-30T08:35:00Z"/>
        </w:trPr>
        <w:tc>
          <w:tcPr>
            <w:tcW w:w="1773" w:type="dxa"/>
            <w:tcBorders>
              <w:tl2br w:val="nil"/>
              <w:tr2bl w:val="nil"/>
            </w:tcBorders>
          </w:tcPr>
          <w:p w:rsidR="00C81524" w:rsidRDefault="00C81524" w:rsidP="001E55F8">
            <w:pPr>
              <w:rPr>
                <w:ins w:id="1463" w:author="t450" w:date="2017-09-30T08:35:00Z"/>
              </w:rPr>
            </w:pPr>
            <w:ins w:id="1464" w:author="t450" w:date="2017-09-30T08:35:00Z">
              <w:r>
                <w:rPr>
                  <w:rFonts w:hint="eastAsia"/>
                </w:rPr>
                <w:t>verify_org_</w:t>
              </w:r>
              <w:r w:rsidRPr="00D12F6F">
                <w:rPr>
                  <w:rFonts w:ascii="Calibri" w:hAnsi="Calibri" w:hint="eastAsia"/>
                </w:rPr>
                <w:t>name</w:t>
              </w:r>
            </w:ins>
          </w:p>
        </w:tc>
        <w:tc>
          <w:tcPr>
            <w:tcW w:w="1440" w:type="dxa"/>
            <w:tcBorders>
              <w:tl2br w:val="nil"/>
              <w:tr2bl w:val="nil"/>
            </w:tcBorders>
            <w:tcMar>
              <w:top w:w="0" w:type="dxa"/>
              <w:left w:w="108" w:type="dxa"/>
              <w:bottom w:w="0" w:type="dxa"/>
              <w:right w:w="108" w:type="dxa"/>
            </w:tcMar>
          </w:tcPr>
          <w:p w:rsidR="00C81524" w:rsidRDefault="00C81524" w:rsidP="001E55F8">
            <w:pPr>
              <w:rPr>
                <w:ins w:id="1465" w:author="t450" w:date="2017-09-30T08:35:00Z"/>
                <w:rFonts w:cs="Calibri"/>
                <w:szCs w:val="21"/>
              </w:rPr>
            </w:pPr>
            <w:ins w:id="1466" w:author="t450" w:date="2017-09-30T08:35:00Z">
              <w:r w:rsidRPr="00D12F6F">
                <w:rPr>
                  <w:rFonts w:ascii="Calibri" w:hAnsi="Calibri" w:cs="Times New Roman" w:hint="eastAsia"/>
                  <w:szCs w:val="22"/>
                </w:rPr>
                <w:t>审核</w:t>
              </w:r>
              <w:r>
                <w:rPr>
                  <w:rFonts w:hint="eastAsia"/>
                  <w:szCs w:val="21"/>
                </w:rPr>
                <w:t>机构名称</w:t>
              </w:r>
            </w:ins>
          </w:p>
        </w:tc>
        <w:tc>
          <w:tcPr>
            <w:tcW w:w="636" w:type="dxa"/>
            <w:tcBorders>
              <w:tl2br w:val="nil"/>
              <w:tr2bl w:val="nil"/>
            </w:tcBorders>
            <w:tcMar>
              <w:top w:w="0" w:type="dxa"/>
              <w:left w:w="108" w:type="dxa"/>
              <w:bottom w:w="0" w:type="dxa"/>
              <w:right w:w="108" w:type="dxa"/>
            </w:tcMar>
          </w:tcPr>
          <w:p w:rsidR="00C81524" w:rsidRDefault="00C81524" w:rsidP="001E55F8">
            <w:pPr>
              <w:rPr>
                <w:ins w:id="1467" w:author="t450" w:date="2017-09-30T08:35:00Z"/>
                <w:rFonts w:cs="Calibri"/>
                <w:szCs w:val="21"/>
              </w:rPr>
            </w:pPr>
          </w:p>
        </w:tc>
        <w:tc>
          <w:tcPr>
            <w:tcW w:w="1486" w:type="dxa"/>
            <w:tcBorders>
              <w:tl2br w:val="nil"/>
              <w:tr2bl w:val="nil"/>
            </w:tcBorders>
            <w:tcMar>
              <w:top w:w="0" w:type="dxa"/>
              <w:left w:w="108" w:type="dxa"/>
              <w:bottom w:w="0" w:type="dxa"/>
              <w:right w:w="108" w:type="dxa"/>
            </w:tcMar>
          </w:tcPr>
          <w:p w:rsidR="00C81524" w:rsidRDefault="00C81524" w:rsidP="001E55F8">
            <w:pPr>
              <w:jc w:val="left"/>
              <w:rPr>
                <w:ins w:id="1468" w:author="t450" w:date="2017-09-30T08:35:00Z"/>
              </w:rPr>
            </w:pPr>
          </w:p>
        </w:tc>
        <w:tc>
          <w:tcPr>
            <w:tcW w:w="666" w:type="dxa"/>
            <w:tcBorders>
              <w:tl2br w:val="nil"/>
              <w:tr2bl w:val="nil"/>
            </w:tcBorders>
            <w:vAlign w:val="center"/>
          </w:tcPr>
          <w:p w:rsidR="00C81524" w:rsidRPr="00855553" w:rsidRDefault="00C81524" w:rsidP="001E55F8">
            <w:pPr>
              <w:jc w:val="center"/>
              <w:rPr>
                <w:ins w:id="1469" w:author="t450" w:date="2017-09-30T08:35:00Z"/>
                <w:szCs w:val="21"/>
              </w:rPr>
            </w:pPr>
            <w:ins w:id="1470" w:author="t450" w:date="2017-09-30T08:35:00Z">
              <w:r w:rsidRPr="00D12F6F">
                <w:rPr>
                  <w:rFonts w:cs="Times New Roman"/>
                </w:rPr>
                <w:t>Y</w:t>
              </w:r>
            </w:ins>
          </w:p>
        </w:tc>
        <w:tc>
          <w:tcPr>
            <w:tcW w:w="683" w:type="dxa"/>
            <w:tcBorders>
              <w:tl2br w:val="nil"/>
              <w:tr2bl w:val="nil"/>
            </w:tcBorders>
          </w:tcPr>
          <w:p w:rsidR="00C81524" w:rsidRDefault="00C81524" w:rsidP="001E55F8">
            <w:pPr>
              <w:rPr>
                <w:ins w:id="1471" w:author="t450" w:date="2017-09-30T08:35:00Z"/>
                <w:szCs w:val="21"/>
              </w:rPr>
            </w:pPr>
          </w:p>
        </w:tc>
        <w:tc>
          <w:tcPr>
            <w:tcW w:w="1696" w:type="dxa"/>
            <w:tcBorders>
              <w:tl2br w:val="nil"/>
              <w:tr2bl w:val="nil"/>
            </w:tcBorders>
          </w:tcPr>
          <w:p w:rsidR="00C81524" w:rsidRDefault="00C81524" w:rsidP="001E55F8">
            <w:pPr>
              <w:rPr>
                <w:ins w:id="1472" w:author="t450" w:date="2017-09-30T08:35:00Z"/>
              </w:rPr>
            </w:pPr>
            <w:ins w:id="1473" w:author="t450" w:date="2017-09-30T08:35:00Z">
              <w:r>
                <w:rPr>
                  <w:rFonts w:hint="eastAsia"/>
                </w:rPr>
                <w:t>varchar(255)</w:t>
              </w:r>
            </w:ins>
          </w:p>
        </w:tc>
      </w:tr>
      <w:tr w:rsidR="00C81524" w:rsidTr="001E55F8">
        <w:trPr>
          <w:trHeight w:val="90"/>
          <w:jc w:val="center"/>
          <w:ins w:id="1474" w:author="t450" w:date="2017-09-30T08:35:00Z"/>
        </w:trPr>
        <w:tc>
          <w:tcPr>
            <w:tcW w:w="1773" w:type="dxa"/>
          </w:tcPr>
          <w:p w:rsidR="00C81524" w:rsidRDefault="00C81524" w:rsidP="001E55F8">
            <w:pPr>
              <w:rPr>
                <w:ins w:id="1475" w:author="t450" w:date="2017-09-30T08:35:00Z"/>
              </w:rPr>
            </w:pPr>
            <w:ins w:id="1476" w:author="t450" w:date="2017-09-30T08:35:00Z">
              <w:r>
                <w:rPr>
                  <w:rFonts w:hint="eastAsia"/>
                </w:rPr>
                <w:lastRenderedPageBreak/>
                <w:t>verify_</w:t>
              </w:r>
              <w:r w:rsidRPr="00D12F6F">
                <w:rPr>
                  <w:rFonts w:ascii="Calibri" w:hAnsi="Calibri" w:hint="eastAsia"/>
                </w:rPr>
                <w:t>dept_id</w:t>
              </w:r>
            </w:ins>
          </w:p>
        </w:tc>
        <w:tc>
          <w:tcPr>
            <w:tcW w:w="1440" w:type="dxa"/>
          </w:tcPr>
          <w:p w:rsidR="00C81524" w:rsidRDefault="00C81524" w:rsidP="001E55F8">
            <w:pPr>
              <w:rPr>
                <w:ins w:id="1477" w:author="t450" w:date="2017-09-30T08:35:00Z"/>
                <w:rFonts w:cs="Calibri"/>
                <w:szCs w:val="21"/>
              </w:rPr>
            </w:pPr>
            <w:ins w:id="1478" w:author="t450" w:date="2017-09-30T08:35:00Z">
              <w:r w:rsidRPr="00D12F6F">
                <w:rPr>
                  <w:rFonts w:ascii="Calibri" w:hAnsi="Calibri" w:cs="Times New Roman" w:hint="eastAsia"/>
                  <w:szCs w:val="22"/>
                </w:rPr>
                <w:t>审核部门</w:t>
              </w:r>
              <w:r>
                <w:rPr>
                  <w:rFonts w:hint="eastAsia"/>
                  <w:szCs w:val="21"/>
                </w:rPr>
                <w:t>id</w:t>
              </w:r>
            </w:ins>
          </w:p>
        </w:tc>
        <w:tc>
          <w:tcPr>
            <w:tcW w:w="636" w:type="dxa"/>
          </w:tcPr>
          <w:p w:rsidR="00C81524" w:rsidRDefault="00C81524" w:rsidP="001E55F8">
            <w:pPr>
              <w:rPr>
                <w:ins w:id="1479" w:author="t450" w:date="2017-09-30T08:35:00Z"/>
                <w:rFonts w:cs="Calibri"/>
                <w:szCs w:val="21"/>
              </w:rPr>
            </w:pPr>
          </w:p>
        </w:tc>
        <w:tc>
          <w:tcPr>
            <w:tcW w:w="1486" w:type="dxa"/>
          </w:tcPr>
          <w:p w:rsidR="00C81524" w:rsidRDefault="00C81524" w:rsidP="001E55F8">
            <w:pPr>
              <w:jc w:val="left"/>
              <w:rPr>
                <w:ins w:id="1480" w:author="t450" w:date="2017-09-30T08:35:00Z"/>
              </w:rPr>
            </w:pPr>
          </w:p>
        </w:tc>
        <w:tc>
          <w:tcPr>
            <w:tcW w:w="666" w:type="dxa"/>
            <w:vAlign w:val="center"/>
          </w:tcPr>
          <w:p w:rsidR="00C81524" w:rsidRPr="00855553" w:rsidRDefault="00C81524" w:rsidP="001E55F8">
            <w:pPr>
              <w:jc w:val="center"/>
              <w:rPr>
                <w:ins w:id="1481" w:author="t450" w:date="2017-09-30T08:35:00Z"/>
                <w:szCs w:val="21"/>
              </w:rPr>
            </w:pPr>
            <w:ins w:id="1482" w:author="t450" w:date="2017-09-30T08:35:00Z">
              <w:r w:rsidRPr="00D12F6F">
                <w:rPr>
                  <w:rFonts w:cs="Times New Roman"/>
                </w:rPr>
                <w:t>N</w:t>
              </w:r>
            </w:ins>
          </w:p>
        </w:tc>
        <w:tc>
          <w:tcPr>
            <w:tcW w:w="683" w:type="dxa"/>
          </w:tcPr>
          <w:p w:rsidR="00C81524" w:rsidRDefault="00C81524" w:rsidP="001E55F8">
            <w:pPr>
              <w:rPr>
                <w:ins w:id="1483" w:author="t450" w:date="2017-09-30T08:35:00Z"/>
                <w:szCs w:val="21"/>
              </w:rPr>
            </w:pPr>
          </w:p>
        </w:tc>
        <w:tc>
          <w:tcPr>
            <w:tcW w:w="1696" w:type="dxa"/>
          </w:tcPr>
          <w:p w:rsidR="00C81524" w:rsidRDefault="00C81524" w:rsidP="001E55F8">
            <w:pPr>
              <w:rPr>
                <w:ins w:id="1484" w:author="t450" w:date="2017-09-30T08:35:00Z"/>
              </w:rPr>
            </w:pPr>
            <w:ins w:id="1485" w:author="t450" w:date="2017-09-30T08:35:00Z">
              <w:r>
                <w:rPr>
                  <w:rFonts w:hint="eastAsia"/>
                </w:rPr>
                <w:t>varchar(255)</w:t>
              </w:r>
            </w:ins>
          </w:p>
        </w:tc>
      </w:tr>
      <w:tr w:rsidR="00C81524" w:rsidTr="001E55F8">
        <w:trPr>
          <w:trHeight w:val="90"/>
          <w:jc w:val="center"/>
          <w:ins w:id="1486" w:author="t450" w:date="2017-09-30T08:35:00Z"/>
        </w:trPr>
        <w:tc>
          <w:tcPr>
            <w:tcW w:w="1773" w:type="dxa"/>
          </w:tcPr>
          <w:p w:rsidR="00C81524" w:rsidRDefault="00C81524" w:rsidP="001E55F8">
            <w:pPr>
              <w:rPr>
                <w:ins w:id="1487" w:author="t450" w:date="2017-09-30T08:35:00Z"/>
              </w:rPr>
            </w:pPr>
            <w:ins w:id="1488" w:author="t450" w:date="2017-09-30T08:35:00Z">
              <w:r>
                <w:rPr>
                  <w:rFonts w:hint="eastAsia"/>
                </w:rPr>
                <w:t>verify_</w:t>
              </w:r>
              <w:r>
                <w:rPr>
                  <w:rFonts w:ascii="Calibri" w:hAnsi="Calibri" w:hint="eastAsia"/>
                </w:rPr>
                <w:t>dept_name</w:t>
              </w:r>
            </w:ins>
          </w:p>
        </w:tc>
        <w:tc>
          <w:tcPr>
            <w:tcW w:w="1440" w:type="dxa"/>
          </w:tcPr>
          <w:p w:rsidR="00C81524" w:rsidRDefault="00C81524" w:rsidP="001E55F8">
            <w:pPr>
              <w:rPr>
                <w:ins w:id="1489" w:author="t450" w:date="2017-09-30T08:35:00Z"/>
                <w:rFonts w:cs="Calibri"/>
                <w:szCs w:val="21"/>
              </w:rPr>
            </w:pPr>
            <w:ins w:id="1490" w:author="t450" w:date="2017-09-30T08:35:00Z">
              <w:r>
                <w:rPr>
                  <w:rFonts w:hint="eastAsia"/>
                  <w:szCs w:val="21"/>
                </w:rPr>
                <w:t>审核部门名称</w:t>
              </w:r>
            </w:ins>
          </w:p>
        </w:tc>
        <w:tc>
          <w:tcPr>
            <w:tcW w:w="636" w:type="dxa"/>
          </w:tcPr>
          <w:p w:rsidR="00C81524" w:rsidRDefault="00C81524" w:rsidP="001E55F8">
            <w:pPr>
              <w:rPr>
                <w:ins w:id="1491" w:author="t450" w:date="2017-09-30T08:35:00Z"/>
                <w:rFonts w:cs="Calibri"/>
                <w:szCs w:val="21"/>
              </w:rPr>
            </w:pPr>
          </w:p>
        </w:tc>
        <w:tc>
          <w:tcPr>
            <w:tcW w:w="1486" w:type="dxa"/>
          </w:tcPr>
          <w:p w:rsidR="00C81524" w:rsidRDefault="00C81524" w:rsidP="001E55F8">
            <w:pPr>
              <w:jc w:val="left"/>
              <w:rPr>
                <w:ins w:id="1492" w:author="t450" w:date="2017-09-30T08:35:00Z"/>
              </w:rPr>
            </w:pPr>
          </w:p>
        </w:tc>
        <w:tc>
          <w:tcPr>
            <w:tcW w:w="666" w:type="dxa"/>
            <w:vAlign w:val="center"/>
          </w:tcPr>
          <w:p w:rsidR="00C81524" w:rsidRPr="00855553" w:rsidRDefault="00C81524" w:rsidP="001E55F8">
            <w:pPr>
              <w:jc w:val="center"/>
              <w:rPr>
                <w:ins w:id="1493" w:author="t450" w:date="2017-09-30T08:35:00Z"/>
                <w:szCs w:val="21"/>
              </w:rPr>
            </w:pPr>
            <w:ins w:id="1494" w:author="t450" w:date="2017-09-30T08:35:00Z">
              <w:r w:rsidRPr="00D12F6F">
                <w:rPr>
                  <w:rFonts w:cs="Times New Roman"/>
                </w:rPr>
                <w:t>N</w:t>
              </w:r>
            </w:ins>
          </w:p>
        </w:tc>
        <w:tc>
          <w:tcPr>
            <w:tcW w:w="683" w:type="dxa"/>
          </w:tcPr>
          <w:p w:rsidR="00C81524" w:rsidRDefault="00C81524" w:rsidP="001E55F8">
            <w:pPr>
              <w:rPr>
                <w:ins w:id="1495" w:author="t450" w:date="2017-09-30T08:35:00Z"/>
                <w:szCs w:val="21"/>
              </w:rPr>
            </w:pPr>
          </w:p>
        </w:tc>
        <w:tc>
          <w:tcPr>
            <w:tcW w:w="1696" w:type="dxa"/>
          </w:tcPr>
          <w:p w:rsidR="00C81524" w:rsidRDefault="00C81524" w:rsidP="001E55F8">
            <w:pPr>
              <w:rPr>
                <w:ins w:id="1496" w:author="t450" w:date="2017-09-30T08:35:00Z"/>
              </w:rPr>
            </w:pPr>
            <w:ins w:id="1497" w:author="t450" w:date="2017-09-30T08:35:00Z">
              <w:r>
                <w:rPr>
                  <w:rFonts w:hint="eastAsia"/>
                </w:rPr>
                <w:t>varchar(255)</w:t>
              </w:r>
            </w:ins>
          </w:p>
        </w:tc>
      </w:tr>
      <w:tr w:rsidR="00C81524" w:rsidTr="001E55F8">
        <w:trPr>
          <w:trHeight w:val="90"/>
          <w:jc w:val="center"/>
          <w:ins w:id="1498" w:author="t450" w:date="2017-09-30T08:35:00Z"/>
        </w:trPr>
        <w:tc>
          <w:tcPr>
            <w:tcW w:w="1773" w:type="dxa"/>
          </w:tcPr>
          <w:p w:rsidR="00C81524" w:rsidRDefault="00C81524" w:rsidP="001E55F8">
            <w:pPr>
              <w:rPr>
                <w:ins w:id="1499" w:author="t450" w:date="2017-09-30T08:35:00Z"/>
              </w:rPr>
            </w:pPr>
            <w:ins w:id="1500" w:author="t450" w:date="2017-09-30T08:35:00Z">
              <w:r>
                <w:rPr>
                  <w:rFonts w:hint="eastAsia"/>
                </w:rPr>
                <w:t>create_by</w:t>
              </w:r>
            </w:ins>
          </w:p>
        </w:tc>
        <w:tc>
          <w:tcPr>
            <w:tcW w:w="1440" w:type="dxa"/>
          </w:tcPr>
          <w:p w:rsidR="00C81524" w:rsidRDefault="00C81524" w:rsidP="001E55F8">
            <w:pPr>
              <w:jc w:val="left"/>
              <w:rPr>
                <w:ins w:id="1501" w:author="t450" w:date="2017-09-30T08:35:00Z"/>
                <w:szCs w:val="21"/>
              </w:rPr>
            </w:pPr>
            <w:ins w:id="1502" w:author="t450" w:date="2017-09-30T08:35:00Z">
              <w:r>
                <w:rPr>
                  <w:rFonts w:hint="eastAsia"/>
                </w:rPr>
                <w:t>创建者</w:t>
              </w:r>
            </w:ins>
          </w:p>
        </w:tc>
        <w:tc>
          <w:tcPr>
            <w:tcW w:w="636" w:type="dxa"/>
          </w:tcPr>
          <w:p w:rsidR="00C81524" w:rsidRDefault="00C81524" w:rsidP="001E55F8">
            <w:pPr>
              <w:rPr>
                <w:ins w:id="1503" w:author="t450" w:date="2017-09-30T08:35:00Z"/>
                <w:rFonts w:cs="Calibri"/>
                <w:szCs w:val="21"/>
              </w:rPr>
            </w:pPr>
          </w:p>
        </w:tc>
        <w:tc>
          <w:tcPr>
            <w:tcW w:w="1486" w:type="dxa"/>
          </w:tcPr>
          <w:p w:rsidR="00C81524" w:rsidRDefault="00C81524" w:rsidP="001E55F8">
            <w:pPr>
              <w:jc w:val="left"/>
              <w:rPr>
                <w:ins w:id="1504" w:author="t450" w:date="2017-09-30T08:35:00Z"/>
              </w:rPr>
            </w:pPr>
          </w:p>
        </w:tc>
        <w:tc>
          <w:tcPr>
            <w:tcW w:w="666" w:type="dxa"/>
          </w:tcPr>
          <w:p w:rsidR="00C81524" w:rsidRPr="00D12F6F" w:rsidRDefault="00C81524" w:rsidP="001E55F8">
            <w:pPr>
              <w:jc w:val="center"/>
              <w:rPr>
                <w:ins w:id="1505" w:author="t450" w:date="2017-09-30T08:35:00Z"/>
                <w:rFonts w:cs="Times New Roman"/>
              </w:rPr>
            </w:pPr>
            <w:ins w:id="1506" w:author="t450" w:date="2017-09-30T08:35:00Z">
              <w:r w:rsidRPr="00D12F6F">
                <w:rPr>
                  <w:rFonts w:cs="Times New Roman"/>
                </w:rPr>
                <w:t>Y</w:t>
              </w:r>
            </w:ins>
          </w:p>
        </w:tc>
        <w:tc>
          <w:tcPr>
            <w:tcW w:w="683" w:type="dxa"/>
          </w:tcPr>
          <w:p w:rsidR="00C81524" w:rsidRDefault="00C81524" w:rsidP="001E55F8">
            <w:pPr>
              <w:jc w:val="left"/>
              <w:rPr>
                <w:ins w:id="1507" w:author="t450" w:date="2017-09-30T08:35:00Z"/>
                <w:szCs w:val="21"/>
              </w:rPr>
            </w:pPr>
          </w:p>
        </w:tc>
        <w:tc>
          <w:tcPr>
            <w:tcW w:w="1696" w:type="dxa"/>
            <w:vAlign w:val="center"/>
          </w:tcPr>
          <w:p w:rsidR="00C81524" w:rsidRDefault="00C81524" w:rsidP="001E55F8">
            <w:pPr>
              <w:rPr>
                <w:ins w:id="1508" w:author="t450" w:date="2017-09-30T08:35:00Z"/>
              </w:rPr>
            </w:pPr>
            <w:ins w:id="1509" w:author="t450" w:date="2017-09-30T08:35:00Z">
              <w:r>
                <w:rPr>
                  <w:rFonts w:hint="eastAsia"/>
                </w:rPr>
                <w:t>varchar(255)</w:t>
              </w:r>
            </w:ins>
          </w:p>
        </w:tc>
      </w:tr>
      <w:tr w:rsidR="00C81524" w:rsidTr="001E55F8">
        <w:trPr>
          <w:trHeight w:val="90"/>
          <w:jc w:val="center"/>
          <w:ins w:id="1510" w:author="t450" w:date="2017-09-30T08:35:00Z"/>
        </w:trPr>
        <w:tc>
          <w:tcPr>
            <w:tcW w:w="1773" w:type="dxa"/>
          </w:tcPr>
          <w:p w:rsidR="00C81524" w:rsidRDefault="00C81524" w:rsidP="001E55F8">
            <w:pPr>
              <w:rPr>
                <w:ins w:id="1511" w:author="t450" w:date="2017-09-30T08:35:00Z"/>
              </w:rPr>
            </w:pPr>
            <w:ins w:id="1512" w:author="t450" w:date="2017-09-30T08:35:00Z">
              <w:r>
                <w:rPr>
                  <w:rFonts w:hint="eastAsia"/>
                </w:rPr>
                <w:t>create_date</w:t>
              </w:r>
            </w:ins>
          </w:p>
        </w:tc>
        <w:tc>
          <w:tcPr>
            <w:tcW w:w="1440" w:type="dxa"/>
          </w:tcPr>
          <w:p w:rsidR="00C81524" w:rsidRDefault="00C81524" w:rsidP="001E55F8">
            <w:pPr>
              <w:jc w:val="left"/>
              <w:rPr>
                <w:ins w:id="1513" w:author="t450" w:date="2017-09-30T08:35:00Z"/>
                <w:szCs w:val="21"/>
              </w:rPr>
            </w:pPr>
            <w:ins w:id="1514" w:author="t450" w:date="2017-09-30T08:35:00Z">
              <w:r>
                <w:rPr>
                  <w:rFonts w:hint="eastAsia"/>
                </w:rPr>
                <w:t>创建时间</w:t>
              </w:r>
            </w:ins>
          </w:p>
        </w:tc>
        <w:tc>
          <w:tcPr>
            <w:tcW w:w="636" w:type="dxa"/>
          </w:tcPr>
          <w:p w:rsidR="00C81524" w:rsidRDefault="00C81524" w:rsidP="001E55F8">
            <w:pPr>
              <w:rPr>
                <w:ins w:id="1515" w:author="t450" w:date="2017-09-30T08:35:00Z"/>
                <w:rFonts w:cs="Calibri"/>
                <w:szCs w:val="21"/>
              </w:rPr>
            </w:pPr>
          </w:p>
        </w:tc>
        <w:tc>
          <w:tcPr>
            <w:tcW w:w="1486" w:type="dxa"/>
          </w:tcPr>
          <w:p w:rsidR="00C81524" w:rsidRDefault="00C81524" w:rsidP="001E55F8">
            <w:pPr>
              <w:jc w:val="left"/>
              <w:rPr>
                <w:ins w:id="1516" w:author="t450" w:date="2017-09-30T08:35:00Z"/>
              </w:rPr>
            </w:pPr>
          </w:p>
        </w:tc>
        <w:tc>
          <w:tcPr>
            <w:tcW w:w="666" w:type="dxa"/>
          </w:tcPr>
          <w:p w:rsidR="00C81524" w:rsidRPr="00D12F6F" w:rsidRDefault="00C81524" w:rsidP="001E55F8">
            <w:pPr>
              <w:jc w:val="center"/>
              <w:rPr>
                <w:ins w:id="1517" w:author="t450" w:date="2017-09-30T08:35:00Z"/>
                <w:rFonts w:cs="Times New Roman"/>
              </w:rPr>
            </w:pPr>
            <w:ins w:id="1518" w:author="t450" w:date="2017-09-30T08:35:00Z">
              <w:r w:rsidRPr="00D12F6F">
                <w:rPr>
                  <w:rFonts w:cs="Times New Roman"/>
                </w:rPr>
                <w:t>Y</w:t>
              </w:r>
            </w:ins>
          </w:p>
        </w:tc>
        <w:tc>
          <w:tcPr>
            <w:tcW w:w="683" w:type="dxa"/>
          </w:tcPr>
          <w:p w:rsidR="00C81524" w:rsidRDefault="00C81524" w:rsidP="001E55F8">
            <w:pPr>
              <w:jc w:val="left"/>
              <w:rPr>
                <w:ins w:id="1519" w:author="t450" w:date="2017-09-30T08:35:00Z"/>
                <w:szCs w:val="21"/>
              </w:rPr>
            </w:pPr>
          </w:p>
        </w:tc>
        <w:tc>
          <w:tcPr>
            <w:tcW w:w="1696" w:type="dxa"/>
            <w:vAlign w:val="center"/>
          </w:tcPr>
          <w:p w:rsidR="00C81524" w:rsidRDefault="00C81524" w:rsidP="001E55F8">
            <w:pPr>
              <w:rPr>
                <w:ins w:id="1520" w:author="t450" w:date="2017-09-30T08:35:00Z"/>
              </w:rPr>
            </w:pPr>
            <w:ins w:id="1521" w:author="t450" w:date="2017-09-30T08:35:00Z">
              <w:r>
                <w:rPr>
                  <w:rFonts w:hint="eastAsia"/>
                </w:rPr>
                <w:t>datetime</w:t>
              </w:r>
            </w:ins>
          </w:p>
        </w:tc>
      </w:tr>
      <w:tr w:rsidR="00C81524" w:rsidTr="001E55F8">
        <w:trPr>
          <w:trHeight w:val="90"/>
          <w:jc w:val="center"/>
          <w:ins w:id="1522" w:author="t450" w:date="2017-09-30T08:35:00Z"/>
        </w:trPr>
        <w:tc>
          <w:tcPr>
            <w:tcW w:w="1773" w:type="dxa"/>
          </w:tcPr>
          <w:p w:rsidR="00C81524" w:rsidRDefault="00C81524" w:rsidP="001E55F8">
            <w:pPr>
              <w:rPr>
                <w:ins w:id="1523" w:author="t450" w:date="2017-09-30T08:35:00Z"/>
              </w:rPr>
            </w:pPr>
            <w:ins w:id="1524" w:author="t450" w:date="2017-09-30T08:35:00Z">
              <w:r>
                <w:rPr>
                  <w:rFonts w:hint="eastAsia"/>
                </w:rPr>
                <w:t>update_by</w:t>
              </w:r>
            </w:ins>
          </w:p>
        </w:tc>
        <w:tc>
          <w:tcPr>
            <w:tcW w:w="1440" w:type="dxa"/>
          </w:tcPr>
          <w:p w:rsidR="00C81524" w:rsidRDefault="00C81524" w:rsidP="001E55F8">
            <w:pPr>
              <w:jc w:val="left"/>
              <w:rPr>
                <w:ins w:id="1525" w:author="t450" w:date="2017-09-30T08:35:00Z"/>
                <w:szCs w:val="21"/>
              </w:rPr>
            </w:pPr>
            <w:ins w:id="1526" w:author="t450" w:date="2017-09-30T08:35:00Z">
              <w:r>
                <w:rPr>
                  <w:rFonts w:hint="eastAsia"/>
                </w:rPr>
                <w:t>更新者</w:t>
              </w:r>
            </w:ins>
          </w:p>
        </w:tc>
        <w:tc>
          <w:tcPr>
            <w:tcW w:w="636" w:type="dxa"/>
          </w:tcPr>
          <w:p w:rsidR="00C81524" w:rsidRDefault="00C81524" w:rsidP="001E55F8">
            <w:pPr>
              <w:rPr>
                <w:ins w:id="1527" w:author="t450" w:date="2017-09-30T08:35:00Z"/>
                <w:rFonts w:cs="Calibri"/>
                <w:szCs w:val="21"/>
              </w:rPr>
            </w:pPr>
          </w:p>
        </w:tc>
        <w:tc>
          <w:tcPr>
            <w:tcW w:w="1486" w:type="dxa"/>
          </w:tcPr>
          <w:p w:rsidR="00C81524" w:rsidRDefault="00C81524" w:rsidP="001E55F8">
            <w:pPr>
              <w:jc w:val="left"/>
              <w:rPr>
                <w:ins w:id="1528" w:author="t450" w:date="2017-09-30T08:35:00Z"/>
              </w:rPr>
            </w:pPr>
          </w:p>
        </w:tc>
        <w:tc>
          <w:tcPr>
            <w:tcW w:w="666" w:type="dxa"/>
          </w:tcPr>
          <w:p w:rsidR="00C81524" w:rsidRPr="00D12F6F" w:rsidRDefault="00C81524" w:rsidP="001E55F8">
            <w:pPr>
              <w:jc w:val="center"/>
              <w:rPr>
                <w:ins w:id="1529" w:author="t450" w:date="2017-09-30T08:35:00Z"/>
                <w:rFonts w:cs="Times New Roman"/>
              </w:rPr>
            </w:pPr>
            <w:ins w:id="1530" w:author="t450" w:date="2017-09-30T08:35:00Z">
              <w:r w:rsidRPr="00D12F6F">
                <w:rPr>
                  <w:rFonts w:cs="Times New Roman"/>
                </w:rPr>
                <w:t>Y</w:t>
              </w:r>
            </w:ins>
          </w:p>
        </w:tc>
        <w:tc>
          <w:tcPr>
            <w:tcW w:w="683" w:type="dxa"/>
          </w:tcPr>
          <w:p w:rsidR="00C81524" w:rsidRDefault="00C81524" w:rsidP="001E55F8">
            <w:pPr>
              <w:jc w:val="left"/>
              <w:rPr>
                <w:ins w:id="1531" w:author="t450" w:date="2017-09-30T08:35:00Z"/>
                <w:szCs w:val="21"/>
              </w:rPr>
            </w:pPr>
          </w:p>
        </w:tc>
        <w:tc>
          <w:tcPr>
            <w:tcW w:w="1696" w:type="dxa"/>
            <w:vAlign w:val="center"/>
          </w:tcPr>
          <w:p w:rsidR="00C81524" w:rsidRDefault="00C81524" w:rsidP="001E55F8">
            <w:pPr>
              <w:rPr>
                <w:ins w:id="1532" w:author="t450" w:date="2017-09-30T08:35:00Z"/>
              </w:rPr>
            </w:pPr>
            <w:ins w:id="1533" w:author="t450" w:date="2017-09-30T08:35:00Z">
              <w:r>
                <w:rPr>
                  <w:rFonts w:hint="eastAsia"/>
                </w:rPr>
                <w:t>varchar(255)</w:t>
              </w:r>
            </w:ins>
          </w:p>
        </w:tc>
      </w:tr>
      <w:tr w:rsidR="00C81524" w:rsidTr="001E55F8">
        <w:trPr>
          <w:trHeight w:val="90"/>
          <w:jc w:val="center"/>
          <w:ins w:id="1534" w:author="t450" w:date="2017-09-30T08:35:00Z"/>
        </w:trPr>
        <w:tc>
          <w:tcPr>
            <w:tcW w:w="1773" w:type="dxa"/>
          </w:tcPr>
          <w:p w:rsidR="00C81524" w:rsidRDefault="00C81524" w:rsidP="001E55F8">
            <w:pPr>
              <w:rPr>
                <w:ins w:id="1535" w:author="t450" w:date="2017-09-30T08:35:00Z"/>
              </w:rPr>
            </w:pPr>
            <w:ins w:id="1536" w:author="t450" w:date="2017-09-30T08:35:00Z">
              <w:r>
                <w:rPr>
                  <w:rFonts w:hint="eastAsia"/>
                </w:rPr>
                <w:t>update_date</w:t>
              </w:r>
            </w:ins>
          </w:p>
        </w:tc>
        <w:tc>
          <w:tcPr>
            <w:tcW w:w="1440" w:type="dxa"/>
          </w:tcPr>
          <w:p w:rsidR="00C81524" w:rsidRDefault="00C81524" w:rsidP="001E55F8">
            <w:pPr>
              <w:jc w:val="left"/>
              <w:rPr>
                <w:ins w:id="1537" w:author="t450" w:date="2017-09-30T08:35:00Z"/>
                <w:szCs w:val="21"/>
              </w:rPr>
            </w:pPr>
            <w:ins w:id="1538" w:author="t450" w:date="2017-09-30T08:35:00Z">
              <w:r>
                <w:rPr>
                  <w:rFonts w:hint="eastAsia"/>
                </w:rPr>
                <w:t>更新时间</w:t>
              </w:r>
            </w:ins>
          </w:p>
        </w:tc>
        <w:tc>
          <w:tcPr>
            <w:tcW w:w="636" w:type="dxa"/>
          </w:tcPr>
          <w:p w:rsidR="00C81524" w:rsidRDefault="00C81524" w:rsidP="001E55F8">
            <w:pPr>
              <w:rPr>
                <w:ins w:id="1539" w:author="t450" w:date="2017-09-30T08:35:00Z"/>
                <w:rFonts w:cs="Calibri"/>
                <w:szCs w:val="21"/>
              </w:rPr>
            </w:pPr>
          </w:p>
        </w:tc>
        <w:tc>
          <w:tcPr>
            <w:tcW w:w="1486" w:type="dxa"/>
          </w:tcPr>
          <w:p w:rsidR="00C81524" w:rsidRDefault="00C81524" w:rsidP="001E55F8">
            <w:pPr>
              <w:jc w:val="left"/>
              <w:rPr>
                <w:ins w:id="1540" w:author="t450" w:date="2017-09-30T08:35:00Z"/>
              </w:rPr>
            </w:pPr>
          </w:p>
        </w:tc>
        <w:tc>
          <w:tcPr>
            <w:tcW w:w="666" w:type="dxa"/>
          </w:tcPr>
          <w:p w:rsidR="00C81524" w:rsidRPr="00D12F6F" w:rsidRDefault="00C81524" w:rsidP="001E55F8">
            <w:pPr>
              <w:jc w:val="center"/>
              <w:rPr>
                <w:ins w:id="1541" w:author="t450" w:date="2017-09-30T08:35:00Z"/>
                <w:rFonts w:cs="Times New Roman"/>
              </w:rPr>
            </w:pPr>
            <w:ins w:id="1542" w:author="t450" w:date="2017-09-30T08:35:00Z">
              <w:r w:rsidRPr="00D12F6F">
                <w:rPr>
                  <w:rFonts w:cs="Times New Roman"/>
                </w:rPr>
                <w:t>Y</w:t>
              </w:r>
            </w:ins>
          </w:p>
        </w:tc>
        <w:tc>
          <w:tcPr>
            <w:tcW w:w="683" w:type="dxa"/>
          </w:tcPr>
          <w:p w:rsidR="00C81524" w:rsidRDefault="00C81524" w:rsidP="001E55F8">
            <w:pPr>
              <w:jc w:val="left"/>
              <w:rPr>
                <w:ins w:id="1543" w:author="t450" w:date="2017-09-30T08:35:00Z"/>
                <w:szCs w:val="21"/>
              </w:rPr>
            </w:pPr>
          </w:p>
        </w:tc>
        <w:tc>
          <w:tcPr>
            <w:tcW w:w="1696" w:type="dxa"/>
            <w:vAlign w:val="center"/>
          </w:tcPr>
          <w:p w:rsidR="00C81524" w:rsidRDefault="00C81524" w:rsidP="001E55F8">
            <w:pPr>
              <w:rPr>
                <w:ins w:id="1544" w:author="t450" w:date="2017-09-30T08:35:00Z"/>
              </w:rPr>
            </w:pPr>
            <w:ins w:id="1545" w:author="t450" w:date="2017-09-30T08:35:00Z">
              <w:r>
                <w:rPr>
                  <w:rFonts w:hint="eastAsia"/>
                </w:rPr>
                <w:t>datetime</w:t>
              </w:r>
            </w:ins>
          </w:p>
        </w:tc>
      </w:tr>
      <w:tr w:rsidR="00C81524" w:rsidTr="001E55F8">
        <w:trPr>
          <w:trHeight w:val="90"/>
          <w:jc w:val="center"/>
          <w:ins w:id="1546" w:author="t450" w:date="2017-09-30T08:35:00Z"/>
        </w:trPr>
        <w:tc>
          <w:tcPr>
            <w:tcW w:w="1773" w:type="dxa"/>
          </w:tcPr>
          <w:p w:rsidR="00C81524" w:rsidRDefault="00C81524" w:rsidP="001E55F8">
            <w:pPr>
              <w:rPr>
                <w:ins w:id="1547" w:author="t450" w:date="2017-09-30T08:35:00Z"/>
              </w:rPr>
            </w:pPr>
            <w:ins w:id="1548" w:author="t450" w:date="2017-09-30T08:35:00Z">
              <w:r>
                <w:rPr>
                  <w:rFonts w:hint="eastAsia"/>
                </w:rPr>
                <w:t>remarks</w:t>
              </w:r>
            </w:ins>
          </w:p>
        </w:tc>
        <w:tc>
          <w:tcPr>
            <w:tcW w:w="1440" w:type="dxa"/>
          </w:tcPr>
          <w:p w:rsidR="00C81524" w:rsidRDefault="00C81524" w:rsidP="001E55F8">
            <w:pPr>
              <w:jc w:val="left"/>
              <w:rPr>
                <w:ins w:id="1549" w:author="t450" w:date="2017-09-30T08:35:00Z"/>
                <w:szCs w:val="21"/>
              </w:rPr>
            </w:pPr>
            <w:ins w:id="1550" w:author="t450" w:date="2017-09-30T08:35:00Z">
              <w:r>
                <w:rPr>
                  <w:rFonts w:hint="eastAsia"/>
                </w:rPr>
                <w:t>备注信息</w:t>
              </w:r>
            </w:ins>
          </w:p>
        </w:tc>
        <w:tc>
          <w:tcPr>
            <w:tcW w:w="636" w:type="dxa"/>
          </w:tcPr>
          <w:p w:rsidR="00C81524" w:rsidRDefault="00C81524" w:rsidP="001E55F8">
            <w:pPr>
              <w:rPr>
                <w:ins w:id="1551" w:author="t450" w:date="2017-09-30T08:35:00Z"/>
                <w:rFonts w:cs="Calibri"/>
                <w:szCs w:val="21"/>
              </w:rPr>
            </w:pPr>
          </w:p>
        </w:tc>
        <w:tc>
          <w:tcPr>
            <w:tcW w:w="1486" w:type="dxa"/>
          </w:tcPr>
          <w:p w:rsidR="00C81524" w:rsidRDefault="00C81524" w:rsidP="001E55F8">
            <w:pPr>
              <w:jc w:val="left"/>
              <w:rPr>
                <w:ins w:id="1552" w:author="t450" w:date="2017-09-30T08:35:00Z"/>
              </w:rPr>
            </w:pPr>
          </w:p>
        </w:tc>
        <w:tc>
          <w:tcPr>
            <w:tcW w:w="666" w:type="dxa"/>
          </w:tcPr>
          <w:p w:rsidR="00C81524" w:rsidRPr="00D12F6F" w:rsidRDefault="00C81524" w:rsidP="001E55F8">
            <w:pPr>
              <w:jc w:val="center"/>
              <w:rPr>
                <w:ins w:id="1553" w:author="t450" w:date="2017-09-30T08:35:00Z"/>
                <w:rFonts w:cs="Times New Roman"/>
              </w:rPr>
            </w:pPr>
            <w:ins w:id="1554" w:author="t450" w:date="2017-09-30T08:35:00Z">
              <w:r w:rsidRPr="00D12F6F">
                <w:rPr>
                  <w:rFonts w:cs="Times New Roman"/>
                </w:rPr>
                <w:t>Y</w:t>
              </w:r>
            </w:ins>
          </w:p>
        </w:tc>
        <w:tc>
          <w:tcPr>
            <w:tcW w:w="683" w:type="dxa"/>
          </w:tcPr>
          <w:p w:rsidR="00C81524" w:rsidRDefault="00C81524" w:rsidP="001E55F8">
            <w:pPr>
              <w:jc w:val="left"/>
              <w:rPr>
                <w:ins w:id="1555" w:author="t450" w:date="2017-09-30T08:35:00Z"/>
                <w:szCs w:val="21"/>
              </w:rPr>
            </w:pPr>
          </w:p>
        </w:tc>
        <w:tc>
          <w:tcPr>
            <w:tcW w:w="1696" w:type="dxa"/>
            <w:vAlign w:val="center"/>
          </w:tcPr>
          <w:p w:rsidR="00C81524" w:rsidRDefault="00C81524" w:rsidP="001E55F8">
            <w:pPr>
              <w:rPr>
                <w:ins w:id="1556" w:author="t450" w:date="2017-09-30T08:35:00Z"/>
              </w:rPr>
            </w:pPr>
            <w:ins w:id="1557" w:author="t450" w:date="2017-09-30T08:35:00Z">
              <w:r>
                <w:rPr>
                  <w:rFonts w:hint="eastAsia"/>
                </w:rPr>
                <w:t>varchar(255)</w:t>
              </w:r>
            </w:ins>
          </w:p>
        </w:tc>
      </w:tr>
    </w:tbl>
    <w:p w:rsidR="009A3C8F" w:rsidRDefault="009A3C8F">
      <w:pPr>
        <w:pStyle w:val="4"/>
      </w:pPr>
      <w:r>
        <w:rPr>
          <w:rFonts w:hint="eastAsia"/>
        </w:rPr>
        <w:t>法律法规信息</w:t>
      </w:r>
    </w:p>
    <w:p w:rsidR="002E1B48" w:rsidRPr="006A3A33" w:rsidRDefault="002E1B48" w:rsidP="000D278B">
      <w:pPr>
        <w:pStyle w:val="5"/>
      </w:pPr>
      <w:r w:rsidRPr="00855553">
        <w:t>法律法规（</w:t>
      </w:r>
      <w:r w:rsidRPr="00CB2A37">
        <w:t>laws</w:t>
      </w:r>
      <w:r w:rsidRPr="006A3A33">
        <w:t>）</w:t>
      </w:r>
      <w:bookmarkEnd w:id="1395"/>
      <w:bookmarkEnd w:id="1396"/>
      <w:bookmarkEnd w:id="1397"/>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10"/>
        <w:gridCol w:w="1182"/>
        <w:gridCol w:w="720"/>
        <w:gridCol w:w="1746"/>
        <w:gridCol w:w="658"/>
        <w:gridCol w:w="672"/>
        <w:gridCol w:w="1672"/>
      </w:tblGrid>
      <w:tr w:rsidR="002E1B48" w:rsidTr="002E1B48">
        <w:trPr>
          <w:trHeight w:val="340"/>
          <w:jc w:val="center"/>
        </w:trPr>
        <w:tc>
          <w:tcPr>
            <w:tcW w:w="1610" w:type="dxa"/>
            <w:tcBorders>
              <w:tl2br w:val="nil"/>
              <w:tr2bl w:val="nil"/>
            </w:tcBorders>
          </w:tcPr>
          <w:p w:rsidR="002E1B48" w:rsidRDefault="002E1B48" w:rsidP="002E1B48">
            <w:pPr>
              <w:rPr>
                <w:rFonts w:ascii="宋体" w:hAnsi="宋体"/>
                <w:b/>
                <w:szCs w:val="21"/>
              </w:rPr>
            </w:pPr>
            <w:r>
              <w:rPr>
                <w:rFonts w:ascii="宋体" w:hAnsi="宋体" w:hint="eastAsia"/>
                <w:b/>
                <w:szCs w:val="21"/>
              </w:rPr>
              <w:t>LAWS</w:t>
            </w:r>
          </w:p>
        </w:tc>
        <w:tc>
          <w:tcPr>
            <w:tcW w:w="6650" w:type="dxa"/>
            <w:gridSpan w:val="6"/>
            <w:tcBorders>
              <w:tl2br w:val="nil"/>
              <w:tr2bl w:val="nil"/>
            </w:tcBorders>
            <w:tcMar>
              <w:top w:w="0" w:type="dxa"/>
              <w:left w:w="108" w:type="dxa"/>
              <w:bottom w:w="0" w:type="dxa"/>
              <w:right w:w="108" w:type="dxa"/>
            </w:tcMar>
          </w:tcPr>
          <w:p w:rsidR="002E1B48" w:rsidRDefault="002E1B48" w:rsidP="002E1B48">
            <w:pPr>
              <w:jc w:val="left"/>
              <w:rPr>
                <w:rFonts w:ascii="宋体" w:hAnsi="宋体"/>
                <w:szCs w:val="21"/>
              </w:rPr>
            </w:pPr>
            <w:r>
              <w:rPr>
                <w:rFonts w:cs="Calibri" w:hint="eastAsia"/>
                <w:b/>
                <w:szCs w:val="21"/>
              </w:rPr>
              <w:t>法律法规表</w:t>
            </w:r>
          </w:p>
        </w:tc>
      </w:tr>
      <w:tr w:rsidR="002E1B48" w:rsidTr="002E1B48">
        <w:trPr>
          <w:trHeight w:val="340"/>
          <w:jc w:val="center"/>
        </w:trPr>
        <w:tc>
          <w:tcPr>
            <w:tcW w:w="1610" w:type="dxa"/>
            <w:tcBorders>
              <w:tl2br w:val="nil"/>
              <w:tr2bl w:val="nil"/>
            </w:tcBorders>
          </w:tcPr>
          <w:p w:rsidR="002E1B48" w:rsidRDefault="002E1B48" w:rsidP="002E1B48">
            <w:r>
              <w:rPr>
                <w:rFonts w:ascii="宋体" w:hAnsi="宋体" w:hint="eastAsia"/>
                <w:szCs w:val="21"/>
              </w:rPr>
              <w:t>字段代码</w:t>
            </w:r>
          </w:p>
        </w:tc>
        <w:tc>
          <w:tcPr>
            <w:tcW w:w="1182" w:type="dxa"/>
            <w:tcBorders>
              <w:tl2br w:val="nil"/>
              <w:tr2bl w:val="nil"/>
            </w:tcBorders>
            <w:tcMar>
              <w:top w:w="0" w:type="dxa"/>
              <w:left w:w="108" w:type="dxa"/>
              <w:bottom w:w="0" w:type="dxa"/>
              <w:right w:w="108" w:type="dxa"/>
            </w:tcMar>
            <w:vAlign w:val="center"/>
          </w:tcPr>
          <w:p w:rsidR="002E1B48" w:rsidRDefault="002E1B48" w:rsidP="002E1B48">
            <w:pPr>
              <w:rPr>
                <w:rFonts w:cs="Calibri"/>
                <w:szCs w:val="21"/>
              </w:rPr>
            </w:pPr>
            <w:r>
              <w:rPr>
                <w:rFonts w:ascii="宋体" w:hAnsi="宋体" w:hint="eastAsia"/>
                <w:szCs w:val="21"/>
              </w:rPr>
              <w:t>字段名</w:t>
            </w:r>
          </w:p>
        </w:tc>
        <w:tc>
          <w:tcPr>
            <w:tcW w:w="720" w:type="dxa"/>
            <w:tcBorders>
              <w:tl2br w:val="nil"/>
              <w:tr2bl w:val="nil"/>
            </w:tcBorders>
            <w:tcMar>
              <w:top w:w="0" w:type="dxa"/>
              <w:left w:w="108" w:type="dxa"/>
              <w:bottom w:w="0" w:type="dxa"/>
              <w:right w:w="108" w:type="dxa"/>
            </w:tcMar>
          </w:tcPr>
          <w:p w:rsidR="002E1B48" w:rsidRDefault="002E1B48" w:rsidP="002E1B48">
            <w:pPr>
              <w:rPr>
                <w:rFonts w:cs="Calibri"/>
                <w:szCs w:val="21"/>
              </w:rPr>
            </w:pPr>
            <w:r>
              <w:rPr>
                <w:rFonts w:ascii="宋体" w:hAnsi="宋体" w:hint="eastAsia"/>
                <w:szCs w:val="21"/>
              </w:rPr>
              <w:t>主键</w:t>
            </w:r>
          </w:p>
        </w:tc>
        <w:tc>
          <w:tcPr>
            <w:tcW w:w="1746" w:type="dxa"/>
            <w:tcBorders>
              <w:tl2br w:val="nil"/>
              <w:tr2bl w:val="nil"/>
            </w:tcBorders>
            <w:tcMar>
              <w:top w:w="0" w:type="dxa"/>
              <w:left w:w="108" w:type="dxa"/>
              <w:bottom w:w="0" w:type="dxa"/>
              <w:right w:w="108" w:type="dxa"/>
            </w:tcMar>
          </w:tcPr>
          <w:p w:rsidR="002E1B48" w:rsidRDefault="002E1B48" w:rsidP="002E1B48">
            <w:r>
              <w:rPr>
                <w:rFonts w:ascii="宋体" w:hAnsi="宋体" w:hint="eastAsia"/>
                <w:szCs w:val="21"/>
              </w:rPr>
              <w:t>备注</w:t>
            </w:r>
          </w:p>
        </w:tc>
        <w:tc>
          <w:tcPr>
            <w:tcW w:w="658" w:type="dxa"/>
            <w:tcBorders>
              <w:tl2br w:val="nil"/>
              <w:tr2bl w:val="nil"/>
            </w:tcBorders>
            <w:vAlign w:val="center"/>
          </w:tcPr>
          <w:p w:rsidR="002E1B48" w:rsidRDefault="002E1B48" w:rsidP="002E1B48">
            <w:pPr>
              <w:jc w:val="center"/>
              <w:rPr>
                <w:szCs w:val="21"/>
              </w:rPr>
            </w:pPr>
            <w:r>
              <w:rPr>
                <w:rFonts w:cs="Calibri" w:hint="eastAsia"/>
                <w:szCs w:val="21"/>
              </w:rPr>
              <w:t>可空</w:t>
            </w:r>
          </w:p>
        </w:tc>
        <w:tc>
          <w:tcPr>
            <w:tcW w:w="672" w:type="dxa"/>
            <w:tcBorders>
              <w:tl2br w:val="nil"/>
              <w:tr2bl w:val="nil"/>
            </w:tcBorders>
          </w:tcPr>
          <w:p w:rsidR="002E1B48" w:rsidRDefault="002E1B48" w:rsidP="002E1B48">
            <w:pPr>
              <w:rPr>
                <w:szCs w:val="21"/>
              </w:rPr>
            </w:pPr>
            <w:r>
              <w:rPr>
                <w:rFonts w:cs="Calibri" w:hint="eastAsia"/>
                <w:szCs w:val="21"/>
              </w:rPr>
              <w:t>默认值</w:t>
            </w:r>
          </w:p>
        </w:tc>
        <w:tc>
          <w:tcPr>
            <w:tcW w:w="1672" w:type="dxa"/>
            <w:tcBorders>
              <w:tl2br w:val="nil"/>
              <w:tr2bl w:val="nil"/>
            </w:tcBorders>
          </w:tcPr>
          <w:p w:rsidR="002E1B48" w:rsidRDefault="002E1B48" w:rsidP="002E1B48">
            <w:r>
              <w:rPr>
                <w:rFonts w:ascii="宋体" w:hAnsi="宋体" w:hint="eastAsia"/>
                <w:szCs w:val="21"/>
              </w:rPr>
              <w:t>类型</w:t>
            </w:r>
          </w:p>
        </w:tc>
      </w:tr>
      <w:tr w:rsidR="002E1B48" w:rsidTr="002E1B48">
        <w:trPr>
          <w:trHeight w:val="340"/>
          <w:jc w:val="center"/>
        </w:trPr>
        <w:tc>
          <w:tcPr>
            <w:tcW w:w="1610" w:type="dxa"/>
            <w:tcBorders>
              <w:tl2br w:val="nil"/>
              <w:tr2bl w:val="nil"/>
            </w:tcBorders>
          </w:tcPr>
          <w:p w:rsidR="002E1B48" w:rsidRDefault="002E1B48" w:rsidP="002E1B48">
            <w:pPr>
              <w:rPr>
                <w:rFonts w:ascii="宋体" w:hAnsi="宋体"/>
                <w:szCs w:val="21"/>
              </w:rPr>
            </w:pPr>
            <w:r>
              <w:rPr>
                <w:rFonts w:hint="eastAsia"/>
              </w:rPr>
              <w:t>id</w:t>
            </w:r>
          </w:p>
        </w:tc>
        <w:tc>
          <w:tcPr>
            <w:tcW w:w="1182" w:type="dxa"/>
            <w:tcBorders>
              <w:tl2br w:val="nil"/>
              <w:tr2bl w:val="nil"/>
            </w:tcBorders>
            <w:tcMar>
              <w:top w:w="0" w:type="dxa"/>
              <w:left w:w="108" w:type="dxa"/>
              <w:bottom w:w="0" w:type="dxa"/>
              <w:right w:w="108" w:type="dxa"/>
            </w:tcMar>
            <w:vAlign w:val="center"/>
          </w:tcPr>
          <w:p w:rsidR="002E1B48" w:rsidRDefault="002E1B48" w:rsidP="002E1B48">
            <w:pPr>
              <w:rPr>
                <w:rFonts w:cs="Calibri"/>
                <w:szCs w:val="21"/>
              </w:rPr>
            </w:pPr>
            <w:r>
              <w:rPr>
                <w:rFonts w:hint="eastAsia"/>
              </w:rPr>
              <w:t>编号</w:t>
            </w:r>
          </w:p>
        </w:tc>
        <w:tc>
          <w:tcPr>
            <w:tcW w:w="720" w:type="dxa"/>
            <w:tcBorders>
              <w:tl2br w:val="nil"/>
              <w:tr2bl w:val="nil"/>
            </w:tcBorders>
            <w:tcMar>
              <w:top w:w="0" w:type="dxa"/>
              <w:left w:w="108" w:type="dxa"/>
              <w:bottom w:w="0" w:type="dxa"/>
              <w:right w:w="108" w:type="dxa"/>
            </w:tcMar>
          </w:tcPr>
          <w:p w:rsidR="002E1B48" w:rsidRDefault="002E1B48" w:rsidP="002E1B48">
            <w:pPr>
              <w:rPr>
                <w:rFonts w:cs="Calibri"/>
                <w:szCs w:val="21"/>
              </w:rPr>
            </w:pPr>
            <w:r>
              <w:rPr>
                <w:rFonts w:cs="Calibri" w:hint="eastAsia"/>
                <w:szCs w:val="21"/>
              </w:rPr>
              <w:t>Y</w:t>
            </w:r>
          </w:p>
        </w:tc>
        <w:tc>
          <w:tcPr>
            <w:tcW w:w="1746" w:type="dxa"/>
            <w:tcBorders>
              <w:tl2br w:val="nil"/>
              <w:tr2bl w:val="nil"/>
            </w:tcBorders>
            <w:tcMar>
              <w:top w:w="0" w:type="dxa"/>
              <w:left w:w="108" w:type="dxa"/>
              <w:bottom w:w="0" w:type="dxa"/>
              <w:right w:w="108" w:type="dxa"/>
            </w:tcMar>
          </w:tcPr>
          <w:p w:rsidR="002E1B48" w:rsidRDefault="002E1B48" w:rsidP="002E1B48">
            <w:pPr>
              <w:jc w:val="left"/>
              <w:rPr>
                <w:szCs w:val="21"/>
              </w:rPr>
            </w:pPr>
          </w:p>
        </w:tc>
        <w:tc>
          <w:tcPr>
            <w:tcW w:w="658" w:type="dxa"/>
            <w:tcBorders>
              <w:tl2br w:val="nil"/>
              <w:tr2bl w:val="nil"/>
            </w:tcBorders>
            <w:vAlign w:val="center"/>
          </w:tcPr>
          <w:p w:rsidR="002E1B48" w:rsidRDefault="002E1B48" w:rsidP="002E1B48">
            <w:pPr>
              <w:jc w:val="center"/>
              <w:rPr>
                <w:szCs w:val="21"/>
              </w:rPr>
            </w:pPr>
            <w:r>
              <w:rPr>
                <w:rFonts w:hint="eastAsia"/>
                <w:szCs w:val="21"/>
              </w:rPr>
              <w:t>N</w:t>
            </w:r>
          </w:p>
        </w:tc>
        <w:tc>
          <w:tcPr>
            <w:tcW w:w="672" w:type="dxa"/>
            <w:tcBorders>
              <w:tl2br w:val="nil"/>
              <w:tr2bl w:val="nil"/>
            </w:tcBorders>
          </w:tcPr>
          <w:p w:rsidR="002E1B48" w:rsidRDefault="002E1B48" w:rsidP="002E1B48">
            <w:pPr>
              <w:jc w:val="left"/>
              <w:rPr>
                <w:szCs w:val="21"/>
              </w:rPr>
            </w:pPr>
          </w:p>
        </w:tc>
        <w:tc>
          <w:tcPr>
            <w:tcW w:w="1672" w:type="dxa"/>
            <w:tcBorders>
              <w:tl2br w:val="nil"/>
              <w:tr2bl w:val="nil"/>
            </w:tcBorders>
          </w:tcPr>
          <w:p w:rsidR="002E1B48" w:rsidRDefault="002E1B48" w:rsidP="002E1B48">
            <w:pPr>
              <w:rPr>
                <w:rFonts w:ascii="宋体" w:hAnsi="宋体" w:cs="宋体"/>
                <w:szCs w:val="21"/>
              </w:rPr>
            </w:pPr>
            <w:del w:id="1558" w:author="t450" w:date="2017-09-29T15:06:00Z">
              <w:r w:rsidDel="006D0E43">
                <w:rPr>
                  <w:rFonts w:hint="eastAsia"/>
                </w:rPr>
                <w:delText>varchar(255)</w:delText>
              </w:r>
            </w:del>
            <w:ins w:id="1559" w:author="t450" w:date="2017-09-29T15:06:00Z">
              <w:r w:rsidR="006D0E43">
                <w:rPr>
                  <w:rFonts w:hint="eastAsia"/>
                </w:rPr>
                <w:t>int</w:t>
              </w:r>
            </w:ins>
          </w:p>
        </w:tc>
      </w:tr>
      <w:tr w:rsidR="002E1B48" w:rsidTr="002E1B48">
        <w:trPr>
          <w:trHeight w:val="642"/>
          <w:jc w:val="center"/>
        </w:trPr>
        <w:tc>
          <w:tcPr>
            <w:tcW w:w="1610" w:type="dxa"/>
            <w:tcBorders>
              <w:tl2br w:val="nil"/>
              <w:tr2bl w:val="nil"/>
            </w:tcBorders>
          </w:tcPr>
          <w:p w:rsidR="002E1B48" w:rsidRDefault="002E1B48" w:rsidP="002E1B48">
            <w:r>
              <w:rPr>
                <w:rFonts w:hint="eastAsia"/>
              </w:rPr>
              <w:t>law_name</w:t>
            </w:r>
          </w:p>
        </w:tc>
        <w:tc>
          <w:tcPr>
            <w:tcW w:w="1182" w:type="dxa"/>
            <w:tcBorders>
              <w:tl2br w:val="nil"/>
              <w:tr2bl w:val="nil"/>
            </w:tcBorders>
            <w:tcMar>
              <w:top w:w="0" w:type="dxa"/>
              <w:left w:w="108" w:type="dxa"/>
              <w:bottom w:w="0" w:type="dxa"/>
              <w:right w:w="108" w:type="dxa"/>
            </w:tcMar>
            <w:vAlign w:val="center"/>
          </w:tcPr>
          <w:p w:rsidR="002E1B48" w:rsidRDefault="002E1B48" w:rsidP="002E1B48">
            <w:pPr>
              <w:rPr>
                <w:rFonts w:cs="Calibri"/>
                <w:szCs w:val="21"/>
              </w:rPr>
            </w:pPr>
            <w:r>
              <w:rPr>
                <w:rFonts w:cs="Calibri" w:hint="eastAsia"/>
                <w:szCs w:val="21"/>
              </w:rPr>
              <w:t>法律法规名称</w:t>
            </w:r>
          </w:p>
        </w:tc>
        <w:tc>
          <w:tcPr>
            <w:tcW w:w="720" w:type="dxa"/>
            <w:tcBorders>
              <w:tl2br w:val="nil"/>
              <w:tr2bl w:val="nil"/>
            </w:tcBorders>
            <w:tcMar>
              <w:top w:w="0" w:type="dxa"/>
              <w:left w:w="108" w:type="dxa"/>
              <w:bottom w:w="0" w:type="dxa"/>
              <w:right w:w="108" w:type="dxa"/>
            </w:tcMar>
          </w:tcPr>
          <w:p w:rsidR="002E1B48" w:rsidRDefault="002E1B48" w:rsidP="002E1B48">
            <w:pPr>
              <w:rPr>
                <w:rFonts w:cs="Calibri"/>
                <w:szCs w:val="21"/>
              </w:rPr>
            </w:pPr>
          </w:p>
        </w:tc>
        <w:tc>
          <w:tcPr>
            <w:tcW w:w="1746" w:type="dxa"/>
            <w:tcBorders>
              <w:tl2br w:val="nil"/>
              <w:tr2bl w:val="nil"/>
            </w:tcBorders>
            <w:tcMar>
              <w:top w:w="0" w:type="dxa"/>
              <w:left w:w="108" w:type="dxa"/>
              <w:bottom w:w="0" w:type="dxa"/>
              <w:right w:w="108" w:type="dxa"/>
            </w:tcMar>
          </w:tcPr>
          <w:p w:rsidR="002E1B48" w:rsidRDefault="002E1B48" w:rsidP="002E1B48">
            <w:pPr>
              <w:jc w:val="left"/>
            </w:pPr>
          </w:p>
        </w:tc>
        <w:tc>
          <w:tcPr>
            <w:tcW w:w="658" w:type="dxa"/>
            <w:tcBorders>
              <w:tl2br w:val="nil"/>
              <w:tr2bl w:val="nil"/>
            </w:tcBorders>
            <w:vAlign w:val="center"/>
          </w:tcPr>
          <w:p w:rsidR="002E1B48" w:rsidRDefault="002E1B48" w:rsidP="002E1B48">
            <w:pPr>
              <w:jc w:val="center"/>
              <w:rPr>
                <w:szCs w:val="21"/>
              </w:rPr>
            </w:pPr>
            <w:r>
              <w:rPr>
                <w:rFonts w:hint="eastAsia"/>
                <w:szCs w:val="21"/>
              </w:rPr>
              <w:t>N</w:t>
            </w:r>
          </w:p>
        </w:tc>
        <w:tc>
          <w:tcPr>
            <w:tcW w:w="672" w:type="dxa"/>
            <w:tcBorders>
              <w:tl2br w:val="nil"/>
              <w:tr2bl w:val="nil"/>
            </w:tcBorders>
          </w:tcPr>
          <w:p w:rsidR="002E1B48" w:rsidRDefault="002E1B48" w:rsidP="002E1B48">
            <w:pPr>
              <w:jc w:val="left"/>
              <w:rPr>
                <w:szCs w:val="21"/>
              </w:rPr>
            </w:pPr>
          </w:p>
        </w:tc>
        <w:tc>
          <w:tcPr>
            <w:tcW w:w="1672" w:type="dxa"/>
            <w:tcBorders>
              <w:tl2br w:val="nil"/>
              <w:tr2bl w:val="nil"/>
            </w:tcBorders>
          </w:tcPr>
          <w:p w:rsidR="002E1B48" w:rsidRDefault="002E1B48">
            <w:r>
              <w:rPr>
                <w:rFonts w:hint="eastAsia"/>
              </w:rPr>
              <w:t>varchar(</w:t>
            </w:r>
            <w:del w:id="1560" w:author="t450" w:date="2017-09-29T15:07:00Z">
              <w:r w:rsidDel="00477E12">
                <w:rPr>
                  <w:rFonts w:hint="eastAsia"/>
                </w:rPr>
                <w:delText>2000</w:delText>
              </w:r>
            </w:del>
            <w:ins w:id="1561" w:author="t450" w:date="2017-09-29T15:07:00Z">
              <w:r w:rsidR="00477E12">
                <w:rPr>
                  <w:rFonts w:hint="eastAsia"/>
                </w:rPr>
                <w:t>255</w:t>
              </w:r>
            </w:ins>
            <w:r>
              <w:rPr>
                <w:rFonts w:hint="eastAsia"/>
              </w:rPr>
              <w:t>)</w:t>
            </w:r>
          </w:p>
        </w:tc>
      </w:tr>
      <w:tr w:rsidR="002E1B48" w:rsidTr="002E1B48">
        <w:trPr>
          <w:trHeight w:val="642"/>
          <w:jc w:val="center"/>
        </w:trPr>
        <w:tc>
          <w:tcPr>
            <w:tcW w:w="1610" w:type="dxa"/>
            <w:tcBorders>
              <w:tl2br w:val="nil"/>
              <w:tr2bl w:val="nil"/>
            </w:tcBorders>
          </w:tcPr>
          <w:p w:rsidR="002E1B48" w:rsidRDefault="002E1B48" w:rsidP="002E1B48">
            <w:r>
              <w:rPr>
                <w:rFonts w:hint="eastAsia"/>
              </w:rPr>
              <w:t>law_content</w:t>
            </w:r>
          </w:p>
        </w:tc>
        <w:tc>
          <w:tcPr>
            <w:tcW w:w="1182" w:type="dxa"/>
            <w:tcBorders>
              <w:tl2br w:val="nil"/>
              <w:tr2bl w:val="nil"/>
            </w:tcBorders>
            <w:tcMar>
              <w:top w:w="0" w:type="dxa"/>
              <w:left w:w="108" w:type="dxa"/>
              <w:bottom w:w="0" w:type="dxa"/>
              <w:right w:w="108" w:type="dxa"/>
            </w:tcMar>
            <w:vAlign w:val="center"/>
          </w:tcPr>
          <w:p w:rsidR="002E1B48" w:rsidRDefault="002E1B48" w:rsidP="002E1B48">
            <w:pPr>
              <w:rPr>
                <w:rFonts w:cs="Calibri"/>
                <w:szCs w:val="21"/>
              </w:rPr>
            </w:pPr>
            <w:r>
              <w:rPr>
                <w:rFonts w:cs="Calibri" w:hint="eastAsia"/>
                <w:szCs w:val="21"/>
              </w:rPr>
              <w:t>法规内容</w:t>
            </w:r>
          </w:p>
        </w:tc>
        <w:tc>
          <w:tcPr>
            <w:tcW w:w="720" w:type="dxa"/>
            <w:tcBorders>
              <w:tl2br w:val="nil"/>
              <w:tr2bl w:val="nil"/>
            </w:tcBorders>
            <w:tcMar>
              <w:top w:w="0" w:type="dxa"/>
              <w:left w:w="108" w:type="dxa"/>
              <w:bottom w:w="0" w:type="dxa"/>
              <w:right w:w="108" w:type="dxa"/>
            </w:tcMar>
          </w:tcPr>
          <w:p w:rsidR="002E1B48" w:rsidRDefault="002E1B48" w:rsidP="002E1B48">
            <w:pPr>
              <w:rPr>
                <w:rFonts w:cs="Calibri"/>
                <w:szCs w:val="21"/>
              </w:rPr>
            </w:pPr>
          </w:p>
        </w:tc>
        <w:tc>
          <w:tcPr>
            <w:tcW w:w="1746" w:type="dxa"/>
            <w:tcBorders>
              <w:tl2br w:val="nil"/>
              <w:tr2bl w:val="nil"/>
            </w:tcBorders>
            <w:tcMar>
              <w:top w:w="0" w:type="dxa"/>
              <w:left w:w="108" w:type="dxa"/>
              <w:bottom w:w="0" w:type="dxa"/>
              <w:right w:w="108" w:type="dxa"/>
            </w:tcMar>
          </w:tcPr>
          <w:p w:rsidR="002E1B48" w:rsidRDefault="002E1B48" w:rsidP="002E1B48">
            <w:pPr>
              <w:jc w:val="left"/>
            </w:pPr>
          </w:p>
        </w:tc>
        <w:tc>
          <w:tcPr>
            <w:tcW w:w="658" w:type="dxa"/>
            <w:tcBorders>
              <w:tl2br w:val="nil"/>
              <w:tr2bl w:val="nil"/>
            </w:tcBorders>
            <w:vAlign w:val="center"/>
          </w:tcPr>
          <w:p w:rsidR="002E1B48" w:rsidRDefault="002E1B48" w:rsidP="002E1B48">
            <w:pPr>
              <w:jc w:val="center"/>
              <w:rPr>
                <w:szCs w:val="21"/>
              </w:rPr>
            </w:pPr>
            <w:r>
              <w:rPr>
                <w:rFonts w:hint="eastAsia"/>
                <w:szCs w:val="21"/>
              </w:rPr>
              <w:t>Y</w:t>
            </w:r>
          </w:p>
        </w:tc>
        <w:tc>
          <w:tcPr>
            <w:tcW w:w="672" w:type="dxa"/>
            <w:tcBorders>
              <w:tl2br w:val="nil"/>
              <w:tr2bl w:val="nil"/>
            </w:tcBorders>
          </w:tcPr>
          <w:p w:rsidR="002E1B48" w:rsidRDefault="002E1B48" w:rsidP="002E1B48">
            <w:pPr>
              <w:jc w:val="left"/>
              <w:rPr>
                <w:szCs w:val="21"/>
              </w:rPr>
            </w:pPr>
          </w:p>
        </w:tc>
        <w:tc>
          <w:tcPr>
            <w:tcW w:w="1672" w:type="dxa"/>
            <w:tcBorders>
              <w:tl2br w:val="nil"/>
              <w:tr2bl w:val="nil"/>
            </w:tcBorders>
          </w:tcPr>
          <w:p w:rsidR="002E1B48" w:rsidRDefault="002E1B48">
            <w:r>
              <w:rPr>
                <w:rFonts w:hint="eastAsia"/>
              </w:rPr>
              <w:t>varchar(</w:t>
            </w:r>
            <w:del w:id="1562" w:author="t450" w:date="2017-09-29T15:07:00Z">
              <w:r w:rsidDel="00477E12">
                <w:rPr>
                  <w:rFonts w:hint="eastAsia"/>
                </w:rPr>
                <w:delText>2000</w:delText>
              </w:r>
            </w:del>
            <w:ins w:id="1563" w:author="t450" w:date="2017-09-29T15:07:00Z">
              <w:r w:rsidR="00477E12">
                <w:rPr>
                  <w:rFonts w:hint="eastAsia"/>
                </w:rPr>
                <w:t>255</w:t>
              </w:r>
            </w:ins>
            <w:r>
              <w:rPr>
                <w:rFonts w:hint="eastAsia"/>
              </w:rPr>
              <w:t>)</w:t>
            </w:r>
          </w:p>
        </w:tc>
      </w:tr>
      <w:tr w:rsidR="002E1B48" w:rsidDel="006D0E43" w:rsidTr="002E1B48">
        <w:trPr>
          <w:trHeight w:val="642"/>
          <w:jc w:val="center"/>
          <w:del w:id="1564" w:author="t450" w:date="2017-09-29T15:06:00Z"/>
        </w:trPr>
        <w:tc>
          <w:tcPr>
            <w:tcW w:w="1610" w:type="dxa"/>
            <w:tcBorders>
              <w:tl2br w:val="nil"/>
              <w:tr2bl w:val="nil"/>
            </w:tcBorders>
          </w:tcPr>
          <w:p w:rsidR="002E1B48" w:rsidDel="006D0E43" w:rsidRDefault="002E1B48" w:rsidP="002E1B48">
            <w:pPr>
              <w:rPr>
                <w:del w:id="1565" w:author="t450" w:date="2017-09-29T15:06:00Z"/>
                <w:rFonts w:ascii="宋体" w:hAnsi="宋体"/>
                <w:szCs w:val="21"/>
              </w:rPr>
            </w:pPr>
            <w:del w:id="1566" w:author="t450" w:date="2017-09-29T15:06:00Z">
              <w:r w:rsidDel="006D0E43">
                <w:rPr>
                  <w:rFonts w:hint="eastAsia"/>
                </w:rPr>
                <w:delText>href</w:delText>
              </w:r>
            </w:del>
          </w:p>
        </w:tc>
        <w:tc>
          <w:tcPr>
            <w:tcW w:w="1182" w:type="dxa"/>
            <w:tcBorders>
              <w:tl2br w:val="nil"/>
              <w:tr2bl w:val="nil"/>
            </w:tcBorders>
            <w:tcMar>
              <w:top w:w="0" w:type="dxa"/>
              <w:left w:w="108" w:type="dxa"/>
              <w:bottom w:w="0" w:type="dxa"/>
              <w:right w:w="108" w:type="dxa"/>
            </w:tcMar>
            <w:vAlign w:val="center"/>
          </w:tcPr>
          <w:p w:rsidR="002E1B48" w:rsidDel="006D0E43" w:rsidRDefault="002E1B48" w:rsidP="002E1B48">
            <w:pPr>
              <w:rPr>
                <w:del w:id="1567" w:author="t450" w:date="2017-09-29T15:06:00Z"/>
                <w:rFonts w:cs="Calibri"/>
                <w:szCs w:val="21"/>
              </w:rPr>
            </w:pPr>
            <w:del w:id="1568" w:author="t450" w:date="2017-09-29T15:06:00Z">
              <w:r w:rsidDel="006D0E43">
                <w:rPr>
                  <w:rFonts w:cs="Calibri" w:hint="eastAsia"/>
                  <w:szCs w:val="21"/>
                </w:rPr>
                <w:delText>法律法规链接</w:delText>
              </w:r>
            </w:del>
          </w:p>
        </w:tc>
        <w:tc>
          <w:tcPr>
            <w:tcW w:w="720" w:type="dxa"/>
            <w:tcBorders>
              <w:tl2br w:val="nil"/>
              <w:tr2bl w:val="nil"/>
            </w:tcBorders>
            <w:tcMar>
              <w:top w:w="0" w:type="dxa"/>
              <w:left w:w="108" w:type="dxa"/>
              <w:bottom w:w="0" w:type="dxa"/>
              <w:right w:w="108" w:type="dxa"/>
            </w:tcMar>
          </w:tcPr>
          <w:p w:rsidR="002E1B48" w:rsidDel="006D0E43" w:rsidRDefault="002E1B48" w:rsidP="002E1B48">
            <w:pPr>
              <w:rPr>
                <w:del w:id="1569" w:author="t450" w:date="2017-09-29T15:06:00Z"/>
                <w:rFonts w:cs="Calibri"/>
                <w:szCs w:val="21"/>
              </w:rPr>
            </w:pPr>
          </w:p>
        </w:tc>
        <w:tc>
          <w:tcPr>
            <w:tcW w:w="1746" w:type="dxa"/>
            <w:tcBorders>
              <w:tl2br w:val="nil"/>
              <w:tr2bl w:val="nil"/>
            </w:tcBorders>
            <w:tcMar>
              <w:top w:w="0" w:type="dxa"/>
              <w:left w:w="108" w:type="dxa"/>
              <w:bottom w:w="0" w:type="dxa"/>
              <w:right w:w="108" w:type="dxa"/>
            </w:tcMar>
          </w:tcPr>
          <w:p w:rsidR="002E1B48" w:rsidDel="006D0E43" w:rsidRDefault="002E1B48" w:rsidP="002E1B48">
            <w:pPr>
              <w:jc w:val="left"/>
              <w:rPr>
                <w:del w:id="1570" w:author="t450" w:date="2017-09-29T15:06:00Z"/>
                <w:szCs w:val="21"/>
              </w:rPr>
            </w:pPr>
          </w:p>
        </w:tc>
        <w:tc>
          <w:tcPr>
            <w:tcW w:w="658" w:type="dxa"/>
            <w:tcBorders>
              <w:tl2br w:val="nil"/>
              <w:tr2bl w:val="nil"/>
            </w:tcBorders>
            <w:vAlign w:val="center"/>
          </w:tcPr>
          <w:p w:rsidR="002E1B48" w:rsidDel="006D0E43" w:rsidRDefault="002E1B48" w:rsidP="002E1B48">
            <w:pPr>
              <w:jc w:val="center"/>
              <w:rPr>
                <w:del w:id="1571" w:author="t450" w:date="2017-09-29T15:06:00Z"/>
                <w:szCs w:val="21"/>
              </w:rPr>
            </w:pPr>
            <w:del w:id="1572" w:author="t450" w:date="2017-09-29T15:06:00Z">
              <w:r w:rsidDel="006D0E43">
                <w:rPr>
                  <w:rFonts w:hint="eastAsia"/>
                  <w:szCs w:val="21"/>
                </w:rPr>
                <w:delText>Y</w:delText>
              </w:r>
            </w:del>
          </w:p>
        </w:tc>
        <w:tc>
          <w:tcPr>
            <w:tcW w:w="672" w:type="dxa"/>
            <w:tcBorders>
              <w:tl2br w:val="nil"/>
              <w:tr2bl w:val="nil"/>
            </w:tcBorders>
          </w:tcPr>
          <w:p w:rsidR="002E1B48" w:rsidDel="006D0E43" w:rsidRDefault="002E1B48" w:rsidP="002E1B48">
            <w:pPr>
              <w:jc w:val="left"/>
              <w:rPr>
                <w:del w:id="1573" w:author="t450" w:date="2017-09-29T15:06:00Z"/>
                <w:szCs w:val="21"/>
              </w:rPr>
            </w:pPr>
          </w:p>
        </w:tc>
        <w:tc>
          <w:tcPr>
            <w:tcW w:w="1672" w:type="dxa"/>
            <w:tcBorders>
              <w:tl2br w:val="nil"/>
              <w:tr2bl w:val="nil"/>
            </w:tcBorders>
          </w:tcPr>
          <w:p w:rsidR="002E1B48" w:rsidDel="006D0E43" w:rsidRDefault="002E1B48" w:rsidP="002E1B48">
            <w:pPr>
              <w:rPr>
                <w:del w:id="1574" w:author="t450" w:date="2017-09-29T15:06:00Z"/>
                <w:rFonts w:ascii="宋体" w:hAnsi="宋体" w:cs="宋体"/>
                <w:szCs w:val="21"/>
              </w:rPr>
            </w:pPr>
            <w:del w:id="1575" w:author="t450" w:date="2017-09-29T15:06:00Z">
              <w:r w:rsidDel="006D0E43">
                <w:rPr>
                  <w:rFonts w:hint="eastAsia"/>
                </w:rPr>
                <w:delText>varchar(2000)</w:delText>
              </w:r>
            </w:del>
          </w:p>
        </w:tc>
      </w:tr>
      <w:tr w:rsidR="002E1B48" w:rsidTr="002E1B48">
        <w:trPr>
          <w:trHeight w:val="340"/>
          <w:jc w:val="center"/>
        </w:trPr>
        <w:tc>
          <w:tcPr>
            <w:tcW w:w="1610" w:type="dxa"/>
            <w:tcBorders>
              <w:tl2br w:val="nil"/>
              <w:tr2bl w:val="nil"/>
            </w:tcBorders>
          </w:tcPr>
          <w:p w:rsidR="002E1B48" w:rsidRDefault="002E1B48" w:rsidP="002E1B48">
            <w:r>
              <w:rPr>
                <w:rFonts w:hint="eastAsia"/>
              </w:rPr>
              <w:t>is_public</w:t>
            </w:r>
          </w:p>
        </w:tc>
        <w:tc>
          <w:tcPr>
            <w:tcW w:w="1182" w:type="dxa"/>
            <w:tcBorders>
              <w:tl2br w:val="nil"/>
              <w:tr2bl w:val="nil"/>
            </w:tcBorders>
            <w:tcMar>
              <w:top w:w="0" w:type="dxa"/>
              <w:left w:w="108" w:type="dxa"/>
              <w:bottom w:w="0" w:type="dxa"/>
              <w:right w:w="108" w:type="dxa"/>
            </w:tcMar>
            <w:vAlign w:val="center"/>
          </w:tcPr>
          <w:p w:rsidR="002E1B48" w:rsidRDefault="002E1B48" w:rsidP="002E1B48">
            <w:pPr>
              <w:rPr>
                <w:rFonts w:cs="Calibri"/>
                <w:szCs w:val="21"/>
              </w:rPr>
            </w:pPr>
            <w:r>
              <w:rPr>
                <w:rFonts w:cs="Calibri" w:hint="eastAsia"/>
                <w:szCs w:val="21"/>
              </w:rPr>
              <w:t>是否发布到外网</w:t>
            </w:r>
          </w:p>
        </w:tc>
        <w:tc>
          <w:tcPr>
            <w:tcW w:w="720" w:type="dxa"/>
            <w:tcBorders>
              <w:tl2br w:val="nil"/>
              <w:tr2bl w:val="nil"/>
            </w:tcBorders>
            <w:tcMar>
              <w:top w:w="0" w:type="dxa"/>
              <w:left w:w="108" w:type="dxa"/>
              <w:bottom w:w="0" w:type="dxa"/>
              <w:right w:w="108" w:type="dxa"/>
            </w:tcMar>
          </w:tcPr>
          <w:p w:rsidR="002E1B48" w:rsidRDefault="002E1B48" w:rsidP="002E1B48">
            <w:pPr>
              <w:rPr>
                <w:rFonts w:cs="Calibri"/>
                <w:szCs w:val="21"/>
              </w:rPr>
            </w:pPr>
          </w:p>
        </w:tc>
        <w:tc>
          <w:tcPr>
            <w:tcW w:w="1746" w:type="dxa"/>
            <w:tcBorders>
              <w:tl2br w:val="nil"/>
              <w:tr2bl w:val="nil"/>
            </w:tcBorders>
            <w:tcMar>
              <w:top w:w="0" w:type="dxa"/>
              <w:left w:w="108" w:type="dxa"/>
              <w:bottom w:w="0" w:type="dxa"/>
              <w:right w:w="108" w:type="dxa"/>
            </w:tcMar>
          </w:tcPr>
          <w:p w:rsidR="002E1B48" w:rsidRDefault="002E1B48" w:rsidP="002E1B48">
            <w:pPr>
              <w:jc w:val="left"/>
              <w:rPr>
                <w:szCs w:val="21"/>
              </w:rPr>
            </w:pPr>
          </w:p>
        </w:tc>
        <w:tc>
          <w:tcPr>
            <w:tcW w:w="658" w:type="dxa"/>
            <w:tcBorders>
              <w:tl2br w:val="nil"/>
              <w:tr2bl w:val="nil"/>
            </w:tcBorders>
            <w:vAlign w:val="center"/>
          </w:tcPr>
          <w:p w:rsidR="002E1B48" w:rsidRDefault="002E1B48" w:rsidP="002E1B48">
            <w:pPr>
              <w:jc w:val="center"/>
              <w:rPr>
                <w:szCs w:val="21"/>
              </w:rPr>
            </w:pPr>
            <w:r>
              <w:rPr>
                <w:rFonts w:hint="eastAsia"/>
                <w:szCs w:val="21"/>
              </w:rPr>
              <w:t>Y</w:t>
            </w:r>
          </w:p>
        </w:tc>
        <w:tc>
          <w:tcPr>
            <w:tcW w:w="672" w:type="dxa"/>
            <w:tcBorders>
              <w:tl2br w:val="nil"/>
              <w:tr2bl w:val="nil"/>
            </w:tcBorders>
          </w:tcPr>
          <w:p w:rsidR="002E1B48" w:rsidRDefault="002E1B48" w:rsidP="002E1B48">
            <w:pPr>
              <w:rPr>
                <w:szCs w:val="21"/>
              </w:rPr>
            </w:pPr>
          </w:p>
        </w:tc>
        <w:tc>
          <w:tcPr>
            <w:tcW w:w="1672" w:type="dxa"/>
            <w:tcBorders>
              <w:tl2br w:val="nil"/>
              <w:tr2bl w:val="nil"/>
            </w:tcBorders>
          </w:tcPr>
          <w:p w:rsidR="002E1B48" w:rsidRDefault="002E1B48">
            <w:del w:id="1576" w:author="t450" w:date="2017-09-29T15:07:00Z">
              <w:r w:rsidDel="00477E12">
                <w:rPr>
                  <w:rFonts w:hint="eastAsia"/>
                </w:rPr>
                <w:delText>var</w:delText>
              </w:r>
            </w:del>
            <w:r>
              <w:rPr>
                <w:rFonts w:hint="eastAsia"/>
              </w:rPr>
              <w:t>char(</w:t>
            </w:r>
            <w:del w:id="1577" w:author="t450" w:date="2017-09-29T15:07:00Z">
              <w:r w:rsidDel="00477E12">
                <w:rPr>
                  <w:rFonts w:hint="eastAsia"/>
                </w:rPr>
                <w:delText>255</w:delText>
              </w:r>
            </w:del>
            <w:ins w:id="1578" w:author="t450" w:date="2017-09-29T15:07:00Z">
              <w:r w:rsidR="00477E12">
                <w:rPr>
                  <w:rFonts w:hint="eastAsia"/>
                </w:rPr>
                <w:t>1</w:t>
              </w:r>
            </w:ins>
            <w:r>
              <w:rPr>
                <w:rFonts w:hint="eastAsia"/>
              </w:rPr>
              <w:t>)</w:t>
            </w:r>
          </w:p>
        </w:tc>
      </w:tr>
      <w:tr w:rsidR="002E1B48" w:rsidTr="002E1B48">
        <w:trPr>
          <w:trHeight w:val="642"/>
          <w:jc w:val="center"/>
        </w:trPr>
        <w:tc>
          <w:tcPr>
            <w:tcW w:w="1610" w:type="dxa"/>
            <w:tcBorders>
              <w:tl2br w:val="nil"/>
              <w:tr2bl w:val="nil"/>
            </w:tcBorders>
          </w:tcPr>
          <w:p w:rsidR="002E1B48" w:rsidRDefault="00C67531" w:rsidP="002E1B48">
            <w:ins w:id="1579" w:author="xlli" w:date="2017-11-20T20:25:00Z">
              <w:r w:rsidRPr="008716F5">
                <w:t>display_order</w:t>
              </w:r>
            </w:ins>
            <w:del w:id="1580" w:author="xlli" w:date="2017-11-20T20:25:00Z">
              <w:r w:rsidR="002E1B48" w:rsidDel="00C67531">
                <w:rPr>
                  <w:rFonts w:hint="eastAsia"/>
                </w:rPr>
                <w:delText>order</w:delText>
              </w:r>
            </w:del>
          </w:p>
        </w:tc>
        <w:tc>
          <w:tcPr>
            <w:tcW w:w="1182" w:type="dxa"/>
            <w:tcBorders>
              <w:tl2br w:val="nil"/>
              <w:tr2bl w:val="nil"/>
            </w:tcBorders>
            <w:tcMar>
              <w:top w:w="0" w:type="dxa"/>
              <w:left w:w="108" w:type="dxa"/>
              <w:bottom w:w="0" w:type="dxa"/>
              <w:right w:w="108" w:type="dxa"/>
            </w:tcMar>
            <w:vAlign w:val="center"/>
          </w:tcPr>
          <w:p w:rsidR="002E1B48" w:rsidRDefault="002E1B48" w:rsidP="002E1B48">
            <w:pPr>
              <w:rPr>
                <w:rFonts w:cs="Calibri"/>
                <w:szCs w:val="21"/>
              </w:rPr>
            </w:pPr>
            <w:r>
              <w:rPr>
                <w:rFonts w:cs="Calibri" w:hint="eastAsia"/>
                <w:szCs w:val="21"/>
              </w:rPr>
              <w:t>外</w:t>
            </w:r>
            <w:proofErr w:type="gramStart"/>
            <w:r>
              <w:rPr>
                <w:rFonts w:cs="Calibri" w:hint="eastAsia"/>
                <w:szCs w:val="21"/>
              </w:rPr>
              <w:t>网显示</w:t>
            </w:r>
            <w:proofErr w:type="gramEnd"/>
            <w:r>
              <w:rPr>
                <w:rFonts w:cs="Calibri" w:hint="eastAsia"/>
                <w:szCs w:val="21"/>
              </w:rPr>
              <w:t>顺序</w:t>
            </w:r>
          </w:p>
        </w:tc>
        <w:tc>
          <w:tcPr>
            <w:tcW w:w="720" w:type="dxa"/>
            <w:tcBorders>
              <w:tl2br w:val="nil"/>
              <w:tr2bl w:val="nil"/>
            </w:tcBorders>
            <w:tcMar>
              <w:top w:w="0" w:type="dxa"/>
              <w:left w:w="108" w:type="dxa"/>
              <w:bottom w:w="0" w:type="dxa"/>
              <w:right w:w="108" w:type="dxa"/>
            </w:tcMar>
          </w:tcPr>
          <w:p w:rsidR="002E1B48" w:rsidRDefault="002E1B48" w:rsidP="002E1B48">
            <w:pPr>
              <w:rPr>
                <w:rFonts w:cs="Calibri"/>
                <w:szCs w:val="21"/>
              </w:rPr>
            </w:pPr>
          </w:p>
        </w:tc>
        <w:tc>
          <w:tcPr>
            <w:tcW w:w="1746" w:type="dxa"/>
            <w:tcBorders>
              <w:tl2br w:val="nil"/>
              <w:tr2bl w:val="nil"/>
            </w:tcBorders>
            <w:tcMar>
              <w:top w:w="0" w:type="dxa"/>
              <w:left w:w="108" w:type="dxa"/>
              <w:bottom w:w="0" w:type="dxa"/>
              <w:right w:w="108" w:type="dxa"/>
            </w:tcMar>
          </w:tcPr>
          <w:p w:rsidR="002E1B48" w:rsidRDefault="002E1B48" w:rsidP="002E1B48">
            <w:pPr>
              <w:jc w:val="left"/>
              <w:rPr>
                <w:szCs w:val="21"/>
              </w:rPr>
            </w:pPr>
          </w:p>
        </w:tc>
        <w:tc>
          <w:tcPr>
            <w:tcW w:w="658" w:type="dxa"/>
            <w:tcBorders>
              <w:tl2br w:val="nil"/>
              <w:tr2bl w:val="nil"/>
            </w:tcBorders>
            <w:vAlign w:val="center"/>
          </w:tcPr>
          <w:p w:rsidR="002E1B48" w:rsidRDefault="002E1B48" w:rsidP="002E1B48">
            <w:pPr>
              <w:jc w:val="center"/>
              <w:rPr>
                <w:szCs w:val="21"/>
              </w:rPr>
            </w:pPr>
            <w:r>
              <w:rPr>
                <w:rFonts w:hint="eastAsia"/>
                <w:szCs w:val="21"/>
              </w:rPr>
              <w:t>Y</w:t>
            </w:r>
          </w:p>
        </w:tc>
        <w:tc>
          <w:tcPr>
            <w:tcW w:w="672" w:type="dxa"/>
            <w:tcBorders>
              <w:tl2br w:val="nil"/>
              <w:tr2bl w:val="nil"/>
            </w:tcBorders>
          </w:tcPr>
          <w:p w:rsidR="002E1B48" w:rsidRDefault="002E1B48" w:rsidP="002E1B48">
            <w:pPr>
              <w:rPr>
                <w:szCs w:val="21"/>
              </w:rPr>
            </w:pPr>
          </w:p>
        </w:tc>
        <w:tc>
          <w:tcPr>
            <w:tcW w:w="1672" w:type="dxa"/>
            <w:tcBorders>
              <w:tl2br w:val="nil"/>
              <w:tr2bl w:val="nil"/>
            </w:tcBorders>
          </w:tcPr>
          <w:p w:rsidR="002E1B48" w:rsidRDefault="002E1B48" w:rsidP="002E1B48">
            <w:del w:id="1581" w:author="t450" w:date="2017-09-29T15:08:00Z">
              <w:r w:rsidDel="003E7794">
                <w:rPr>
                  <w:rFonts w:hint="eastAsia"/>
                </w:rPr>
                <w:delText>varchar(255)</w:delText>
              </w:r>
            </w:del>
            <w:ins w:id="1582" w:author="t450" w:date="2017-09-29T15:08:00Z">
              <w:r w:rsidR="003E7794">
                <w:rPr>
                  <w:rFonts w:hint="eastAsia"/>
                </w:rPr>
                <w:t>int</w:t>
              </w:r>
            </w:ins>
          </w:p>
        </w:tc>
      </w:tr>
      <w:tr w:rsidR="00157B5B" w:rsidTr="002E1B48">
        <w:trPr>
          <w:trHeight w:val="642"/>
          <w:jc w:val="center"/>
        </w:trPr>
        <w:tc>
          <w:tcPr>
            <w:tcW w:w="1610" w:type="dxa"/>
            <w:tcBorders>
              <w:tl2br w:val="nil"/>
              <w:tr2bl w:val="nil"/>
            </w:tcBorders>
          </w:tcPr>
          <w:p w:rsidR="00157B5B" w:rsidRDefault="00A614E3" w:rsidP="002E1B48">
            <w:r>
              <w:rPr>
                <w:rFonts w:hint="eastAsia"/>
              </w:rPr>
              <w:t>type</w:t>
            </w:r>
          </w:p>
        </w:tc>
        <w:tc>
          <w:tcPr>
            <w:tcW w:w="1182" w:type="dxa"/>
            <w:tcBorders>
              <w:tl2br w:val="nil"/>
              <w:tr2bl w:val="nil"/>
            </w:tcBorders>
            <w:tcMar>
              <w:top w:w="0" w:type="dxa"/>
              <w:left w:w="108" w:type="dxa"/>
              <w:bottom w:w="0" w:type="dxa"/>
              <w:right w:w="108" w:type="dxa"/>
            </w:tcMar>
            <w:vAlign w:val="center"/>
          </w:tcPr>
          <w:p w:rsidR="00157B5B" w:rsidRDefault="00A614E3" w:rsidP="002E1B48">
            <w:pPr>
              <w:rPr>
                <w:rFonts w:cs="Calibri"/>
                <w:szCs w:val="21"/>
              </w:rPr>
            </w:pPr>
            <w:r>
              <w:rPr>
                <w:rFonts w:cs="Calibri" w:hint="eastAsia"/>
                <w:szCs w:val="21"/>
              </w:rPr>
              <w:t>范围</w:t>
            </w:r>
          </w:p>
        </w:tc>
        <w:tc>
          <w:tcPr>
            <w:tcW w:w="720" w:type="dxa"/>
            <w:tcBorders>
              <w:tl2br w:val="nil"/>
              <w:tr2bl w:val="nil"/>
            </w:tcBorders>
            <w:tcMar>
              <w:top w:w="0" w:type="dxa"/>
              <w:left w:w="108" w:type="dxa"/>
              <w:bottom w:w="0" w:type="dxa"/>
              <w:right w:w="108" w:type="dxa"/>
            </w:tcMar>
          </w:tcPr>
          <w:p w:rsidR="00157B5B" w:rsidRDefault="00157B5B" w:rsidP="002E1B48">
            <w:pPr>
              <w:rPr>
                <w:rFonts w:cs="Calibri"/>
                <w:szCs w:val="21"/>
              </w:rPr>
            </w:pPr>
          </w:p>
        </w:tc>
        <w:tc>
          <w:tcPr>
            <w:tcW w:w="1746" w:type="dxa"/>
            <w:tcBorders>
              <w:tl2br w:val="nil"/>
              <w:tr2bl w:val="nil"/>
            </w:tcBorders>
            <w:tcMar>
              <w:top w:w="0" w:type="dxa"/>
              <w:left w:w="108" w:type="dxa"/>
              <w:bottom w:w="0" w:type="dxa"/>
              <w:right w:w="108" w:type="dxa"/>
            </w:tcMar>
          </w:tcPr>
          <w:p w:rsidR="00157B5B" w:rsidRDefault="00A614E3" w:rsidP="002E1B48">
            <w:pPr>
              <w:jc w:val="left"/>
              <w:rPr>
                <w:szCs w:val="21"/>
              </w:rPr>
            </w:pPr>
            <w:r>
              <w:rPr>
                <w:rFonts w:hint="eastAsia"/>
                <w:szCs w:val="21"/>
              </w:rPr>
              <w:t>银行可见、企业用户可见</w:t>
            </w:r>
          </w:p>
        </w:tc>
        <w:tc>
          <w:tcPr>
            <w:tcW w:w="658" w:type="dxa"/>
            <w:tcBorders>
              <w:tl2br w:val="nil"/>
              <w:tr2bl w:val="nil"/>
            </w:tcBorders>
            <w:vAlign w:val="center"/>
          </w:tcPr>
          <w:p w:rsidR="00157B5B" w:rsidRDefault="00157B5B" w:rsidP="002E1B48">
            <w:pPr>
              <w:jc w:val="center"/>
              <w:rPr>
                <w:szCs w:val="21"/>
              </w:rPr>
            </w:pPr>
            <w:r>
              <w:rPr>
                <w:rFonts w:hint="eastAsia"/>
                <w:szCs w:val="21"/>
              </w:rPr>
              <w:t>Y</w:t>
            </w:r>
          </w:p>
        </w:tc>
        <w:tc>
          <w:tcPr>
            <w:tcW w:w="672" w:type="dxa"/>
            <w:tcBorders>
              <w:tl2br w:val="nil"/>
              <w:tr2bl w:val="nil"/>
            </w:tcBorders>
          </w:tcPr>
          <w:p w:rsidR="00157B5B" w:rsidRDefault="00157B5B" w:rsidP="002E1B48">
            <w:pPr>
              <w:rPr>
                <w:szCs w:val="21"/>
              </w:rPr>
            </w:pPr>
          </w:p>
        </w:tc>
        <w:tc>
          <w:tcPr>
            <w:tcW w:w="1672" w:type="dxa"/>
            <w:tcBorders>
              <w:tl2br w:val="nil"/>
              <w:tr2bl w:val="nil"/>
            </w:tcBorders>
          </w:tcPr>
          <w:p w:rsidR="00157B5B" w:rsidRDefault="00157B5B" w:rsidP="002E1B48">
            <w:r>
              <w:rPr>
                <w:rFonts w:hint="eastAsia"/>
              </w:rPr>
              <w:t>varchar(255)</w:t>
            </w:r>
          </w:p>
        </w:tc>
      </w:tr>
      <w:tr w:rsidR="002E1B48" w:rsidTr="002E1B48">
        <w:trPr>
          <w:trHeight w:val="340"/>
          <w:jc w:val="center"/>
        </w:trPr>
        <w:tc>
          <w:tcPr>
            <w:tcW w:w="1610" w:type="dxa"/>
          </w:tcPr>
          <w:p w:rsidR="002E1B48" w:rsidRDefault="002E1B48" w:rsidP="002E1B48">
            <w:r>
              <w:rPr>
                <w:rFonts w:hint="eastAsia"/>
              </w:rPr>
              <w:t>create_by</w:t>
            </w:r>
          </w:p>
        </w:tc>
        <w:tc>
          <w:tcPr>
            <w:tcW w:w="1182" w:type="dxa"/>
          </w:tcPr>
          <w:p w:rsidR="002E1B48" w:rsidRDefault="002E1B48" w:rsidP="002E1B48">
            <w:pPr>
              <w:jc w:val="left"/>
              <w:rPr>
                <w:rFonts w:cs="Calibri"/>
                <w:szCs w:val="21"/>
              </w:rPr>
            </w:pPr>
            <w:r>
              <w:rPr>
                <w:rFonts w:hint="eastAsia"/>
              </w:rPr>
              <w:t>创建者</w:t>
            </w:r>
          </w:p>
        </w:tc>
        <w:tc>
          <w:tcPr>
            <w:tcW w:w="720" w:type="dxa"/>
          </w:tcPr>
          <w:p w:rsidR="002E1B48" w:rsidRDefault="002E1B48" w:rsidP="002E1B48">
            <w:pPr>
              <w:rPr>
                <w:rFonts w:cs="Calibri"/>
                <w:szCs w:val="21"/>
              </w:rPr>
            </w:pPr>
          </w:p>
        </w:tc>
        <w:tc>
          <w:tcPr>
            <w:tcW w:w="1746" w:type="dxa"/>
          </w:tcPr>
          <w:p w:rsidR="002E1B48" w:rsidRDefault="002E1B48" w:rsidP="002E1B48">
            <w:pPr>
              <w:jc w:val="left"/>
            </w:pPr>
          </w:p>
        </w:tc>
        <w:tc>
          <w:tcPr>
            <w:tcW w:w="658" w:type="dxa"/>
          </w:tcPr>
          <w:p w:rsidR="002E1B48" w:rsidRDefault="002E1B48" w:rsidP="002E1B48">
            <w:pPr>
              <w:jc w:val="center"/>
              <w:rPr>
                <w:szCs w:val="21"/>
              </w:rPr>
            </w:pPr>
            <w:r>
              <w:rPr>
                <w:rFonts w:hint="eastAsia"/>
                <w:szCs w:val="21"/>
              </w:rPr>
              <w:t>Y</w:t>
            </w:r>
          </w:p>
        </w:tc>
        <w:tc>
          <w:tcPr>
            <w:tcW w:w="672" w:type="dxa"/>
          </w:tcPr>
          <w:p w:rsidR="002E1B48" w:rsidRDefault="002E1B48" w:rsidP="002E1B48">
            <w:pPr>
              <w:jc w:val="left"/>
              <w:rPr>
                <w:szCs w:val="21"/>
              </w:rPr>
            </w:pPr>
          </w:p>
        </w:tc>
        <w:tc>
          <w:tcPr>
            <w:tcW w:w="1672" w:type="dxa"/>
            <w:vAlign w:val="center"/>
          </w:tcPr>
          <w:p w:rsidR="002E1B48" w:rsidRDefault="002E1B48" w:rsidP="002E1B48">
            <w:r>
              <w:rPr>
                <w:rFonts w:hint="eastAsia"/>
              </w:rPr>
              <w:t>varchar(255)</w:t>
            </w:r>
          </w:p>
        </w:tc>
      </w:tr>
      <w:tr w:rsidR="002E1B48" w:rsidTr="002E1B48">
        <w:trPr>
          <w:trHeight w:val="340"/>
          <w:jc w:val="center"/>
        </w:trPr>
        <w:tc>
          <w:tcPr>
            <w:tcW w:w="1610" w:type="dxa"/>
          </w:tcPr>
          <w:p w:rsidR="002E1B48" w:rsidRDefault="002E1B48" w:rsidP="002E1B48">
            <w:r>
              <w:rPr>
                <w:rFonts w:hint="eastAsia"/>
              </w:rPr>
              <w:t>create_date</w:t>
            </w:r>
          </w:p>
        </w:tc>
        <w:tc>
          <w:tcPr>
            <w:tcW w:w="1182" w:type="dxa"/>
          </w:tcPr>
          <w:p w:rsidR="002E1B48" w:rsidRDefault="002E1B48" w:rsidP="002E1B48">
            <w:pPr>
              <w:jc w:val="left"/>
              <w:rPr>
                <w:rFonts w:cs="Calibri"/>
                <w:szCs w:val="21"/>
              </w:rPr>
            </w:pPr>
            <w:r>
              <w:rPr>
                <w:rFonts w:hint="eastAsia"/>
              </w:rPr>
              <w:t>创建时间</w:t>
            </w:r>
          </w:p>
        </w:tc>
        <w:tc>
          <w:tcPr>
            <w:tcW w:w="720" w:type="dxa"/>
          </w:tcPr>
          <w:p w:rsidR="002E1B48" w:rsidRDefault="002E1B48" w:rsidP="002E1B48">
            <w:pPr>
              <w:rPr>
                <w:rFonts w:cs="Calibri"/>
                <w:szCs w:val="21"/>
              </w:rPr>
            </w:pPr>
          </w:p>
        </w:tc>
        <w:tc>
          <w:tcPr>
            <w:tcW w:w="1746" w:type="dxa"/>
          </w:tcPr>
          <w:p w:rsidR="002E1B48" w:rsidRDefault="002E1B48" w:rsidP="002E1B48">
            <w:pPr>
              <w:jc w:val="left"/>
            </w:pPr>
          </w:p>
        </w:tc>
        <w:tc>
          <w:tcPr>
            <w:tcW w:w="658" w:type="dxa"/>
          </w:tcPr>
          <w:p w:rsidR="002E1B48" w:rsidRDefault="002E1B48" w:rsidP="002E1B48">
            <w:pPr>
              <w:jc w:val="center"/>
              <w:rPr>
                <w:szCs w:val="21"/>
              </w:rPr>
            </w:pPr>
            <w:r>
              <w:rPr>
                <w:rFonts w:hint="eastAsia"/>
                <w:szCs w:val="21"/>
              </w:rPr>
              <w:t>Y</w:t>
            </w:r>
          </w:p>
        </w:tc>
        <w:tc>
          <w:tcPr>
            <w:tcW w:w="672" w:type="dxa"/>
          </w:tcPr>
          <w:p w:rsidR="002E1B48" w:rsidRDefault="002E1B48" w:rsidP="002E1B48">
            <w:pPr>
              <w:jc w:val="left"/>
              <w:rPr>
                <w:szCs w:val="21"/>
              </w:rPr>
            </w:pPr>
          </w:p>
        </w:tc>
        <w:tc>
          <w:tcPr>
            <w:tcW w:w="1672" w:type="dxa"/>
            <w:vAlign w:val="center"/>
          </w:tcPr>
          <w:p w:rsidR="002E1B48" w:rsidRDefault="002E1B48" w:rsidP="002E1B48">
            <w:r>
              <w:rPr>
                <w:rFonts w:hint="eastAsia"/>
              </w:rPr>
              <w:t>datetime</w:t>
            </w:r>
          </w:p>
        </w:tc>
      </w:tr>
      <w:tr w:rsidR="002E1B48" w:rsidTr="002E1B48">
        <w:trPr>
          <w:trHeight w:val="340"/>
          <w:jc w:val="center"/>
        </w:trPr>
        <w:tc>
          <w:tcPr>
            <w:tcW w:w="1610" w:type="dxa"/>
          </w:tcPr>
          <w:p w:rsidR="002E1B48" w:rsidRDefault="002E1B48" w:rsidP="002E1B48">
            <w:r>
              <w:rPr>
                <w:rFonts w:hint="eastAsia"/>
              </w:rPr>
              <w:t>update_by</w:t>
            </w:r>
          </w:p>
        </w:tc>
        <w:tc>
          <w:tcPr>
            <w:tcW w:w="1182" w:type="dxa"/>
          </w:tcPr>
          <w:p w:rsidR="002E1B48" w:rsidRDefault="002E1B48" w:rsidP="002E1B48">
            <w:pPr>
              <w:jc w:val="left"/>
              <w:rPr>
                <w:rFonts w:cs="Calibri"/>
                <w:szCs w:val="21"/>
              </w:rPr>
            </w:pPr>
            <w:r>
              <w:rPr>
                <w:rFonts w:hint="eastAsia"/>
              </w:rPr>
              <w:t>更新者</w:t>
            </w:r>
          </w:p>
        </w:tc>
        <w:tc>
          <w:tcPr>
            <w:tcW w:w="720" w:type="dxa"/>
          </w:tcPr>
          <w:p w:rsidR="002E1B48" w:rsidRDefault="002E1B48" w:rsidP="002E1B48">
            <w:pPr>
              <w:rPr>
                <w:rFonts w:cs="Calibri"/>
                <w:szCs w:val="21"/>
              </w:rPr>
            </w:pPr>
          </w:p>
        </w:tc>
        <w:tc>
          <w:tcPr>
            <w:tcW w:w="1746" w:type="dxa"/>
          </w:tcPr>
          <w:p w:rsidR="002E1B48" w:rsidRDefault="002E1B48" w:rsidP="002E1B48">
            <w:pPr>
              <w:jc w:val="left"/>
            </w:pPr>
          </w:p>
        </w:tc>
        <w:tc>
          <w:tcPr>
            <w:tcW w:w="658" w:type="dxa"/>
          </w:tcPr>
          <w:p w:rsidR="002E1B48" w:rsidRDefault="002E1B48" w:rsidP="002E1B48">
            <w:pPr>
              <w:jc w:val="center"/>
              <w:rPr>
                <w:szCs w:val="21"/>
              </w:rPr>
            </w:pPr>
            <w:r>
              <w:rPr>
                <w:rFonts w:hint="eastAsia"/>
                <w:szCs w:val="21"/>
              </w:rPr>
              <w:t>Y</w:t>
            </w:r>
          </w:p>
        </w:tc>
        <w:tc>
          <w:tcPr>
            <w:tcW w:w="672" w:type="dxa"/>
          </w:tcPr>
          <w:p w:rsidR="002E1B48" w:rsidRDefault="002E1B48" w:rsidP="002E1B48">
            <w:pPr>
              <w:jc w:val="left"/>
              <w:rPr>
                <w:szCs w:val="21"/>
              </w:rPr>
            </w:pPr>
          </w:p>
        </w:tc>
        <w:tc>
          <w:tcPr>
            <w:tcW w:w="1672" w:type="dxa"/>
            <w:vAlign w:val="center"/>
          </w:tcPr>
          <w:p w:rsidR="002E1B48" w:rsidRDefault="002E1B48" w:rsidP="002E1B48">
            <w:r>
              <w:rPr>
                <w:rFonts w:hint="eastAsia"/>
              </w:rPr>
              <w:t>varchar(255)</w:t>
            </w:r>
          </w:p>
        </w:tc>
      </w:tr>
      <w:tr w:rsidR="002E1B48" w:rsidTr="002E1B48">
        <w:trPr>
          <w:trHeight w:val="340"/>
          <w:jc w:val="center"/>
        </w:trPr>
        <w:tc>
          <w:tcPr>
            <w:tcW w:w="1610" w:type="dxa"/>
          </w:tcPr>
          <w:p w:rsidR="002E1B48" w:rsidRDefault="002E1B48" w:rsidP="002E1B48">
            <w:r>
              <w:rPr>
                <w:rFonts w:hint="eastAsia"/>
              </w:rPr>
              <w:lastRenderedPageBreak/>
              <w:t>update_date</w:t>
            </w:r>
          </w:p>
        </w:tc>
        <w:tc>
          <w:tcPr>
            <w:tcW w:w="1182" w:type="dxa"/>
          </w:tcPr>
          <w:p w:rsidR="002E1B48" w:rsidRDefault="002E1B48" w:rsidP="002E1B48">
            <w:pPr>
              <w:jc w:val="left"/>
              <w:rPr>
                <w:rFonts w:cs="Calibri"/>
                <w:szCs w:val="21"/>
              </w:rPr>
            </w:pPr>
            <w:r>
              <w:rPr>
                <w:rFonts w:hint="eastAsia"/>
              </w:rPr>
              <w:t>更新时间</w:t>
            </w:r>
          </w:p>
        </w:tc>
        <w:tc>
          <w:tcPr>
            <w:tcW w:w="720" w:type="dxa"/>
          </w:tcPr>
          <w:p w:rsidR="002E1B48" w:rsidRDefault="002E1B48" w:rsidP="002E1B48">
            <w:pPr>
              <w:rPr>
                <w:rFonts w:cs="Calibri"/>
                <w:szCs w:val="21"/>
              </w:rPr>
            </w:pPr>
          </w:p>
        </w:tc>
        <w:tc>
          <w:tcPr>
            <w:tcW w:w="1746" w:type="dxa"/>
          </w:tcPr>
          <w:p w:rsidR="002E1B48" w:rsidRDefault="002E1B48" w:rsidP="002E1B48">
            <w:pPr>
              <w:jc w:val="left"/>
            </w:pPr>
          </w:p>
        </w:tc>
        <w:tc>
          <w:tcPr>
            <w:tcW w:w="658" w:type="dxa"/>
          </w:tcPr>
          <w:p w:rsidR="002E1B48" w:rsidRDefault="002E1B48" w:rsidP="002E1B48">
            <w:pPr>
              <w:jc w:val="center"/>
              <w:rPr>
                <w:szCs w:val="21"/>
              </w:rPr>
            </w:pPr>
            <w:r>
              <w:rPr>
                <w:rFonts w:hint="eastAsia"/>
                <w:szCs w:val="21"/>
              </w:rPr>
              <w:t>Y</w:t>
            </w:r>
          </w:p>
        </w:tc>
        <w:tc>
          <w:tcPr>
            <w:tcW w:w="672" w:type="dxa"/>
          </w:tcPr>
          <w:p w:rsidR="002E1B48" w:rsidRDefault="002E1B48" w:rsidP="002E1B48">
            <w:pPr>
              <w:jc w:val="left"/>
              <w:rPr>
                <w:szCs w:val="21"/>
              </w:rPr>
            </w:pPr>
          </w:p>
        </w:tc>
        <w:tc>
          <w:tcPr>
            <w:tcW w:w="1672" w:type="dxa"/>
            <w:vAlign w:val="center"/>
          </w:tcPr>
          <w:p w:rsidR="002E1B48" w:rsidRDefault="002E1B48" w:rsidP="002E1B48">
            <w:r>
              <w:rPr>
                <w:rFonts w:hint="eastAsia"/>
              </w:rPr>
              <w:t>datetime</w:t>
            </w:r>
          </w:p>
        </w:tc>
      </w:tr>
      <w:tr w:rsidR="002E1B48" w:rsidTr="002E1B48">
        <w:trPr>
          <w:trHeight w:val="340"/>
          <w:jc w:val="center"/>
        </w:trPr>
        <w:tc>
          <w:tcPr>
            <w:tcW w:w="1610" w:type="dxa"/>
          </w:tcPr>
          <w:p w:rsidR="002E1B48" w:rsidRDefault="002E1B48" w:rsidP="002E1B48">
            <w:r>
              <w:rPr>
                <w:rFonts w:hint="eastAsia"/>
              </w:rPr>
              <w:t>remarks</w:t>
            </w:r>
          </w:p>
        </w:tc>
        <w:tc>
          <w:tcPr>
            <w:tcW w:w="1182" w:type="dxa"/>
          </w:tcPr>
          <w:p w:rsidR="002E1B48" w:rsidRDefault="002E1B48" w:rsidP="002E1B48">
            <w:pPr>
              <w:jc w:val="left"/>
              <w:rPr>
                <w:rFonts w:cs="Calibri"/>
                <w:szCs w:val="21"/>
              </w:rPr>
            </w:pPr>
            <w:r>
              <w:rPr>
                <w:rFonts w:hint="eastAsia"/>
              </w:rPr>
              <w:t>备注信息</w:t>
            </w:r>
          </w:p>
        </w:tc>
        <w:tc>
          <w:tcPr>
            <w:tcW w:w="720" w:type="dxa"/>
          </w:tcPr>
          <w:p w:rsidR="002E1B48" w:rsidRDefault="002E1B48" w:rsidP="002E1B48"/>
        </w:tc>
        <w:tc>
          <w:tcPr>
            <w:tcW w:w="1746" w:type="dxa"/>
          </w:tcPr>
          <w:p w:rsidR="002E1B48" w:rsidRDefault="002E1B48" w:rsidP="002E1B48">
            <w:pPr>
              <w:jc w:val="left"/>
              <w:rPr>
                <w:rFonts w:cs="Calibri"/>
                <w:szCs w:val="21"/>
              </w:rPr>
            </w:pPr>
          </w:p>
        </w:tc>
        <w:tc>
          <w:tcPr>
            <w:tcW w:w="658" w:type="dxa"/>
          </w:tcPr>
          <w:p w:rsidR="002E1B48" w:rsidRDefault="002E1B48" w:rsidP="002E1B48">
            <w:pPr>
              <w:jc w:val="center"/>
              <w:rPr>
                <w:szCs w:val="21"/>
              </w:rPr>
            </w:pPr>
            <w:r>
              <w:rPr>
                <w:rFonts w:hint="eastAsia"/>
                <w:szCs w:val="21"/>
              </w:rPr>
              <w:t>Y</w:t>
            </w:r>
          </w:p>
        </w:tc>
        <w:tc>
          <w:tcPr>
            <w:tcW w:w="672" w:type="dxa"/>
          </w:tcPr>
          <w:p w:rsidR="002E1B48" w:rsidRDefault="002E1B48" w:rsidP="002E1B48">
            <w:pPr>
              <w:jc w:val="left"/>
              <w:rPr>
                <w:szCs w:val="21"/>
              </w:rPr>
            </w:pPr>
          </w:p>
        </w:tc>
        <w:tc>
          <w:tcPr>
            <w:tcW w:w="1672" w:type="dxa"/>
            <w:vAlign w:val="center"/>
          </w:tcPr>
          <w:p w:rsidR="002E1B48" w:rsidRDefault="002E1B48" w:rsidP="002E1B48">
            <w:r>
              <w:rPr>
                <w:rFonts w:hint="eastAsia"/>
              </w:rPr>
              <w:t>varchar(255)</w:t>
            </w:r>
          </w:p>
        </w:tc>
      </w:tr>
      <w:tr w:rsidR="002E1B48" w:rsidTr="002E1B48">
        <w:trPr>
          <w:trHeight w:val="380"/>
          <w:jc w:val="center"/>
        </w:trPr>
        <w:tc>
          <w:tcPr>
            <w:tcW w:w="1610" w:type="dxa"/>
          </w:tcPr>
          <w:p w:rsidR="002E1B48" w:rsidRDefault="002E1B48" w:rsidP="002E1B48">
            <w:r>
              <w:rPr>
                <w:rFonts w:hint="eastAsia"/>
              </w:rPr>
              <w:t>del_flag</w:t>
            </w:r>
          </w:p>
        </w:tc>
        <w:tc>
          <w:tcPr>
            <w:tcW w:w="1182" w:type="dxa"/>
          </w:tcPr>
          <w:p w:rsidR="002E1B48" w:rsidRDefault="002E1B48" w:rsidP="002E1B48">
            <w:pPr>
              <w:jc w:val="left"/>
              <w:rPr>
                <w:rFonts w:cs="Calibri"/>
                <w:szCs w:val="21"/>
              </w:rPr>
            </w:pPr>
            <w:r>
              <w:rPr>
                <w:rFonts w:hint="eastAsia"/>
              </w:rPr>
              <w:t>删除标记</w:t>
            </w:r>
          </w:p>
        </w:tc>
        <w:tc>
          <w:tcPr>
            <w:tcW w:w="720" w:type="dxa"/>
          </w:tcPr>
          <w:p w:rsidR="002E1B48" w:rsidRDefault="002E1B48" w:rsidP="002E1B48"/>
        </w:tc>
        <w:tc>
          <w:tcPr>
            <w:tcW w:w="1746" w:type="dxa"/>
          </w:tcPr>
          <w:p w:rsidR="002E1B48" w:rsidRDefault="002E1B48" w:rsidP="002E1B48">
            <w:pPr>
              <w:jc w:val="left"/>
              <w:rPr>
                <w:rFonts w:cs="Calibri"/>
                <w:szCs w:val="21"/>
              </w:rPr>
            </w:pPr>
          </w:p>
        </w:tc>
        <w:tc>
          <w:tcPr>
            <w:tcW w:w="658" w:type="dxa"/>
          </w:tcPr>
          <w:p w:rsidR="002E1B48" w:rsidRDefault="002E1B48" w:rsidP="002E1B48">
            <w:pPr>
              <w:jc w:val="center"/>
              <w:rPr>
                <w:szCs w:val="21"/>
              </w:rPr>
            </w:pPr>
            <w:r>
              <w:rPr>
                <w:rFonts w:hint="eastAsia"/>
                <w:szCs w:val="21"/>
              </w:rPr>
              <w:t>Y</w:t>
            </w:r>
          </w:p>
        </w:tc>
        <w:tc>
          <w:tcPr>
            <w:tcW w:w="672" w:type="dxa"/>
          </w:tcPr>
          <w:p w:rsidR="002E1B48" w:rsidRDefault="002E1B48" w:rsidP="002E1B48">
            <w:pPr>
              <w:jc w:val="left"/>
              <w:rPr>
                <w:szCs w:val="21"/>
              </w:rPr>
            </w:pPr>
          </w:p>
        </w:tc>
        <w:tc>
          <w:tcPr>
            <w:tcW w:w="1672" w:type="dxa"/>
            <w:vAlign w:val="center"/>
          </w:tcPr>
          <w:p w:rsidR="002E1B48" w:rsidRDefault="002E1B48" w:rsidP="002E1B48">
            <w:r>
              <w:rPr>
                <w:rFonts w:hint="eastAsia"/>
              </w:rPr>
              <w:t>char(1)</w:t>
            </w:r>
          </w:p>
        </w:tc>
      </w:tr>
    </w:tbl>
    <w:p w:rsidR="00A614E3" w:rsidRDefault="00A614E3" w:rsidP="000D278B">
      <w:pPr>
        <w:pStyle w:val="5"/>
      </w:pPr>
      <w:bookmarkStart w:id="1583" w:name="_Toc12604"/>
      <w:bookmarkStart w:id="1584" w:name="_Toc2684"/>
      <w:bookmarkStart w:id="1585" w:name="_Toc492200351"/>
      <w:r>
        <w:rPr>
          <w:rFonts w:hint="eastAsia"/>
        </w:rPr>
        <w:t>法律法规附件</w:t>
      </w:r>
      <w:r w:rsidR="0041392F">
        <w:rPr>
          <w:rFonts w:hint="eastAsia"/>
        </w:rPr>
        <w:t>（</w:t>
      </w:r>
      <w:r w:rsidR="0041392F">
        <w:rPr>
          <w:rFonts w:hint="eastAsia"/>
        </w:rPr>
        <w:t>law_attachment</w:t>
      </w:r>
      <w:r w:rsidR="0041392F">
        <w:rPr>
          <w:rFonts w:hint="eastAsia"/>
        </w:rPr>
        <w:t>）</w:t>
      </w:r>
    </w:p>
    <w:tbl>
      <w:tblPr>
        <w:tblW w:w="8447" w:type="dxa"/>
        <w:jc w:val="center"/>
        <w:tblLayout w:type="fixed"/>
        <w:tblCellMar>
          <w:left w:w="0" w:type="dxa"/>
          <w:right w:w="0" w:type="dxa"/>
        </w:tblCellMar>
        <w:tblLook w:val="0000" w:firstRow="0" w:lastRow="0" w:firstColumn="0" w:lastColumn="0" w:noHBand="0" w:noVBand="0"/>
      </w:tblPr>
      <w:tblGrid>
        <w:gridCol w:w="1401"/>
        <w:gridCol w:w="1555"/>
        <w:gridCol w:w="817"/>
        <w:gridCol w:w="2021"/>
        <w:gridCol w:w="579"/>
        <w:gridCol w:w="633"/>
        <w:gridCol w:w="1420"/>
        <w:gridCol w:w="21"/>
      </w:tblGrid>
      <w:tr w:rsidR="00A614E3" w:rsidTr="00E230D4">
        <w:trPr>
          <w:gridAfter w:val="1"/>
          <w:wAfter w:w="21" w:type="dxa"/>
          <w:trHeight w:val="394"/>
          <w:jc w:val="center"/>
        </w:trPr>
        <w:tc>
          <w:tcPr>
            <w:tcW w:w="1401" w:type="dxa"/>
            <w:tcBorders>
              <w:top w:val="single" w:sz="4" w:space="0" w:color="auto"/>
              <w:left w:val="single" w:sz="8" w:space="0" w:color="auto"/>
              <w:bottom w:val="single" w:sz="8" w:space="0" w:color="auto"/>
              <w:right w:val="single" w:sz="8" w:space="0" w:color="auto"/>
            </w:tcBorders>
          </w:tcPr>
          <w:p w:rsidR="00A614E3" w:rsidRDefault="00A614E3" w:rsidP="00E230D4">
            <w:pPr>
              <w:rPr>
                <w:rFonts w:ascii="宋体" w:hAnsi="宋体"/>
              </w:rPr>
            </w:pPr>
            <w:r>
              <w:rPr>
                <w:rFonts w:ascii="宋体" w:hAnsi="宋体" w:hint="eastAsia"/>
                <w:b/>
                <w:sz w:val="21"/>
                <w:szCs w:val="21"/>
              </w:rPr>
              <w:t>LAW</w:t>
            </w:r>
            <w:r w:rsidRPr="006A3A33">
              <w:rPr>
                <w:rFonts w:ascii="宋体" w:hAnsi="宋体"/>
                <w:b/>
                <w:sz w:val="21"/>
                <w:szCs w:val="21"/>
              </w:rPr>
              <w:t>_ATTACHMENT</w:t>
            </w:r>
          </w:p>
        </w:tc>
        <w:tc>
          <w:tcPr>
            <w:tcW w:w="7025" w:type="dxa"/>
            <w:gridSpan w:val="6"/>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A614E3" w:rsidRDefault="00A614E3" w:rsidP="00E230D4">
            <w:r>
              <w:rPr>
                <w:rFonts w:ascii="宋体" w:hAnsi="宋体" w:hint="eastAsia"/>
                <w:b/>
              </w:rPr>
              <w:t>处理</w:t>
            </w:r>
            <w:r>
              <w:rPr>
                <w:rFonts w:ascii="宋体" w:hAnsi="宋体"/>
                <w:b/>
              </w:rPr>
              <w:t>单</w:t>
            </w:r>
            <w:r>
              <w:rPr>
                <w:rFonts w:ascii="宋体" w:hAnsi="宋体" w:hint="eastAsia"/>
                <w:b/>
              </w:rPr>
              <w:t>-</w:t>
            </w:r>
            <w:proofErr w:type="gramStart"/>
            <w:r>
              <w:rPr>
                <w:rFonts w:ascii="宋体" w:hAnsi="宋体" w:hint="eastAsia"/>
                <w:b/>
              </w:rPr>
              <w:t>子表</w:t>
            </w:r>
            <w:proofErr w:type="gramEnd"/>
            <w:r>
              <w:rPr>
                <w:rFonts w:ascii="宋体" w:hAnsi="宋体" w:hint="eastAsia"/>
                <w:b/>
              </w:rPr>
              <w:t>:附件</w:t>
            </w:r>
          </w:p>
        </w:tc>
      </w:tr>
      <w:tr w:rsidR="00A614E3" w:rsidTr="00E230D4">
        <w:trPr>
          <w:gridAfter w:val="1"/>
          <w:wAfter w:w="21" w:type="dxa"/>
          <w:trHeight w:val="479"/>
          <w:jc w:val="center"/>
        </w:trPr>
        <w:tc>
          <w:tcPr>
            <w:tcW w:w="1401" w:type="dxa"/>
            <w:tcBorders>
              <w:top w:val="nil"/>
              <w:left w:val="single" w:sz="8" w:space="0" w:color="auto"/>
              <w:bottom w:val="single" w:sz="8" w:space="0" w:color="auto"/>
              <w:right w:val="single" w:sz="8" w:space="0" w:color="auto"/>
            </w:tcBorders>
          </w:tcPr>
          <w:p w:rsidR="00A614E3" w:rsidRDefault="00A614E3" w:rsidP="00E230D4">
            <w:pPr>
              <w:rPr>
                <w:rFonts w:ascii="宋体" w:hAnsi="宋体"/>
              </w:rPr>
            </w:pPr>
            <w:r>
              <w:rPr>
                <w:rFonts w:ascii="宋体" w:hAnsi="宋体" w:hint="eastAsia"/>
              </w:rPr>
              <w:t>字段代码</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614E3" w:rsidRDefault="00A614E3" w:rsidP="00E230D4">
            <w:pPr>
              <w:rPr>
                <w:rFonts w:ascii="宋体" w:hAnsi="宋体"/>
              </w:rPr>
            </w:pPr>
            <w:r>
              <w:rPr>
                <w:rFonts w:ascii="宋体" w:hAnsi="宋体" w:hint="eastAsia"/>
              </w:rPr>
              <w:t>字段名</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A614E3" w:rsidRDefault="00A614E3" w:rsidP="00E230D4">
            <w:pPr>
              <w:rPr>
                <w:rFonts w:cs="Calibri"/>
                <w:szCs w:val="21"/>
              </w:rPr>
            </w:pPr>
            <w:r>
              <w:rPr>
                <w:rFonts w:ascii="宋体" w:hAnsi="宋体" w:hint="eastAsia"/>
              </w:rPr>
              <w:t>主键</w:t>
            </w: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A614E3" w:rsidRDefault="00A614E3" w:rsidP="00E230D4">
            <w:pPr>
              <w:rPr>
                <w:sz w:val="20"/>
                <w:szCs w:val="20"/>
              </w:rPr>
            </w:pPr>
            <w:r>
              <w:rPr>
                <w:rFonts w:ascii="宋体" w:hAnsi="宋体" w:hint="eastAsia"/>
              </w:rPr>
              <w:t>备注</w:t>
            </w:r>
          </w:p>
        </w:tc>
        <w:tc>
          <w:tcPr>
            <w:tcW w:w="579" w:type="dxa"/>
            <w:tcBorders>
              <w:top w:val="nil"/>
              <w:left w:val="nil"/>
              <w:bottom w:val="single" w:sz="8" w:space="0" w:color="auto"/>
              <w:right w:val="single" w:sz="4" w:space="0" w:color="auto"/>
            </w:tcBorders>
          </w:tcPr>
          <w:p w:rsidR="00A614E3" w:rsidRDefault="00A614E3" w:rsidP="00E230D4">
            <w:pPr>
              <w:rPr>
                <w:rFonts w:ascii="宋体" w:hAnsi="宋体" w:cs="宋体"/>
                <w:szCs w:val="21"/>
              </w:rPr>
            </w:pPr>
            <w:r>
              <w:rPr>
                <w:rFonts w:ascii="宋体" w:hAnsi="宋体" w:hint="eastAsia"/>
              </w:rPr>
              <w:t>可空</w:t>
            </w:r>
          </w:p>
        </w:tc>
        <w:tc>
          <w:tcPr>
            <w:tcW w:w="633" w:type="dxa"/>
            <w:tcBorders>
              <w:top w:val="nil"/>
              <w:left w:val="single" w:sz="4" w:space="0" w:color="auto"/>
              <w:bottom w:val="single" w:sz="8" w:space="0" w:color="auto"/>
              <w:right w:val="single" w:sz="8" w:space="0" w:color="auto"/>
            </w:tcBorders>
          </w:tcPr>
          <w:p w:rsidR="00A614E3" w:rsidRDefault="00A614E3" w:rsidP="00E230D4">
            <w:pPr>
              <w:rPr>
                <w:rFonts w:ascii="宋体" w:hAnsi="宋体" w:cs="宋体"/>
                <w:szCs w:val="21"/>
              </w:rPr>
            </w:pPr>
            <w:r>
              <w:rPr>
                <w:rFonts w:ascii="宋体" w:hAnsi="宋体" w:hint="eastAsia"/>
              </w:rPr>
              <w:t>默认值</w:t>
            </w:r>
          </w:p>
        </w:tc>
        <w:tc>
          <w:tcPr>
            <w:tcW w:w="1420" w:type="dxa"/>
            <w:tcBorders>
              <w:top w:val="nil"/>
              <w:left w:val="nil"/>
              <w:bottom w:val="single" w:sz="8" w:space="0" w:color="auto"/>
              <w:right w:val="single" w:sz="8" w:space="0" w:color="auto"/>
            </w:tcBorders>
          </w:tcPr>
          <w:p w:rsidR="00A614E3" w:rsidRDefault="00A614E3" w:rsidP="00E230D4">
            <w:pPr>
              <w:rPr>
                <w:szCs w:val="21"/>
              </w:rPr>
            </w:pPr>
            <w:r>
              <w:rPr>
                <w:rFonts w:ascii="宋体" w:hAnsi="宋体" w:hint="eastAsia"/>
              </w:rPr>
              <w:t>类型</w:t>
            </w:r>
          </w:p>
        </w:tc>
      </w:tr>
      <w:tr w:rsidR="00A614E3" w:rsidTr="00E230D4">
        <w:trPr>
          <w:gridAfter w:val="1"/>
          <w:wAfter w:w="21" w:type="dxa"/>
          <w:trHeight w:val="646"/>
          <w:jc w:val="center"/>
        </w:trPr>
        <w:tc>
          <w:tcPr>
            <w:tcW w:w="1401" w:type="dxa"/>
            <w:tcBorders>
              <w:top w:val="nil"/>
              <w:left w:val="single" w:sz="8" w:space="0" w:color="auto"/>
              <w:bottom w:val="single" w:sz="8" w:space="0" w:color="auto"/>
              <w:right w:val="single" w:sz="8" w:space="0" w:color="auto"/>
            </w:tcBorders>
          </w:tcPr>
          <w:p w:rsidR="00A614E3" w:rsidRDefault="00A614E3" w:rsidP="00E230D4">
            <w:pPr>
              <w:rPr>
                <w:rFonts w:ascii="宋体" w:hAnsi="宋体"/>
              </w:rPr>
            </w:pPr>
            <w:r w:rsidRPr="006A3A33">
              <w:rPr>
                <w:rFonts w:hint="eastAsia"/>
              </w:rPr>
              <w:t>id</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614E3" w:rsidRDefault="00A614E3" w:rsidP="00E230D4">
            <w:pPr>
              <w:rPr>
                <w:rFonts w:ascii="宋体" w:hAnsi="宋体"/>
              </w:rPr>
            </w:pPr>
            <w:r>
              <w:rPr>
                <w:rFonts w:ascii="宋体" w:hAnsi="宋体" w:hint="eastAsia"/>
              </w:rPr>
              <w:t>序号</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A614E3" w:rsidRDefault="00A614E3" w:rsidP="00E230D4">
            <w:pPr>
              <w:rPr>
                <w:rFonts w:cs="Calibri"/>
                <w:szCs w:val="21"/>
              </w:rPr>
            </w:pPr>
            <w:r>
              <w:rPr>
                <w:rFonts w:cs="Calibri" w:hint="eastAsia"/>
                <w:szCs w:val="21"/>
              </w:rPr>
              <w:t>Y</w:t>
            </w: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A614E3" w:rsidRDefault="00A614E3" w:rsidP="00E230D4">
            <w:pPr>
              <w:jc w:val="left"/>
              <w:rPr>
                <w:sz w:val="20"/>
                <w:szCs w:val="20"/>
              </w:rPr>
            </w:pPr>
          </w:p>
        </w:tc>
        <w:tc>
          <w:tcPr>
            <w:tcW w:w="579" w:type="dxa"/>
            <w:tcBorders>
              <w:top w:val="nil"/>
              <w:left w:val="nil"/>
              <w:bottom w:val="single" w:sz="8" w:space="0" w:color="auto"/>
              <w:right w:val="single" w:sz="4" w:space="0" w:color="auto"/>
            </w:tcBorders>
            <w:vAlign w:val="center"/>
          </w:tcPr>
          <w:p w:rsidR="00A614E3" w:rsidRDefault="00A614E3" w:rsidP="00E230D4">
            <w:pPr>
              <w:jc w:val="center"/>
              <w:rPr>
                <w:rFonts w:ascii="宋体" w:hAnsi="宋体" w:cs="宋体"/>
                <w:szCs w:val="21"/>
              </w:rPr>
            </w:pPr>
            <w:r>
              <w:rPr>
                <w:rFonts w:ascii="宋体" w:hAnsi="宋体" w:cs="宋体" w:hint="eastAsia"/>
                <w:szCs w:val="21"/>
              </w:rPr>
              <w:t>N</w:t>
            </w:r>
          </w:p>
        </w:tc>
        <w:tc>
          <w:tcPr>
            <w:tcW w:w="633" w:type="dxa"/>
            <w:tcBorders>
              <w:top w:val="nil"/>
              <w:left w:val="single" w:sz="4" w:space="0" w:color="auto"/>
              <w:bottom w:val="single" w:sz="8" w:space="0" w:color="auto"/>
              <w:right w:val="single" w:sz="8" w:space="0" w:color="auto"/>
            </w:tcBorders>
            <w:vAlign w:val="center"/>
          </w:tcPr>
          <w:p w:rsidR="00A614E3" w:rsidRDefault="00A614E3" w:rsidP="00E230D4">
            <w:pPr>
              <w:rPr>
                <w:rFonts w:ascii="宋体" w:hAnsi="宋体" w:cs="宋体"/>
                <w:szCs w:val="21"/>
              </w:rPr>
            </w:pPr>
          </w:p>
        </w:tc>
        <w:tc>
          <w:tcPr>
            <w:tcW w:w="1420" w:type="dxa"/>
            <w:tcBorders>
              <w:top w:val="nil"/>
              <w:left w:val="nil"/>
              <w:bottom w:val="single" w:sz="8" w:space="0" w:color="auto"/>
              <w:right w:val="single" w:sz="8" w:space="0" w:color="auto"/>
            </w:tcBorders>
          </w:tcPr>
          <w:p w:rsidR="00A614E3" w:rsidRDefault="00A614E3" w:rsidP="00E230D4">
            <w:pPr>
              <w:rPr>
                <w:szCs w:val="21"/>
              </w:rPr>
            </w:pPr>
            <w:r>
              <w:rPr>
                <w:rFonts w:hint="eastAsia"/>
                <w:szCs w:val="21"/>
              </w:rPr>
              <w:t>int</w:t>
            </w:r>
          </w:p>
        </w:tc>
      </w:tr>
      <w:tr w:rsidR="00A614E3" w:rsidTr="00E230D4">
        <w:trPr>
          <w:gridAfter w:val="1"/>
          <w:wAfter w:w="21" w:type="dxa"/>
          <w:trHeight w:val="352"/>
          <w:jc w:val="center"/>
        </w:trPr>
        <w:tc>
          <w:tcPr>
            <w:tcW w:w="1401" w:type="dxa"/>
            <w:tcBorders>
              <w:top w:val="nil"/>
              <w:left w:val="single" w:sz="8" w:space="0" w:color="auto"/>
              <w:bottom w:val="single" w:sz="8" w:space="0" w:color="auto"/>
              <w:right w:val="single" w:sz="8" w:space="0" w:color="auto"/>
            </w:tcBorders>
          </w:tcPr>
          <w:p w:rsidR="00A614E3" w:rsidRDefault="00A614E3" w:rsidP="00E230D4">
            <w:pPr>
              <w:rPr>
                <w:rFonts w:ascii="宋体" w:hAnsi="宋体"/>
              </w:rPr>
            </w:pPr>
            <w:r>
              <w:rPr>
                <w:rFonts w:hint="eastAsia"/>
              </w:rPr>
              <w:t>law</w:t>
            </w:r>
            <w:r w:rsidRPr="006A3A33">
              <w:rPr>
                <w:rFonts w:hint="eastAsia"/>
              </w:rPr>
              <w:t>_id</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614E3" w:rsidRDefault="00A614E3" w:rsidP="00E230D4">
            <w:pPr>
              <w:rPr>
                <w:rFonts w:cs="Calibri"/>
                <w:szCs w:val="21"/>
              </w:rPr>
            </w:pPr>
            <w:r>
              <w:rPr>
                <w:rFonts w:cs="Calibri" w:hint="eastAsia"/>
                <w:szCs w:val="21"/>
              </w:rPr>
              <w:t>处理单</w:t>
            </w:r>
            <w:r>
              <w:rPr>
                <w:rFonts w:cs="Calibri" w:hint="eastAsia"/>
                <w:szCs w:val="21"/>
              </w:rPr>
              <w:t>ID</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A614E3" w:rsidRDefault="00A614E3" w:rsidP="00E230D4">
            <w:pPr>
              <w:rPr>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A614E3" w:rsidRDefault="00A614E3" w:rsidP="00E230D4">
            <w:pPr>
              <w:jc w:val="left"/>
              <w:rPr>
                <w:sz w:val="20"/>
                <w:szCs w:val="20"/>
              </w:rPr>
            </w:pPr>
            <w:r w:rsidRPr="006A3A33">
              <w:rPr>
                <w:rFonts w:cs="Calibri" w:hint="eastAsia"/>
                <w:sz w:val="21"/>
                <w:szCs w:val="21"/>
              </w:rPr>
              <w:t>申请表主键</w:t>
            </w:r>
          </w:p>
        </w:tc>
        <w:tc>
          <w:tcPr>
            <w:tcW w:w="579" w:type="dxa"/>
            <w:tcBorders>
              <w:top w:val="nil"/>
              <w:left w:val="nil"/>
              <w:bottom w:val="single" w:sz="8" w:space="0" w:color="auto"/>
              <w:right w:val="single" w:sz="4" w:space="0" w:color="auto"/>
            </w:tcBorders>
            <w:vAlign w:val="center"/>
          </w:tcPr>
          <w:p w:rsidR="00A614E3" w:rsidRPr="002F4728" w:rsidRDefault="00A614E3" w:rsidP="00E230D4">
            <w:pPr>
              <w:jc w:val="center"/>
              <w:rPr>
                <w:rFonts w:ascii="宋体" w:hAnsi="宋体" w:cs="宋体"/>
                <w:szCs w:val="21"/>
              </w:rPr>
            </w:pPr>
            <w:r w:rsidRPr="00855553">
              <w:rPr>
                <w:rFonts w:ascii="宋体" w:hAnsi="宋体" w:cs="宋体" w:hint="eastAsia"/>
                <w:szCs w:val="21"/>
              </w:rPr>
              <w:t>N</w:t>
            </w:r>
          </w:p>
        </w:tc>
        <w:tc>
          <w:tcPr>
            <w:tcW w:w="633" w:type="dxa"/>
            <w:tcBorders>
              <w:top w:val="nil"/>
              <w:left w:val="single" w:sz="4" w:space="0" w:color="auto"/>
              <w:bottom w:val="single" w:sz="8" w:space="0" w:color="auto"/>
              <w:right w:val="single" w:sz="8" w:space="0" w:color="auto"/>
            </w:tcBorders>
            <w:vAlign w:val="center"/>
          </w:tcPr>
          <w:p w:rsidR="00A614E3" w:rsidRDefault="00A614E3" w:rsidP="00E230D4">
            <w:pPr>
              <w:rPr>
                <w:rFonts w:ascii="宋体" w:hAnsi="宋体" w:cs="宋体"/>
                <w:szCs w:val="21"/>
              </w:rPr>
            </w:pPr>
          </w:p>
        </w:tc>
        <w:tc>
          <w:tcPr>
            <w:tcW w:w="1420" w:type="dxa"/>
            <w:tcBorders>
              <w:top w:val="nil"/>
              <w:left w:val="nil"/>
              <w:bottom w:val="single" w:sz="8" w:space="0" w:color="auto"/>
              <w:right w:val="single" w:sz="8" w:space="0" w:color="auto"/>
            </w:tcBorders>
          </w:tcPr>
          <w:p w:rsidR="00A614E3" w:rsidRDefault="00A614E3" w:rsidP="00E230D4">
            <w:pPr>
              <w:rPr>
                <w:szCs w:val="21"/>
              </w:rPr>
            </w:pPr>
            <w:r>
              <w:rPr>
                <w:rFonts w:hint="eastAsia"/>
                <w:szCs w:val="21"/>
              </w:rPr>
              <w:t>int</w:t>
            </w:r>
          </w:p>
        </w:tc>
      </w:tr>
      <w:tr w:rsidR="00A614E3" w:rsidTr="00E230D4">
        <w:trPr>
          <w:trHeight w:val="646"/>
          <w:jc w:val="center"/>
        </w:trPr>
        <w:tc>
          <w:tcPr>
            <w:tcW w:w="1401" w:type="dxa"/>
            <w:tcBorders>
              <w:top w:val="nil"/>
              <w:left w:val="single" w:sz="8" w:space="0" w:color="auto"/>
              <w:bottom w:val="single" w:sz="8" w:space="0" w:color="auto"/>
              <w:right w:val="single" w:sz="8" w:space="0" w:color="auto"/>
            </w:tcBorders>
          </w:tcPr>
          <w:p w:rsidR="00A614E3" w:rsidRDefault="00A614E3" w:rsidP="00E230D4">
            <w:pPr>
              <w:rPr>
                <w:rFonts w:ascii="宋体" w:hAnsi="宋体"/>
                <w:color w:val="FF0000"/>
              </w:rPr>
            </w:pPr>
            <w:r>
              <w:rPr>
                <w:rFonts w:hint="eastAsia"/>
              </w:rPr>
              <w:t>d</w:t>
            </w:r>
            <w:r w:rsidRPr="006A3A33">
              <w:rPr>
                <w:rFonts w:hint="eastAsia"/>
              </w:rPr>
              <w:t>oc_name</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614E3" w:rsidRPr="006A3A33" w:rsidRDefault="00A614E3" w:rsidP="00E230D4">
            <w:pPr>
              <w:rPr>
                <w:rFonts w:cs="Calibri"/>
                <w:szCs w:val="21"/>
              </w:rPr>
            </w:pPr>
            <w:r w:rsidRPr="006A3A33">
              <w:rPr>
                <w:rFonts w:cs="Calibri" w:hint="eastAsia"/>
                <w:szCs w:val="21"/>
              </w:rPr>
              <w:t>文件名称</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A614E3" w:rsidRPr="006A3A33" w:rsidRDefault="00A614E3" w:rsidP="00E230D4">
            <w:pPr>
              <w:rPr>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A614E3" w:rsidRPr="006A3A33" w:rsidRDefault="00A614E3" w:rsidP="00E230D4">
            <w:pPr>
              <w:jc w:val="left"/>
              <w:rPr>
                <w:sz w:val="20"/>
                <w:szCs w:val="20"/>
              </w:rPr>
            </w:pPr>
            <w:r w:rsidRPr="006A3A33">
              <w:rPr>
                <w:rFonts w:cs="Calibri" w:hint="eastAsia"/>
                <w:sz w:val="21"/>
                <w:szCs w:val="21"/>
              </w:rPr>
              <w:t>存储在磁盘上的文件名称</w:t>
            </w:r>
          </w:p>
        </w:tc>
        <w:tc>
          <w:tcPr>
            <w:tcW w:w="579" w:type="dxa"/>
            <w:tcBorders>
              <w:top w:val="nil"/>
              <w:left w:val="nil"/>
              <w:bottom w:val="single" w:sz="8" w:space="0" w:color="auto"/>
              <w:right w:val="single" w:sz="8" w:space="0" w:color="auto"/>
            </w:tcBorders>
            <w:vAlign w:val="center"/>
          </w:tcPr>
          <w:p w:rsidR="00A614E3" w:rsidRPr="006A3A33" w:rsidRDefault="00A614E3" w:rsidP="00E230D4">
            <w:pPr>
              <w:jc w:val="center"/>
              <w:rPr>
                <w:rFonts w:ascii="宋体" w:hAnsi="宋体" w:cs="宋体"/>
                <w:szCs w:val="21"/>
              </w:rPr>
            </w:pPr>
            <w:r w:rsidRPr="006A3A33">
              <w:rPr>
                <w:rFonts w:ascii="宋体" w:hAnsi="宋体" w:cs="宋体" w:hint="eastAsia"/>
                <w:szCs w:val="21"/>
              </w:rPr>
              <w:t>N</w:t>
            </w:r>
          </w:p>
        </w:tc>
        <w:tc>
          <w:tcPr>
            <w:tcW w:w="633" w:type="dxa"/>
            <w:tcBorders>
              <w:top w:val="nil"/>
              <w:left w:val="nil"/>
              <w:bottom w:val="single" w:sz="8" w:space="0" w:color="auto"/>
              <w:right w:val="single" w:sz="4" w:space="0" w:color="auto"/>
            </w:tcBorders>
          </w:tcPr>
          <w:p w:rsidR="00A614E3" w:rsidRDefault="00A614E3" w:rsidP="00E230D4">
            <w:pPr>
              <w:rPr>
                <w:color w:val="FF0000"/>
                <w:szCs w:val="21"/>
              </w:rPr>
            </w:pPr>
          </w:p>
        </w:tc>
        <w:tc>
          <w:tcPr>
            <w:tcW w:w="1441" w:type="dxa"/>
            <w:gridSpan w:val="2"/>
            <w:tcBorders>
              <w:top w:val="nil"/>
              <w:left w:val="single" w:sz="4" w:space="0" w:color="auto"/>
              <w:bottom w:val="single" w:sz="8" w:space="0" w:color="auto"/>
              <w:right w:val="single" w:sz="8" w:space="0" w:color="auto"/>
            </w:tcBorders>
          </w:tcPr>
          <w:p w:rsidR="00A614E3" w:rsidRDefault="00A614E3" w:rsidP="00E230D4">
            <w:pPr>
              <w:rPr>
                <w:color w:val="FF0000"/>
              </w:rPr>
            </w:pPr>
            <w:r>
              <w:rPr>
                <w:rFonts w:hint="eastAsia"/>
              </w:rPr>
              <w:t>varchar(255)</w:t>
            </w:r>
          </w:p>
        </w:tc>
      </w:tr>
      <w:tr w:rsidR="00354701" w:rsidTr="00E230D4">
        <w:trPr>
          <w:trHeight w:val="646"/>
          <w:jc w:val="center"/>
          <w:ins w:id="1586" w:author="xlli" w:date="2017-11-20T15:31:00Z"/>
        </w:trPr>
        <w:tc>
          <w:tcPr>
            <w:tcW w:w="1401" w:type="dxa"/>
            <w:tcBorders>
              <w:top w:val="nil"/>
              <w:left w:val="single" w:sz="8" w:space="0" w:color="auto"/>
              <w:bottom w:val="single" w:sz="8" w:space="0" w:color="auto"/>
              <w:right w:val="single" w:sz="8" w:space="0" w:color="auto"/>
            </w:tcBorders>
          </w:tcPr>
          <w:p w:rsidR="00354701" w:rsidRDefault="00354701" w:rsidP="00E230D4">
            <w:pPr>
              <w:rPr>
                <w:ins w:id="1587" w:author="xlli" w:date="2017-11-20T15:31:00Z"/>
              </w:rPr>
            </w:pPr>
            <w:ins w:id="1588" w:author="xlli" w:date="2017-11-20T15:31:00Z">
              <w:r w:rsidRPr="008716F5">
                <w:t>display_order</w:t>
              </w:r>
            </w:ins>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354701" w:rsidRPr="006A3A33" w:rsidRDefault="00354701" w:rsidP="00E230D4">
            <w:pPr>
              <w:rPr>
                <w:ins w:id="1589" w:author="xlli" w:date="2017-11-20T15:31:00Z"/>
                <w:rFonts w:cs="Calibri"/>
                <w:szCs w:val="21"/>
              </w:rPr>
            </w:pPr>
            <w:ins w:id="1590" w:author="xlli" w:date="2017-11-20T15:31:00Z">
              <w:r>
                <w:rPr>
                  <w:rFonts w:cs="Calibri" w:hint="eastAsia"/>
                  <w:szCs w:val="21"/>
                </w:rPr>
                <w:t>顺序</w:t>
              </w:r>
            </w:ins>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354701" w:rsidRPr="006A3A33" w:rsidRDefault="00354701" w:rsidP="00E230D4">
            <w:pPr>
              <w:rPr>
                <w:ins w:id="1591" w:author="xlli" w:date="2017-11-20T15:31:00Z"/>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354701" w:rsidRPr="006A3A33" w:rsidRDefault="00354701" w:rsidP="00E230D4">
            <w:pPr>
              <w:jc w:val="left"/>
              <w:rPr>
                <w:ins w:id="1592" w:author="xlli" w:date="2017-11-20T15:31:00Z"/>
                <w:rFonts w:cs="Calibri"/>
                <w:sz w:val="21"/>
                <w:szCs w:val="21"/>
              </w:rPr>
            </w:pPr>
          </w:p>
        </w:tc>
        <w:tc>
          <w:tcPr>
            <w:tcW w:w="579" w:type="dxa"/>
            <w:tcBorders>
              <w:top w:val="nil"/>
              <w:left w:val="nil"/>
              <w:bottom w:val="single" w:sz="8" w:space="0" w:color="auto"/>
              <w:right w:val="single" w:sz="8" w:space="0" w:color="auto"/>
            </w:tcBorders>
            <w:vAlign w:val="center"/>
          </w:tcPr>
          <w:p w:rsidR="00354701" w:rsidRPr="006A3A33" w:rsidRDefault="005C7C46" w:rsidP="00E230D4">
            <w:pPr>
              <w:jc w:val="center"/>
              <w:rPr>
                <w:ins w:id="1593" w:author="xlli" w:date="2017-11-20T15:31:00Z"/>
                <w:rFonts w:ascii="宋体" w:hAnsi="宋体" w:cs="宋体"/>
                <w:szCs w:val="21"/>
              </w:rPr>
            </w:pPr>
            <w:ins w:id="1594" w:author="xlli" w:date="2017-11-20T15:32:00Z">
              <w:r>
                <w:rPr>
                  <w:rFonts w:ascii="宋体" w:hAnsi="宋体" w:cs="宋体" w:hint="eastAsia"/>
                  <w:szCs w:val="21"/>
                </w:rPr>
                <w:t>N</w:t>
              </w:r>
            </w:ins>
          </w:p>
        </w:tc>
        <w:tc>
          <w:tcPr>
            <w:tcW w:w="633" w:type="dxa"/>
            <w:tcBorders>
              <w:top w:val="nil"/>
              <w:left w:val="nil"/>
              <w:bottom w:val="single" w:sz="8" w:space="0" w:color="auto"/>
              <w:right w:val="single" w:sz="4" w:space="0" w:color="auto"/>
            </w:tcBorders>
          </w:tcPr>
          <w:p w:rsidR="00354701" w:rsidRDefault="00354701" w:rsidP="00E230D4">
            <w:pPr>
              <w:rPr>
                <w:ins w:id="1595" w:author="xlli" w:date="2017-11-20T15:31:00Z"/>
                <w:color w:val="FF0000"/>
                <w:szCs w:val="21"/>
              </w:rPr>
            </w:pPr>
          </w:p>
        </w:tc>
        <w:tc>
          <w:tcPr>
            <w:tcW w:w="1441" w:type="dxa"/>
            <w:gridSpan w:val="2"/>
            <w:tcBorders>
              <w:top w:val="nil"/>
              <w:left w:val="single" w:sz="4" w:space="0" w:color="auto"/>
              <w:bottom w:val="single" w:sz="8" w:space="0" w:color="auto"/>
              <w:right w:val="single" w:sz="8" w:space="0" w:color="auto"/>
            </w:tcBorders>
          </w:tcPr>
          <w:p w:rsidR="00354701" w:rsidRDefault="00354701" w:rsidP="00E230D4">
            <w:pPr>
              <w:rPr>
                <w:ins w:id="1596" w:author="xlli" w:date="2017-11-20T15:31:00Z"/>
              </w:rPr>
            </w:pPr>
            <w:ins w:id="1597" w:author="xlli" w:date="2017-11-20T15:31:00Z">
              <w:r>
                <w:rPr>
                  <w:rFonts w:hint="eastAsia"/>
                </w:rPr>
                <w:t>int</w:t>
              </w:r>
            </w:ins>
          </w:p>
        </w:tc>
      </w:tr>
      <w:tr w:rsidR="00354701" w:rsidTr="00E230D4">
        <w:trPr>
          <w:trHeight w:val="646"/>
          <w:jc w:val="center"/>
        </w:trPr>
        <w:tc>
          <w:tcPr>
            <w:tcW w:w="1401" w:type="dxa"/>
            <w:tcBorders>
              <w:top w:val="nil"/>
              <w:left w:val="single" w:sz="8" w:space="0" w:color="auto"/>
              <w:bottom w:val="single" w:sz="8" w:space="0" w:color="auto"/>
              <w:right w:val="single" w:sz="8" w:space="0" w:color="auto"/>
            </w:tcBorders>
          </w:tcPr>
          <w:p w:rsidR="00354701" w:rsidRDefault="00354701" w:rsidP="00E230D4">
            <w:r>
              <w:rPr>
                <w:rFonts w:hint="eastAsia"/>
              </w:rPr>
              <w:t>doc_id</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354701" w:rsidRPr="006A3A33" w:rsidRDefault="00354701" w:rsidP="00E230D4">
            <w:pPr>
              <w:rPr>
                <w:rFonts w:cs="Calibri"/>
                <w:szCs w:val="21"/>
              </w:rPr>
            </w:pP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354701" w:rsidRPr="006A3A33" w:rsidRDefault="00354701" w:rsidP="00E230D4">
            <w:pPr>
              <w:rPr>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354701" w:rsidRPr="006A3A33" w:rsidRDefault="00354701" w:rsidP="00E230D4">
            <w:pPr>
              <w:jc w:val="left"/>
              <w:rPr>
                <w:rFonts w:cs="Calibri"/>
                <w:sz w:val="21"/>
                <w:szCs w:val="21"/>
              </w:rPr>
            </w:pPr>
            <w:r w:rsidRPr="00EB5D9F">
              <w:rPr>
                <w:rFonts w:cs="Calibri" w:hint="eastAsia"/>
                <w:sz w:val="21"/>
                <w:szCs w:val="21"/>
              </w:rPr>
              <w:t>引用</w:t>
            </w:r>
            <w:r w:rsidRPr="00EB5D9F">
              <w:rPr>
                <w:rFonts w:cs="Calibri" w:hint="eastAsia"/>
                <w:sz w:val="21"/>
                <w:szCs w:val="21"/>
              </w:rPr>
              <w:t>HAS</w:t>
            </w:r>
            <w:r w:rsidRPr="00EB5D9F">
              <w:rPr>
                <w:rFonts w:cs="Calibri"/>
                <w:sz w:val="21"/>
                <w:szCs w:val="21"/>
              </w:rPr>
              <w:t>_DOC</w:t>
            </w:r>
          </w:p>
        </w:tc>
        <w:tc>
          <w:tcPr>
            <w:tcW w:w="579" w:type="dxa"/>
            <w:tcBorders>
              <w:top w:val="nil"/>
              <w:left w:val="nil"/>
              <w:bottom w:val="single" w:sz="8" w:space="0" w:color="auto"/>
              <w:right w:val="single" w:sz="8" w:space="0" w:color="auto"/>
            </w:tcBorders>
            <w:vAlign w:val="center"/>
          </w:tcPr>
          <w:p w:rsidR="00354701" w:rsidRPr="006A3A33" w:rsidRDefault="00354701" w:rsidP="00E230D4">
            <w:pPr>
              <w:jc w:val="center"/>
              <w:rPr>
                <w:rFonts w:ascii="宋体" w:hAnsi="宋体" w:cs="宋体"/>
                <w:szCs w:val="21"/>
              </w:rPr>
            </w:pPr>
            <w:ins w:id="1598" w:author="t450" w:date="2017-09-30T08:42:00Z">
              <w:r>
                <w:rPr>
                  <w:rFonts w:ascii="宋体" w:hAnsi="宋体" w:cs="宋体" w:hint="eastAsia"/>
                  <w:szCs w:val="21"/>
                </w:rPr>
                <w:t>N</w:t>
              </w:r>
            </w:ins>
          </w:p>
        </w:tc>
        <w:tc>
          <w:tcPr>
            <w:tcW w:w="633" w:type="dxa"/>
            <w:tcBorders>
              <w:top w:val="nil"/>
              <w:left w:val="nil"/>
              <w:bottom w:val="single" w:sz="8" w:space="0" w:color="auto"/>
              <w:right w:val="single" w:sz="4" w:space="0" w:color="auto"/>
            </w:tcBorders>
          </w:tcPr>
          <w:p w:rsidR="00354701" w:rsidRDefault="00354701" w:rsidP="00E230D4">
            <w:pPr>
              <w:rPr>
                <w:color w:val="FF0000"/>
                <w:szCs w:val="21"/>
              </w:rPr>
            </w:pPr>
          </w:p>
        </w:tc>
        <w:tc>
          <w:tcPr>
            <w:tcW w:w="1441" w:type="dxa"/>
            <w:gridSpan w:val="2"/>
            <w:tcBorders>
              <w:top w:val="nil"/>
              <w:left w:val="single" w:sz="4" w:space="0" w:color="auto"/>
              <w:bottom w:val="single" w:sz="8" w:space="0" w:color="auto"/>
              <w:right w:val="single" w:sz="8" w:space="0" w:color="auto"/>
            </w:tcBorders>
          </w:tcPr>
          <w:p w:rsidR="00354701" w:rsidRDefault="00354701" w:rsidP="00E230D4">
            <w:ins w:id="1599" w:author="t450" w:date="2017-09-30T08:42:00Z">
              <w:r>
                <w:rPr>
                  <w:rFonts w:hint="eastAsia"/>
                </w:rPr>
                <w:t>varchar(32)</w:t>
              </w:r>
            </w:ins>
          </w:p>
        </w:tc>
      </w:tr>
    </w:tbl>
    <w:p w:rsidR="009A3C8F" w:rsidRPr="009A3C8F" w:rsidRDefault="009A3C8F">
      <w:pPr>
        <w:pStyle w:val="4"/>
      </w:pPr>
      <w:r>
        <w:rPr>
          <w:rFonts w:hint="eastAsia"/>
        </w:rPr>
        <w:t>办事指南信息</w:t>
      </w:r>
    </w:p>
    <w:p w:rsidR="009A3C8F" w:rsidRPr="00137600" w:rsidRDefault="002E1B48" w:rsidP="000D278B">
      <w:pPr>
        <w:pStyle w:val="5"/>
      </w:pPr>
      <w:r w:rsidRPr="00855553">
        <w:t>办事指南（</w:t>
      </w:r>
      <w:r w:rsidRPr="00CB2A37">
        <w:t>guide</w:t>
      </w:r>
      <w:r w:rsidRPr="006A3A33">
        <w:t>s</w:t>
      </w:r>
      <w:r w:rsidRPr="006A3A33">
        <w:t>）</w:t>
      </w:r>
      <w:bookmarkEnd w:id="1583"/>
      <w:bookmarkEnd w:id="1584"/>
      <w:bookmarkEnd w:id="1585"/>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26"/>
        <w:gridCol w:w="1237"/>
        <w:gridCol w:w="639"/>
        <w:gridCol w:w="1808"/>
        <w:gridCol w:w="663"/>
        <w:gridCol w:w="680"/>
        <w:gridCol w:w="1687"/>
      </w:tblGrid>
      <w:tr w:rsidR="002E1B48" w:rsidTr="002E1B48">
        <w:trPr>
          <w:trHeight w:val="362"/>
          <w:jc w:val="center"/>
        </w:trPr>
        <w:tc>
          <w:tcPr>
            <w:tcW w:w="1626" w:type="dxa"/>
            <w:tcBorders>
              <w:tl2br w:val="nil"/>
              <w:tr2bl w:val="nil"/>
            </w:tcBorders>
          </w:tcPr>
          <w:p w:rsidR="002E1B48" w:rsidRDefault="002E1B48" w:rsidP="002E1B48">
            <w:pPr>
              <w:rPr>
                <w:rFonts w:ascii="宋体" w:hAnsi="宋体"/>
                <w:b/>
                <w:szCs w:val="21"/>
              </w:rPr>
            </w:pPr>
            <w:r>
              <w:rPr>
                <w:rFonts w:ascii="宋体" w:hAnsi="宋体" w:hint="eastAsia"/>
                <w:b/>
                <w:szCs w:val="21"/>
              </w:rPr>
              <w:t>GUIDES</w:t>
            </w:r>
          </w:p>
        </w:tc>
        <w:tc>
          <w:tcPr>
            <w:tcW w:w="6714" w:type="dxa"/>
            <w:gridSpan w:val="6"/>
            <w:tcBorders>
              <w:tl2br w:val="nil"/>
              <w:tr2bl w:val="nil"/>
            </w:tcBorders>
            <w:tcMar>
              <w:top w:w="0" w:type="dxa"/>
              <w:left w:w="108" w:type="dxa"/>
              <w:bottom w:w="0" w:type="dxa"/>
              <w:right w:w="108" w:type="dxa"/>
            </w:tcMar>
          </w:tcPr>
          <w:p w:rsidR="002E1B48" w:rsidRDefault="002E1B48" w:rsidP="002E1B48">
            <w:pPr>
              <w:jc w:val="left"/>
              <w:rPr>
                <w:rFonts w:ascii="宋体" w:hAnsi="宋体"/>
                <w:szCs w:val="21"/>
              </w:rPr>
            </w:pPr>
            <w:r>
              <w:rPr>
                <w:rFonts w:cs="Calibri" w:hint="eastAsia"/>
                <w:b/>
                <w:szCs w:val="21"/>
              </w:rPr>
              <w:t>办事指南表</w:t>
            </w:r>
          </w:p>
        </w:tc>
      </w:tr>
      <w:tr w:rsidR="002E1B48" w:rsidTr="002E1B48">
        <w:trPr>
          <w:trHeight w:val="362"/>
          <w:jc w:val="center"/>
        </w:trPr>
        <w:tc>
          <w:tcPr>
            <w:tcW w:w="1626" w:type="dxa"/>
            <w:tcBorders>
              <w:tl2br w:val="nil"/>
              <w:tr2bl w:val="nil"/>
            </w:tcBorders>
          </w:tcPr>
          <w:p w:rsidR="002E1B48" w:rsidRDefault="002E1B48" w:rsidP="002E1B48">
            <w:r>
              <w:rPr>
                <w:rFonts w:ascii="宋体" w:hAnsi="宋体" w:hint="eastAsia"/>
                <w:szCs w:val="21"/>
              </w:rPr>
              <w:t>字段代码</w:t>
            </w:r>
          </w:p>
        </w:tc>
        <w:tc>
          <w:tcPr>
            <w:tcW w:w="1237" w:type="dxa"/>
            <w:tcBorders>
              <w:tl2br w:val="nil"/>
              <w:tr2bl w:val="nil"/>
            </w:tcBorders>
            <w:tcMar>
              <w:top w:w="0" w:type="dxa"/>
              <w:left w:w="108" w:type="dxa"/>
              <w:bottom w:w="0" w:type="dxa"/>
              <w:right w:w="108" w:type="dxa"/>
            </w:tcMar>
            <w:vAlign w:val="center"/>
          </w:tcPr>
          <w:p w:rsidR="002E1B48" w:rsidRDefault="002E1B48" w:rsidP="002E1B48">
            <w:pPr>
              <w:rPr>
                <w:rFonts w:cs="Calibri"/>
                <w:szCs w:val="21"/>
              </w:rPr>
            </w:pPr>
            <w:r>
              <w:rPr>
                <w:rFonts w:ascii="宋体" w:hAnsi="宋体" w:hint="eastAsia"/>
                <w:szCs w:val="21"/>
              </w:rPr>
              <w:t>字段名</w:t>
            </w:r>
          </w:p>
        </w:tc>
        <w:tc>
          <w:tcPr>
            <w:tcW w:w="639" w:type="dxa"/>
            <w:tcBorders>
              <w:tl2br w:val="nil"/>
              <w:tr2bl w:val="nil"/>
            </w:tcBorders>
            <w:tcMar>
              <w:top w:w="0" w:type="dxa"/>
              <w:left w:w="108" w:type="dxa"/>
              <w:bottom w:w="0" w:type="dxa"/>
              <w:right w:w="108" w:type="dxa"/>
            </w:tcMar>
          </w:tcPr>
          <w:p w:rsidR="002E1B48" w:rsidRDefault="002E1B48" w:rsidP="002E1B48">
            <w:pPr>
              <w:rPr>
                <w:rFonts w:cs="Calibri"/>
                <w:szCs w:val="21"/>
              </w:rPr>
            </w:pPr>
            <w:r>
              <w:rPr>
                <w:rFonts w:ascii="宋体" w:hAnsi="宋体" w:hint="eastAsia"/>
                <w:szCs w:val="21"/>
              </w:rPr>
              <w:t>主键</w:t>
            </w:r>
          </w:p>
        </w:tc>
        <w:tc>
          <w:tcPr>
            <w:tcW w:w="1808" w:type="dxa"/>
            <w:tcBorders>
              <w:tl2br w:val="nil"/>
              <w:tr2bl w:val="nil"/>
            </w:tcBorders>
            <w:tcMar>
              <w:top w:w="0" w:type="dxa"/>
              <w:left w:w="108" w:type="dxa"/>
              <w:bottom w:w="0" w:type="dxa"/>
              <w:right w:w="108" w:type="dxa"/>
            </w:tcMar>
          </w:tcPr>
          <w:p w:rsidR="002E1B48" w:rsidRDefault="002E1B48" w:rsidP="002E1B48">
            <w:r>
              <w:rPr>
                <w:rFonts w:ascii="宋体" w:hAnsi="宋体" w:hint="eastAsia"/>
                <w:szCs w:val="21"/>
              </w:rPr>
              <w:t>备注</w:t>
            </w:r>
          </w:p>
        </w:tc>
        <w:tc>
          <w:tcPr>
            <w:tcW w:w="663" w:type="dxa"/>
            <w:tcBorders>
              <w:tl2br w:val="nil"/>
              <w:tr2bl w:val="nil"/>
            </w:tcBorders>
            <w:vAlign w:val="center"/>
          </w:tcPr>
          <w:p w:rsidR="002E1B48" w:rsidRDefault="002E1B48" w:rsidP="002E1B48">
            <w:pPr>
              <w:jc w:val="center"/>
              <w:rPr>
                <w:szCs w:val="21"/>
              </w:rPr>
            </w:pPr>
            <w:r>
              <w:rPr>
                <w:rFonts w:cs="Calibri" w:hint="eastAsia"/>
                <w:szCs w:val="21"/>
              </w:rPr>
              <w:t>可空</w:t>
            </w:r>
          </w:p>
        </w:tc>
        <w:tc>
          <w:tcPr>
            <w:tcW w:w="680" w:type="dxa"/>
            <w:tcBorders>
              <w:tl2br w:val="nil"/>
              <w:tr2bl w:val="nil"/>
            </w:tcBorders>
          </w:tcPr>
          <w:p w:rsidR="002E1B48" w:rsidRDefault="002E1B48" w:rsidP="002E1B48">
            <w:pPr>
              <w:rPr>
                <w:szCs w:val="21"/>
              </w:rPr>
            </w:pPr>
            <w:r>
              <w:rPr>
                <w:rFonts w:cs="Calibri" w:hint="eastAsia"/>
                <w:szCs w:val="21"/>
              </w:rPr>
              <w:t>默认值</w:t>
            </w:r>
          </w:p>
        </w:tc>
        <w:tc>
          <w:tcPr>
            <w:tcW w:w="1687" w:type="dxa"/>
            <w:tcBorders>
              <w:tl2br w:val="nil"/>
              <w:tr2bl w:val="nil"/>
            </w:tcBorders>
          </w:tcPr>
          <w:p w:rsidR="002E1B48" w:rsidRDefault="002E1B48" w:rsidP="002E1B48">
            <w:r>
              <w:rPr>
                <w:rFonts w:ascii="宋体" w:hAnsi="宋体" w:hint="eastAsia"/>
                <w:szCs w:val="21"/>
              </w:rPr>
              <w:t>类型</w:t>
            </w:r>
          </w:p>
        </w:tc>
      </w:tr>
      <w:tr w:rsidR="002E1B48" w:rsidTr="002E1B48">
        <w:trPr>
          <w:trHeight w:val="362"/>
          <w:jc w:val="center"/>
        </w:trPr>
        <w:tc>
          <w:tcPr>
            <w:tcW w:w="1626" w:type="dxa"/>
            <w:tcBorders>
              <w:tl2br w:val="nil"/>
              <w:tr2bl w:val="nil"/>
            </w:tcBorders>
          </w:tcPr>
          <w:p w:rsidR="002E1B48" w:rsidRDefault="002E1B48" w:rsidP="002E1B48">
            <w:pPr>
              <w:rPr>
                <w:rFonts w:ascii="宋体" w:hAnsi="宋体"/>
                <w:szCs w:val="21"/>
              </w:rPr>
            </w:pPr>
            <w:r>
              <w:rPr>
                <w:rFonts w:hint="eastAsia"/>
              </w:rPr>
              <w:t>id</w:t>
            </w:r>
          </w:p>
        </w:tc>
        <w:tc>
          <w:tcPr>
            <w:tcW w:w="1237" w:type="dxa"/>
            <w:tcBorders>
              <w:tl2br w:val="nil"/>
              <w:tr2bl w:val="nil"/>
            </w:tcBorders>
            <w:tcMar>
              <w:top w:w="0" w:type="dxa"/>
              <w:left w:w="108" w:type="dxa"/>
              <w:bottom w:w="0" w:type="dxa"/>
              <w:right w:w="108" w:type="dxa"/>
            </w:tcMar>
            <w:vAlign w:val="center"/>
          </w:tcPr>
          <w:p w:rsidR="002E1B48" w:rsidRDefault="002E1B48" w:rsidP="002E1B48">
            <w:pPr>
              <w:rPr>
                <w:rFonts w:cs="Calibri"/>
                <w:szCs w:val="21"/>
              </w:rPr>
            </w:pPr>
            <w:r>
              <w:rPr>
                <w:rFonts w:hint="eastAsia"/>
              </w:rPr>
              <w:t>编号</w:t>
            </w:r>
          </w:p>
        </w:tc>
        <w:tc>
          <w:tcPr>
            <w:tcW w:w="639" w:type="dxa"/>
            <w:tcBorders>
              <w:tl2br w:val="nil"/>
              <w:tr2bl w:val="nil"/>
            </w:tcBorders>
            <w:tcMar>
              <w:top w:w="0" w:type="dxa"/>
              <w:left w:w="108" w:type="dxa"/>
              <w:bottom w:w="0" w:type="dxa"/>
              <w:right w:w="108" w:type="dxa"/>
            </w:tcMar>
          </w:tcPr>
          <w:p w:rsidR="002E1B48" w:rsidRDefault="002E1B48" w:rsidP="002E1B48">
            <w:pPr>
              <w:rPr>
                <w:rFonts w:cs="Calibri"/>
                <w:szCs w:val="21"/>
              </w:rPr>
            </w:pPr>
            <w:r>
              <w:rPr>
                <w:rFonts w:cs="Calibri" w:hint="eastAsia"/>
                <w:szCs w:val="21"/>
              </w:rPr>
              <w:t>Y</w:t>
            </w:r>
          </w:p>
        </w:tc>
        <w:tc>
          <w:tcPr>
            <w:tcW w:w="1808" w:type="dxa"/>
            <w:tcBorders>
              <w:tl2br w:val="nil"/>
              <w:tr2bl w:val="nil"/>
            </w:tcBorders>
            <w:tcMar>
              <w:top w:w="0" w:type="dxa"/>
              <w:left w:w="108" w:type="dxa"/>
              <w:bottom w:w="0" w:type="dxa"/>
              <w:right w:w="108" w:type="dxa"/>
            </w:tcMar>
          </w:tcPr>
          <w:p w:rsidR="002E1B48" w:rsidRDefault="002E1B48" w:rsidP="002E1B48">
            <w:pPr>
              <w:jc w:val="left"/>
              <w:rPr>
                <w:szCs w:val="21"/>
              </w:rPr>
            </w:pPr>
          </w:p>
        </w:tc>
        <w:tc>
          <w:tcPr>
            <w:tcW w:w="663" w:type="dxa"/>
            <w:tcBorders>
              <w:tl2br w:val="nil"/>
              <w:tr2bl w:val="nil"/>
            </w:tcBorders>
            <w:vAlign w:val="center"/>
          </w:tcPr>
          <w:p w:rsidR="002E1B48" w:rsidRDefault="002E1B48" w:rsidP="002E1B48">
            <w:pPr>
              <w:jc w:val="center"/>
              <w:rPr>
                <w:szCs w:val="21"/>
              </w:rPr>
            </w:pPr>
            <w:r>
              <w:rPr>
                <w:rFonts w:hint="eastAsia"/>
                <w:szCs w:val="21"/>
              </w:rPr>
              <w:t>N</w:t>
            </w:r>
          </w:p>
        </w:tc>
        <w:tc>
          <w:tcPr>
            <w:tcW w:w="680" w:type="dxa"/>
            <w:tcBorders>
              <w:tl2br w:val="nil"/>
              <w:tr2bl w:val="nil"/>
            </w:tcBorders>
          </w:tcPr>
          <w:p w:rsidR="002E1B48" w:rsidRDefault="002E1B48" w:rsidP="002E1B48">
            <w:pPr>
              <w:jc w:val="left"/>
              <w:rPr>
                <w:szCs w:val="21"/>
              </w:rPr>
            </w:pPr>
          </w:p>
        </w:tc>
        <w:tc>
          <w:tcPr>
            <w:tcW w:w="1687" w:type="dxa"/>
            <w:tcBorders>
              <w:tl2br w:val="nil"/>
              <w:tr2bl w:val="nil"/>
            </w:tcBorders>
          </w:tcPr>
          <w:p w:rsidR="002E1B48" w:rsidRDefault="002E1B48" w:rsidP="002E1B48">
            <w:pPr>
              <w:rPr>
                <w:rFonts w:ascii="宋体" w:hAnsi="宋体" w:cs="宋体"/>
                <w:szCs w:val="21"/>
              </w:rPr>
            </w:pPr>
            <w:r>
              <w:rPr>
                <w:rFonts w:hint="eastAsia"/>
              </w:rPr>
              <w:t>varchar(255)</w:t>
            </w:r>
          </w:p>
        </w:tc>
      </w:tr>
      <w:tr w:rsidR="002E1B48" w:rsidTr="002E1B48">
        <w:trPr>
          <w:trHeight w:val="663"/>
          <w:jc w:val="center"/>
        </w:trPr>
        <w:tc>
          <w:tcPr>
            <w:tcW w:w="1626" w:type="dxa"/>
            <w:tcBorders>
              <w:tl2br w:val="nil"/>
              <w:tr2bl w:val="nil"/>
            </w:tcBorders>
          </w:tcPr>
          <w:p w:rsidR="002E1B48" w:rsidRDefault="002E1B48" w:rsidP="002E1B48">
            <w:r>
              <w:rPr>
                <w:rFonts w:hint="eastAsia"/>
              </w:rPr>
              <w:t>guides_name</w:t>
            </w:r>
          </w:p>
        </w:tc>
        <w:tc>
          <w:tcPr>
            <w:tcW w:w="1237" w:type="dxa"/>
            <w:tcBorders>
              <w:tl2br w:val="nil"/>
              <w:tr2bl w:val="nil"/>
            </w:tcBorders>
            <w:tcMar>
              <w:top w:w="0" w:type="dxa"/>
              <w:left w:w="108" w:type="dxa"/>
              <w:bottom w:w="0" w:type="dxa"/>
              <w:right w:w="108" w:type="dxa"/>
            </w:tcMar>
            <w:vAlign w:val="center"/>
          </w:tcPr>
          <w:p w:rsidR="002E1B48" w:rsidRDefault="002E1B48" w:rsidP="002E1B48">
            <w:pPr>
              <w:rPr>
                <w:rFonts w:cs="Calibri"/>
                <w:szCs w:val="21"/>
              </w:rPr>
            </w:pPr>
            <w:r>
              <w:rPr>
                <w:rFonts w:cs="Calibri" w:hint="eastAsia"/>
                <w:szCs w:val="21"/>
              </w:rPr>
              <w:t>办事指南名称</w:t>
            </w:r>
          </w:p>
        </w:tc>
        <w:tc>
          <w:tcPr>
            <w:tcW w:w="639" w:type="dxa"/>
            <w:tcBorders>
              <w:tl2br w:val="nil"/>
              <w:tr2bl w:val="nil"/>
            </w:tcBorders>
            <w:tcMar>
              <w:top w:w="0" w:type="dxa"/>
              <w:left w:w="108" w:type="dxa"/>
              <w:bottom w:w="0" w:type="dxa"/>
              <w:right w:w="108" w:type="dxa"/>
            </w:tcMar>
          </w:tcPr>
          <w:p w:rsidR="002E1B48" w:rsidRDefault="002E1B48" w:rsidP="002E1B48">
            <w:pPr>
              <w:rPr>
                <w:rFonts w:cs="Calibri"/>
                <w:szCs w:val="21"/>
              </w:rPr>
            </w:pPr>
          </w:p>
        </w:tc>
        <w:tc>
          <w:tcPr>
            <w:tcW w:w="1808" w:type="dxa"/>
            <w:tcBorders>
              <w:tl2br w:val="nil"/>
              <w:tr2bl w:val="nil"/>
            </w:tcBorders>
            <w:tcMar>
              <w:top w:w="0" w:type="dxa"/>
              <w:left w:w="108" w:type="dxa"/>
              <w:bottom w:w="0" w:type="dxa"/>
              <w:right w:w="108" w:type="dxa"/>
            </w:tcMar>
          </w:tcPr>
          <w:p w:rsidR="002E1B48" w:rsidRDefault="002E1B48" w:rsidP="002E1B48">
            <w:pPr>
              <w:jc w:val="left"/>
            </w:pPr>
          </w:p>
        </w:tc>
        <w:tc>
          <w:tcPr>
            <w:tcW w:w="663" w:type="dxa"/>
            <w:tcBorders>
              <w:tl2br w:val="nil"/>
              <w:tr2bl w:val="nil"/>
            </w:tcBorders>
            <w:vAlign w:val="center"/>
          </w:tcPr>
          <w:p w:rsidR="002E1B48" w:rsidRDefault="002E1B48" w:rsidP="002E1B48">
            <w:pPr>
              <w:jc w:val="center"/>
              <w:rPr>
                <w:szCs w:val="21"/>
              </w:rPr>
            </w:pPr>
            <w:r>
              <w:rPr>
                <w:rFonts w:hint="eastAsia"/>
                <w:szCs w:val="21"/>
              </w:rPr>
              <w:t>N</w:t>
            </w:r>
          </w:p>
        </w:tc>
        <w:tc>
          <w:tcPr>
            <w:tcW w:w="680" w:type="dxa"/>
            <w:tcBorders>
              <w:tl2br w:val="nil"/>
              <w:tr2bl w:val="nil"/>
            </w:tcBorders>
          </w:tcPr>
          <w:p w:rsidR="002E1B48" w:rsidRDefault="002E1B48" w:rsidP="002E1B48">
            <w:pPr>
              <w:jc w:val="left"/>
              <w:rPr>
                <w:szCs w:val="21"/>
              </w:rPr>
            </w:pPr>
          </w:p>
        </w:tc>
        <w:tc>
          <w:tcPr>
            <w:tcW w:w="1687" w:type="dxa"/>
            <w:tcBorders>
              <w:tl2br w:val="nil"/>
              <w:tr2bl w:val="nil"/>
            </w:tcBorders>
          </w:tcPr>
          <w:p w:rsidR="002E1B48" w:rsidRDefault="002E1B48">
            <w:r>
              <w:rPr>
                <w:rFonts w:hint="eastAsia"/>
              </w:rPr>
              <w:t>varchar(</w:t>
            </w:r>
            <w:del w:id="1600" w:author="t450" w:date="2017-09-30T08:41:00Z">
              <w:r w:rsidDel="00A57663">
                <w:rPr>
                  <w:rFonts w:hint="eastAsia"/>
                </w:rPr>
                <w:delText>2000</w:delText>
              </w:r>
            </w:del>
            <w:ins w:id="1601" w:author="t450" w:date="2017-09-30T08:41:00Z">
              <w:r w:rsidR="00A57663">
                <w:rPr>
                  <w:rFonts w:hint="eastAsia"/>
                </w:rPr>
                <w:t>255</w:t>
              </w:r>
            </w:ins>
            <w:r>
              <w:rPr>
                <w:rFonts w:hint="eastAsia"/>
              </w:rPr>
              <w:t>)</w:t>
            </w:r>
          </w:p>
        </w:tc>
      </w:tr>
      <w:tr w:rsidR="002E1B48" w:rsidTr="002E1B48">
        <w:trPr>
          <w:trHeight w:val="663"/>
          <w:jc w:val="center"/>
        </w:trPr>
        <w:tc>
          <w:tcPr>
            <w:tcW w:w="1626" w:type="dxa"/>
            <w:tcBorders>
              <w:tl2br w:val="nil"/>
              <w:tr2bl w:val="nil"/>
            </w:tcBorders>
          </w:tcPr>
          <w:p w:rsidR="002E1B48" w:rsidRDefault="002E1B48" w:rsidP="002E1B48">
            <w:r>
              <w:rPr>
                <w:rFonts w:hint="eastAsia"/>
              </w:rPr>
              <w:t>guides_content</w:t>
            </w:r>
          </w:p>
        </w:tc>
        <w:tc>
          <w:tcPr>
            <w:tcW w:w="1237" w:type="dxa"/>
            <w:tcBorders>
              <w:tl2br w:val="nil"/>
              <w:tr2bl w:val="nil"/>
            </w:tcBorders>
            <w:tcMar>
              <w:top w:w="0" w:type="dxa"/>
              <w:left w:w="108" w:type="dxa"/>
              <w:bottom w:w="0" w:type="dxa"/>
              <w:right w:w="108" w:type="dxa"/>
            </w:tcMar>
            <w:vAlign w:val="center"/>
          </w:tcPr>
          <w:p w:rsidR="002E1B48" w:rsidRDefault="002E1B48" w:rsidP="002E1B48">
            <w:pPr>
              <w:rPr>
                <w:rFonts w:cs="Calibri"/>
                <w:szCs w:val="21"/>
              </w:rPr>
            </w:pPr>
            <w:r>
              <w:rPr>
                <w:rFonts w:cs="Calibri" w:hint="eastAsia"/>
                <w:szCs w:val="21"/>
              </w:rPr>
              <w:t>办事指南内容</w:t>
            </w:r>
          </w:p>
        </w:tc>
        <w:tc>
          <w:tcPr>
            <w:tcW w:w="639" w:type="dxa"/>
            <w:tcBorders>
              <w:tl2br w:val="nil"/>
              <w:tr2bl w:val="nil"/>
            </w:tcBorders>
            <w:tcMar>
              <w:top w:w="0" w:type="dxa"/>
              <w:left w:w="108" w:type="dxa"/>
              <w:bottom w:w="0" w:type="dxa"/>
              <w:right w:w="108" w:type="dxa"/>
            </w:tcMar>
          </w:tcPr>
          <w:p w:rsidR="002E1B48" w:rsidRDefault="002E1B48" w:rsidP="002E1B48">
            <w:pPr>
              <w:rPr>
                <w:rFonts w:cs="Calibri"/>
                <w:szCs w:val="21"/>
              </w:rPr>
            </w:pPr>
          </w:p>
        </w:tc>
        <w:tc>
          <w:tcPr>
            <w:tcW w:w="1808" w:type="dxa"/>
            <w:tcBorders>
              <w:tl2br w:val="nil"/>
              <w:tr2bl w:val="nil"/>
            </w:tcBorders>
            <w:tcMar>
              <w:top w:w="0" w:type="dxa"/>
              <w:left w:w="108" w:type="dxa"/>
              <w:bottom w:w="0" w:type="dxa"/>
              <w:right w:w="108" w:type="dxa"/>
            </w:tcMar>
          </w:tcPr>
          <w:p w:rsidR="002E1B48" w:rsidRDefault="002E1B48" w:rsidP="002E1B48">
            <w:pPr>
              <w:jc w:val="left"/>
            </w:pPr>
          </w:p>
        </w:tc>
        <w:tc>
          <w:tcPr>
            <w:tcW w:w="663" w:type="dxa"/>
            <w:tcBorders>
              <w:tl2br w:val="nil"/>
              <w:tr2bl w:val="nil"/>
            </w:tcBorders>
            <w:vAlign w:val="center"/>
          </w:tcPr>
          <w:p w:rsidR="002E1B48" w:rsidRDefault="002E1B48" w:rsidP="002E1B48">
            <w:pPr>
              <w:jc w:val="center"/>
              <w:rPr>
                <w:szCs w:val="21"/>
              </w:rPr>
            </w:pPr>
            <w:r>
              <w:rPr>
                <w:rFonts w:hint="eastAsia"/>
                <w:szCs w:val="21"/>
              </w:rPr>
              <w:t>Y</w:t>
            </w:r>
          </w:p>
        </w:tc>
        <w:tc>
          <w:tcPr>
            <w:tcW w:w="680" w:type="dxa"/>
            <w:tcBorders>
              <w:tl2br w:val="nil"/>
              <w:tr2bl w:val="nil"/>
            </w:tcBorders>
          </w:tcPr>
          <w:p w:rsidR="002E1B48" w:rsidRDefault="002E1B48" w:rsidP="002E1B48">
            <w:pPr>
              <w:jc w:val="left"/>
              <w:rPr>
                <w:szCs w:val="21"/>
              </w:rPr>
            </w:pPr>
          </w:p>
        </w:tc>
        <w:tc>
          <w:tcPr>
            <w:tcW w:w="1687" w:type="dxa"/>
            <w:tcBorders>
              <w:tl2br w:val="nil"/>
              <w:tr2bl w:val="nil"/>
            </w:tcBorders>
          </w:tcPr>
          <w:p w:rsidR="002E1B48" w:rsidRDefault="002E1B48" w:rsidP="002E1B48">
            <w:r>
              <w:rPr>
                <w:rFonts w:hint="eastAsia"/>
              </w:rPr>
              <w:t>varchar(2000)</w:t>
            </w:r>
          </w:p>
        </w:tc>
      </w:tr>
      <w:tr w:rsidR="002E1B48" w:rsidDel="004B5A07" w:rsidTr="002E1B48">
        <w:trPr>
          <w:trHeight w:val="663"/>
          <w:jc w:val="center"/>
          <w:del w:id="1602" w:author="t450" w:date="2017-09-30T08:41:00Z"/>
        </w:trPr>
        <w:tc>
          <w:tcPr>
            <w:tcW w:w="1626" w:type="dxa"/>
            <w:tcBorders>
              <w:tl2br w:val="nil"/>
              <w:tr2bl w:val="nil"/>
            </w:tcBorders>
          </w:tcPr>
          <w:p w:rsidR="002E1B48" w:rsidDel="004B5A07" w:rsidRDefault="002E1B48" w:rsidP="002E1B48">
            <w:pPr>
              <w:rPr>
                <w:del w:id="1603" w:author="t450" w:date="2017-09-30T08:41:00Z"/>
                <w:rFonts w:ascii="宋体" w:hAnsi="宋体"/>
                <w:szCs w:val="21"/>
              </w:rPr>
            </w:pPr>
            <w:del w:id="1604" w:author="t450" w:date="2017-09-30T08:41:00Z">
              <w:r w:rsidDel="004B5A07">
                <w:rPr>
                  <w:rFonts w:hint="eastAsia"/>
                </w:rPr>
                <w:delText>href</w:delText>
              </w:r>
            </w:del>
          </w:p>
        </w:tc>
        <w:tc>
          <w:tcPr>
            <w:tcW w:w="1237" w:type="dxa"/>
            <w:tcBorders>
              <w:tl2br w:val="nil"/>
              <w:tr2bl w:val="nil"/>
            </w:tcBorders>
            <w:tcMar>
              <w:top w:w="0" w:type="dxa"/>
              <w:left w:w="108" w:type="dxa"/>
              <w:bottom w:w="0" w:type="dxa"/>
              <w:right w:w="108" w:type="dxa"/>
            </w:tcMar>
            <w:vAlign w:val="center"/>
          </w:tcPr>
          <w:p w:rsidR="002E1B48" w:rsidDel="004B5A07" w:rsidRDefault="002E1B48" w:rsidP="002E1B48">
            <w:pPr>
              <w:rPr>
                <w:del w:id="1605" w:author="t450" w:date="2017-09-30T08:41:00Z"/>
                <w:rFonts w:cs="Calibri"/>
                <w:szCs w:val="21"/>
              </w:rPr>
            </w:pPr>
            <w:del w:id="1606" w:author="t450" w:date="2017-09-30T08:41:00Z">
              <w:r w:rsidDel="004B5A07">
                <w:rPr>
                  <w:rFonts w:cs="Calibri" w:hint="eastAsia"/>
                  <w:szCs w:val="21"/>
                </w:rPr>
                <w:delText>办事指南链接</w:delText>
              </w:r>
            </w:del>
          </w:p>
        </w:tc>
        <w:tc>
          <w:tcPr>
            <w:tcW w:w="639" w:type="dxa"/>
            <w:tcBorders>
              <w:tl2br w:val="nil"/>
              <w:tr2bl w:val="nil"/>
            </w:tcBorders>
            <w:tcMar>
              <w:top w:w="0" w:type="dxa"/>
              <w:left w:w="108" w:type="dxa"/>
              <w:bottom w:w="0" w:type="dxa"/>
              <w:right w:w="108" w:type="dxa"/>
            </w:tcMar>
          </w:tcPr>
          <w:p w:rsidR="002E1B48" w:rsidDel="004B5A07" w:rsidRDefault="002E1B48" w:rsidP="002E1B48">
            <w:pPr>
              <w:rPr>
                <w:del w:id="1607" w:author="t450" w:date="2017-09-30T08:41:00Z"/>
                <w:rFonts w:cs="Calibri"/>
                <w:szCs w:val="21"/>
              </w:rPr>
            </w:pPr>
          </w:p>
        </w:tc>
        <w:tc>
          <w:tcPr>
            <w:tcW w:w="1808" w:type="dxa"/>
            <w:tcBorders>
              <w:tl2br w:val="nil"/>
              <w:tr2bl w:val="nil"/>
            </w:tcBorders>
            <w:tcMar>
              <w:top w:w="0" w:type="dxa"/>
              <w:left w:w="108" w:type="dxa"/>
              <w:bottom w:w="0" w:type="dxa"/>
              <w:right w:w="108" w:type="dxa"/>
            </w:tcMar>
          </w:tcPr>
          <w:p w:rsidR="002E1B48" w:rsidDel="004B5A07" w:rsidRDefault="002E1B48" w:rsidP="002E1B48">
            <w:pPr>
              <w:jc w:val="left"/>
              <w:rPr>
                <w:del w:id="1608" w:author="t450" w:date="2017-09-30T08:41:00Z"/>
                <w:szCs w:val="21"/>
              </w:rPr>
            </w:pPr>
          </w:p>
        </w:tc>
        <w:tc>
          <w:tcPr>
            <w:tcW w:w="663" w:type="dxa"/>
            <w:tcBorders>
              <w:tl2br w:val="nil"/>
              <w:tr2bl w:val="nil"/>
            </w:tcBorders>
            <w:vAlign w:val="center"/>
          </w:tcPr>
          <w:p w:rsidR="002E1B48" w:rsidDel="004B5A07" w:rsidRDefault="002E1B48" w:rsidP="002E1B48">
            <w:pPr>
              <w:jc w:val="center"/>
              <w:rPr>
                <w:del w:id="1609" w:author="t450" w:date="2017-09-30T08:41:00Z"/>
                <w:szCs w:val="21"/>
              </w:rPr>
            </w:pPr>
            <w:del w:id="1610" w:author="t450" w:date="2017-09-30T08:41:00Z">
              <w:r w:rsidDel="004B5A07">
                <w:rPr>
                  <w:rFonts w:hint="eastAsia"/>
                  <w:szCs w:val="21"/>
                </w:rPr>
                <w:delText>Y</w:delText>
              </w:r>
            </w:del>
          </w:p>
        </w:tc>
        <w:tc>
          <w:tcPr>
            <w:tcW w:w="680" w:type="dxa"/>
            <w:tcBorders>
              <w:tl2br w:val="nil"/>
              <w:tr2bl w:val="nil"/>
            </w:tcBorders>
          </w:tcPr>
          <w:p w:rsidR="002E1B48" w:rsidDel="004B5A07" w:rsidRDefault="002E1B48" w:rsidP="002E1B48">
            <w:pPr>
              <w:jc w:val="left"/>
              <w:rPr>
                <w:del w:id="1611" w:author="t450" w:date="2017-09-30T08:41:00Z"/>
                <w:szCs w:val="21"/>
              </w:rPr>
            </w:pPr>
          </w:p>
        </w:tc>
        <w:tc>
          <w:tcPr>
            <w:tcW w:w="1687" w:type="dxa"/>
            <w:tcBorders>
              <w:tl2br w:val="nil"/>
              <w:tr2bl w:val="nil"/>
            </w:tcBorders>
          </w:tcPr>
          <w:p w:rsidR="002E1B48" w:rsidDel="004B5A07" w:rsidRDefault="002E1B48" w:rsidP="002E1B48">
            <w:pPr>
              <w:rPr>
                <w:del w:id="1612" w:author="t450" w:date="2017-09-30T08:41:00Z"/>
                <w:rFonts w:ascii="宋体" w:hAnsi="宋体" w:cs="宋体"/>
                <w:szCs w:val="21"/>
              </w:rPr>
            </w:pPr>
            <w:del w:id="1613" w:author="t450" w:date="2017-09-30T08:41:00Z">
              <w:r w:rsidDel="004B5A07">
                <w:rPr>
                  <w:rFonts w:hint="eastAsia"/>
                </w:rPr>
                <w:delText>varchar(2000)</w:delText>
              </w:r>
            </w:del>
          </w:p>
        </w:tc>
      </w:tr>
      <w:tr w:rsidR="002E1B48" w:rsidTr="002E1B48">
        <w:trPr>
          <w:trHeight w:val="971"/>
          <w:jc w:val="center"/>
        </w:trPr>
        <w:tc>
          <w:tcPr>
            <w:tcW w:w="1626" w:type="dxa"/>
            <w:tcBorders>
              <w:tl2br w:val="nil"/>
              <w:tr2bl w:val="nil"/>
            </w:tcBorders>
          </w:tcPr>
          <w:p w:rsidR="002E1B48" w:rsidRDefault="002E1B48" w:rsidP="002E1B48">
            <w:r>
              <w:rPr>
                <w:rFonts w:hint="eastAsia"/>
              </w:rPr>
              <w:lastRenderedPageBreak/>
              <w:t>is_public</w:t>
            </w:r>
          </w:p>
        </w:tc>
        <w:tc>
          <w:tcPr>
            <w:tcW w:w="1237" w:type="dxa"/>
            <w:tcBorders>
              <w:tl2br w:val="nil"/>
              <w:tr2bl w:val="nil"/>
            </w:tcBorders>
            <w:tcMar>
              <w:top w:w="0" w:type="dxa"/>
              <w:left w:w="108" w:type="dxa"/>
              <w:bottom w:w="0" w:type="dxa"/>
              <w:right w:w="108" w:type="dxa"/>
            </w:tcMar>
            <w:vAlign w:val="center"/>
          </w:tcPr>
          <w:p w:rsidR="002E1B48" w:rsidRDefault="002E1B48" w:rsidP="002E1B48">
            <w:pPr>
              <w:rPr>
                <w:rFonts w:cs="Calibri"/>
                <w:szCs w:val="21"/>
              </w:rPr>
            </w:pPr>
            <w:r>
              <w:rPr>
                <w:rFonts w:cs="Calibri" w:hint="eastAsia"/>
                <w:szCs w:val="21"/>
              </w:rPr>
              <w:t>是否发布到外网</w:t>
            </w:r>
          </w:p>
        </w:tc>
        <w:tc>
          <w:tcPr>
            <w:tcW w:w="639" w:type="dxa"/>
            <w:tcBorders>
              <w:tl2br w:val="nil"/>
              <w:tr2bl w:val="nil"/>
            </w:tcBorders>
            <w:tcMar>
              <w:top w:w="0" w:type="dxa"/>
              <w:left w:w="108" w:type="dxa"/>
              <w:bottom w:w="0" w:type="dxa"/>
              <w:right w:w="108" w:type="dxa"/>
            </w:tcMar>
          </w:tcPr>
          <w:p w:rsidR="002E1B48" w:rsidRDefault="002E1B48" w:rsidP="002E1B48">
            <w:pPr>
              <w:rPr>
                <w:rFonts w:cs="Calibri"/>
                <w:szCs w:val="21"/>
              </w:rPr>
            </w:pPr>
          </w:p>
        </w:tc>
        <w:tc>
          <w:tcPr>
            <w:tcW w:w="1808" w:type="dxa"/>
            <w:tcBorders>
              <w:tl2br w:val="nil"/>
              <w:tr2bl w:val="nil"/>
            </w:tcBorders>
            <w:tcMar>
              <w:top w:w="0" w:type="dxa"/>
              <w:left w:w="108" w:type="dxa"/>
              <w:bottom w:w="0" w:type="dxa"/>
              <w:right w:w="108" w:type="dxa"/>
            </w:tcMar>
          </w:tcPr>
          <w:p w:rsidR="002E1B48" w:rsidRDefault="002E1B48" w:rsidP="002E1B48">
            <w:pPr>
              <w:jc w:val="left"/>
              <w:rPr>
                <w:szCs w:val="21"/>
              </w:rPr>
            </w:pPr>
          </w:p>
        </w:tc>
        <w:tc>
          <w:tcPr>
            <w:tcW w:w="663" w:type="dxa"/>
            <w:tcBorders>
              <w:tl2br w:val="nil"/>
              <w:tr2bl w:val="nil"/>
            </w:tcBorders>
            <w:vAlign w:val="center"/>
          </w:tcPr>
          <w:p w:rsidR="002E1B48" w:rsidRDefault="002E1B48" w:rsidP="002E1B48">
            <w:pPr>
              <w:jc w:val="center"/>
              <w:rPr>
                <w:szCs w:val="21"/>
              </w:rPr>
            </w:pPr>
            <w:r>
              <w:rPr>
                <w:rFonts w:hint="eastAsia"/>
                <w:szCs w:val="21"/>
              </w:rPr>
              <w:t>Y</w:t>
            </w:r>
          </w:p>
        </w:tc>
        <w:tc>
          <w:tcPr>
            <w:tcW w:w="680" w:type="dxa"/>
            <w:tcBorders>
              <w:tl2br w:val="nil"/>
              <w:tr2bl w:val="nil"/>
            </w:tcBorders>
          </w:tcPr>
          <w:p w:rsidR="002E1B48" w:rsidRDefault="002E1B48" w:rsidP="002E1B48">
            <w:pPr>
              <w:rPr>
                <w:szCs w:val="21"/>
              </w:rPr>
            </w:pPr>
          </w:p>
        </w:tc>
        <w:tc>
          <w:tcPr>
            <w:tcW w:w="1687" w:type="dxa"/>
            <w:tcBorders>
              <w:tl2br w:val="nil"/>
              <w:tr2bl w:val="nil"/>
            </w:tcBorders>
          </w:tcPr>
          <w:p w:rsidR="002E1B48" w:rsidRDefault="002E1B48" w:rsidP="002E1B48">
            <w:r>
              <w:rPr>
                <w:rFonts w:hint="eastAsia"/>
              </w:rPr>
              <w:t>varchar(255)</w:t>
            </w:r>
          </w:p>
        </w:tc>
      </w:tr>
      <w:tr w:rsidR="002E1B48" w:rsidTr="002E1B48">
        <w:trPr>
          <w:trHeight w:val="663"/>
          <w:jc w:val="center"/>
        </w:trPr>
        <w:tc>
          <w:tcPr>
            <w:tcW w:w="1626" w:type="dxa"/>
            <w:tcBorders>
              <w:tl2br w:val="nil"/>
              <w:tr2bl w:val="nil"/>
            </w:tcBorders>
          </w:tcPr>
          <w:p w:rsidR="002E1B48" w:rsidRDefault="00947DF9" w:rsidP="002E1B48">
            <w:ins w:id="1614" w:author="xlli" w:date="2017-11-20T20:26:00Z">
              <w:r w:rsidRPr="008716F5">
                <w:t>display_order</w:t>
              </w:r>
            </w:ins>
            <w:del w:id="1615" w:author="xlli" w:date="2017-11-20T20:26:00Z">
              <w:r w:rsidR="002E1B48" w:rsidDel="00947DF9">
                <w:rPr>
                  <w:rFonts w:hint="eastAsia"/>
                </w:rPr>
                <w:delText>order</w:delText>
              </w:r>
            </w:del>
          </w:p>
        </w:tc>
        <w:tc>
          <w:tcPr>
            <w:tcW w:w="1237" w:type="dxa"/>
            <w:tcBorders>
              <w:tl2br w:val="nil"/>
              <w:tr2bl w:val="nil"/>
            </w:tcBorders>
            <w:tcMar>
              <w:top w:w="0" w:type="dxa"/>
              <w:left w:w="108" w:type="dxa"/>
              <w:bottom w:w="0" w:type="dxa"/>
              <w:right w:w="108" w:type="dxa"/>
            </w:tcMar>
            <w:vAlign w:val="center"/>
          </w:tcPr>
          <w:p w:rsidR="002E1B48" w:rsidRDefault="002E1B48" w:rsidP="002E1B48">
            <w:pPr>
              <w:rPr>
                <w:rFonts w:cs="Calibri"/>
                <w:szCs w:val="21"/>
              </w:rPr>
            </w:pPr>
            <w:r>
              <w:rPr>
                <w:rFonts w:cs="Calibri" w:hint="eastAsia"/>
                <w:szCs w:val="21"/>
              </w:rPr>
              <w:t>外</w:t>
            </w:r>
            <w:proofErr w:type="gramStart"/>
            <w:r>
              <w:rPr>
                <w:rFonts w:cs="Calibri" w:hint="eastAsia"/>
                <w:szCs w:val="21"/>
              </w:rPr>
              <w:t>网显示</w:t>
            </w:r>
            <w:proofErr w:type="gramEnd"/>
            <w:r>
              <w:rPr>
                <w:rFonts w:cs="Calibri" w:hint="eastAsia"/>
                <w:szCs w:val="21"/>
              </w:rPr>
              <w:t>顺序</w:t>
            </w:r>
          </w:p>
        </w:tc>
        <w:tc>
          <w:tcPr>
            <w:tcW w:w="639" w:type="dxa"/>
            <w:tcBorders>
              <w:tl2br w:val="nil"/>
              <w:tr2bl w:val="nil"/>
            </w:tcBorders>
            <w:tcMar>
              <w:top w:w="0" w:type="dxa"/>
              <w:left w:w="108" w:type="dxa"/>
              <w:bottom w:w="0" w:type="dxa"/>
              <w:right w:w="108" w:type="dxa"/>
            </w:tcMar>
          </w:tcPr>
          <w:p w:rsidR="002E1B48" w:rsidRDefault="002E1B48" w:rsidP="002E1B48">
            <w:pPr>
              <w:rPr>
                <w:rFonts w:cs="Calibri"/>
                <w:szCs w:val="21"/>
              </w:rPr>
            </w:pPr>
          </w:p>
        </w:tc>
        <w:tc>
          <w:tcPr>
            <w:tcW w:w="1808" w:type="dxa"/>
            <w:tcBorders>
              <w:tl2br w:val="nil"/>
              <w:tr2bl w:val="nil"/>
            </w:tcBorders>
            <w:tcMar>
              <w:top w:w="0" w:type="dxa"/>
              <w:left w:w="108" w:type="dxa"/>
              <w:bottom w:w="0" w:type="dxa"/>
              <w:right w:w="108" w:type="dxa"/>
            </w:tcMar>
          </w:tcPr>
          <w:p w:rsidR="002E1B48" w:rsidRDefault="002E1B48" w:rsidP="002E1B48">
            <w:pPr>
              <w:jc w:val="left"/>
              <w:rPr>
                <w:szCs w:val="21"/>
              </w:rPr>
            </w:pPr>
          </w:p>
        </w:tc>
        <w:tc>
          <w:tcPr>
            <w:tcW w:w="663" w:type="dxa"/>
            <w:tcBorders>
              <w:tl2br w:val="nil"/>
              <w:tr2bl w:val="nil"/>
            </w:tcBorders>
            <w:vAlign w:val="center"/>
          </w:tcPr>
          <w:p w:rsidR="002E1B48" w:rsidRDefault="002E1B48" w:rsidP="002E1B48">
            <w:pPr>
              <w:jc w:val="center"/>
              <w:rPr>
                <w:szCs w:val="21"/>
              </w:rPr>
            </w:pPr>
            <w:r>
              <w:rPr>
                <w:rFonts w:hint="eastAsia"/>
                <w:szCs w:val="21"/>
              </w:rPr>
              <w:t>Y</w:t>
            </w:r>
          </w:p>
        </w:tc>
        <w:tc>
          <w:tcPr>
            <w:tcW w:w="680" w:type="dxa"/>
            <w:tcBorders>
              <w:tl2br w:val="nil"/>
              <w:tr2bl w:val="nil"/>
            </w:tcBorders>
          </w:tcPr>
          <w:p w:rsidR="002E1B48" w:rsidRDefault="002E1B48" w:rsidP="002E1B48">
            <w:pPr>
              <w:rPr>
                <w:szCs w:val="21"/>
              </w:rPr>
            </w:pPr>
          </w:p>
        </w:tc>
        <w:tc>
          <w:tcPr>
            <w:tcW w:w="1687" w:type="dxa"/>
            <w:tcBorders>
              <w:tl2br w:val="nil"/>
              <w:tr2bl w:val="nil"/>
            </w:tcBorders>
          </w:tcPr>
          <w:p w:rsidR="002E1B48" w:rsidRDefault="002E1B48" w:rsidP="002E1B48">
            <w:r>
              <w:rPr>
                <w:rFonts w:hint="eastAsia"/>
              </w:rPr>
              <w:t>varchar(255)</w:t>
            </w:r>
          </w:p>
        </w:tc>
      </w:tr>
      <w:tr w:rsidR="009276CB" w:rsidDel="00E3792A" w:rsidTr="002E1B48">
        <w:trPr>
          <w:trHeight w:val="663"/>
          <w:jc w:val="center"/>
          <w:del w:id="1616" w:author="xlli" w:date="2017-11-16T16:18:00Z"/>
        </w:trPr>
        <w:tc>
          <w:tcPr>
            <w:tcW w:w="1626" w:type="dxa"/>
            <w:tcBorders>
              <w:tl2br w:val="nil"/>
              <w:tr2bl w:val="nil"/>
            </w:tcBorders>
          </w:tcPr>
          <w:p w:rsidR="009276CB" w:rsidDel="00E3792A" w:rsidRDefault="009276CB" w:rsidP="002E1B48">
            <w:pPr>
              <w:rPr>
                <w:del w:id="1617" w:author="xlli" w:date="2017-11-16T16:18:00Z"/>
              </w:rPr>
            </w:pPr>
            <w:del w:id="1618" w:author="xlli" w:date="2017-11-16T16:18:00Z">
              <w:r w:rsidDel="00E3792A">
                <w:rPr>
                  <w:rFonts w:hint="eastAsia"/>
                </w:rPr>
                <w:delText>istop</w:delText>
              </w:r>
            </w:del>
          </w:p>
        </w:tc>
        <w:tc>
          <w:tcPr>
            <w:tcW w:w="1237" w:type="dxa"/>
            <w:tcBorders>
              <w:tl2br w:val="nil"/>
              <w:tr2bl w:val="nil"/>
            </w:tcBorders>
            <w:tcMar>
              <w:top w:w="0" w:type="dxa"/>
              <w:left w:w="108" w:type="dxa"/>
              <w:bottom w:w="0" w:type="dxa"/>
              <w:right w:w="108" w:type="dxa"/>
            </w:tcMar>
            <w:vAlign w:val="center"/>
          </w:tcPr>
          <w:p w:rsidR="009276CB" w:rsidDel="00E3792A" w:rsidRDefault="009276CB" w:rsidP="002E1B48">
            <w:pPr>
              <w:rPr>
                <w:del w:id="1619" w:author="xlli" w:date="2017-11-16T16:18:00Z"/>
                <w:rFonts w:cs="Calibri"/>
                <w:szCs w:val="21"/>
              </w:rPr>
            </w:pPr>
            <w:del w:id="1620" w:author="xlli" w:date="2017-11-16T16:18:00Z">
              <w:r w:rsidDel="00E3792A">
                <w:rPr>
                  <w:rFonts w:cs="Calibri" w:hint="eastAsia"/>
                  <w:szCs w:val="21"/>
                </w:rPr>
                <w:delText>是否置顶</w:delText>
              </w:r>
            </w:del>
          </w:p>
        </w:tc>
        <w:tc>
          <w:tcPr>
            <w:tcW w:w="639" w:type="dxa"/>
            <w:tcBorders>
              <w:tl2br w:val="nil"/>
              <w:tr2bl w:val="nil"/>
            </w:tcBorders>
            <w:tcMar>
              <w:top w:w="0" w:type="dxa"/>
              <w:left w:w="108" w:type="dxa"/>
              <w:bottom w:w="0" w:type="dxa"/>
              <w:right w:w="108" w:type="dxa"/>
            </w:tcMar>
          </w:tcPr>
          <w:p w:rsidR="009276CB" w:rsidDel="00E3792A" w:rsidRDefault="009276CB" w:rsidP="002E1B48">
            <w:pPr>
              <w:rPr>
                <w:del w:id="1621" w:author="xlli" w:date="2017-11-16T16:18:00Z"/>
                <w:rFonts w:cs="Calibri"/>
                <w:szCs w:val="21"/>
              </w:rPr>
            </w:pPr>
          </w:p>
        </w:tc>
        <w:tc>
          <w:tcPr>
            <w:tcW w:w="1808" w:type="dxa"/>
            <w:tcBorders>
              <w:tl2br w:val="nil"/>
              <w:tr2bl w:val="nil"/>
            </w:tcBorders>
            <w:tcMar>
              <w:top w:w="0" w:type="dxa"/>
              <w:left w:w="108" w:type="dxa"/>
              <w:bottom w:w="0" w:type="dxa"/>
              <w:right w:w="108" w:type="dxa"/>
            </w:tcMar>
          </w:tcPr>
          <w:p w:rsidR="009276CB" w:rsidDel="00E3792A" w:rsidRDefault="009276CB" w:rsidP="002E1B48">
            <w:pPr>
              <w:jc w:val="left"/>
              <w:rPr>
                <w:del w:id="1622" w:author="xlli" w:date="2017-11-16T16:18:00Z"/>
                <w:szCs w:val="21"/>
              </w:rPr>
            </w:pPr>
          </w:p>
        </w:tc>
        <w:tc>
          <w:tcPr>
            <w:tcW w:w="663" w:type="dxa"/>
            <w:tcBorders>
              <w:tl2br w:val="nil"/>
              <w:tr2bl w:val="nil"/>
            </w:tcBorders>
            <w:vAlign w:val="center"/>
          </w:tcPr>
          <w:p w:rsidR="009276CB" w:rsidDel="00E3792A" w:rsidRDefault="009276CB" w:rsidP="002E1B48">
            <w:pPr>
              <w:jc w:val="center"/>
              <w:rPr>
                <w:del w:id="1623" w:author="xlli" w:date="2017-11-16T16:18:00Z"/>
                <w:szCs w:val="21"/>
              </w:rPr>
            </w:pPr>
            <w:del w:id="1624" w:author="xlli" w:date="2017-11-16T16:18:00Z">
              <w:r w:rsidDel="00E3792A">
                <w:rPr>
                  <w:rFonts w:hint="eastAsia"/>
                  <w:szCs w:val="21"/>
                </w:rPr>
                <w:delText>Y</w:delText>
              </w:r>
            </w:del>
          </w:p>
        </w:tc>
        <w:tc>
          <w:tcPr>
            <w:tcW w:w="680" w:type="dxa"/>
            <w:tcBorders>
              <w:tl2br w:val="nil"/>
              <w:tr2bl w:val="nil"/>
            </w:tcBorders>
          </w:tcPr>
          <w:p w:rsidR="009276CB" w:rsidDel="00E3792A" w:rsidRDefault="009276CB" w:rsidP="002E1B48">
            <w:pPr>
              <w:rPr>
                <w:del w:id="1625" w:author="xlli" w:date="2017-11-16T16:18:00Z"/>
                <w:szCs w:val="21"/>
              </w:rPr>
            </w:pPr>
          </w:p>
        </w:tc>
        <w:tc>
          <w:tcPr>
            <w:tcW w:w="1687" w:type="dxa"/>
            <w:tcBorders>
              <w:tl2br w:val="nil"/>
              <w:tr2bl w:val="nil"/>
            </w:tcBorders>
          </w:tcPr>
          <w:p w:rsidR="009276CB" w:rsidDel="00E3792A" w:rsidRDefault="009276CB" w:rsidP="002E1B48">
            <w:pPr>
              <w:rPr>
                <w:del w:id="1626" w:author="xlli" w:date="2017-11-16T16:18:00Z"/>
              </w:rPr>
            </w:pPr>
            <w:del w:id="1627" w:author="xlli" w:date="2017-11-16T16:18:00Z">
              <w:r w:rsidDel="00E3792A">
                <w:rPr>
                  <w:rFonts w:hint="eastAsia"/>
                </w:rPr>
                <w:delText>char(1)</w:delText>
              </w:r>
            </w:del>
          </w:p>
        </w:tc>
      </w:tr>
      <w:tr w:rsidR="001F4356" w:rsidTr="002E1B48">
        <w:trPr>
          <w:trHeight w:val="663"/>
          <w:jc w:val="center"/>
        </w:trPr>
        <w:tc>
          <w:tcPr>
            <w:tcW w:w="1626" w:type="dxa"/>
            <w:tcBorders>
              <w:tl2br w:val="nil"/>
              <w:tr2bl w:val="nil"/>
            </w:tcBorders>
          </w:tcPr>
          <w:p w:rsidR="001F4356" w:rsidRDefault="001F4356" w:rsidP="002E1B48">
            <w:r>
              <w:rPr>
                <w:rFonts w:hint="eastAsia"/>
              </w:rPr>
              <w:t>type</w:t>
            </w:r>
          </w:p>
        </w:tc>
        <w:tc>
          <w:tcPr>
            <w:tcW w:w="1237" w:type="dxa"/>
            <w:tcBorders>
              <w:tl2br w:val="nil"/>
              <w:tr2bl w:val="nil"/>
            </w:tcBorders>
            <w:tcMar>
              <w:top w:w="0" w:type="dxa"/>
              <w:left w:w="108" w:type="dxa"/>
              <w:bottom w:w="0" w:type="dxa"/>
              <w:right w:w="108" w:type="dxa"/>
            </w:tcMar>
            <w:vAlign w:val="center"/>
          </w:tcPr>
          <w:p w:rsidR="001F4356" w:rsidRDefault="001F4356" w:rsidP="002E1B48">
            <w:pPr>
              <w:rPr>
                <w:rFonts w:cs="Calibri"/>
                <w:szCs w:val="21"/>
              </w:rPr>
            </w:pPr>
            <w:r>
              <w:rPr>
                <w:rFonts w:cs="Calibri" w:hint="eastAsia"/>
                <w:szCs w:val="21"/>
              </w:rPr>
              <w:t>范围</w:t>
            </w:r>
          </w:p>
        </w:tc>
        <w:tc>
          <w:tcPr>
            <w:tcW w:w="639" w:type="dxa"/>
            <w:tcBorders>
              <w:tl2br w:val="nil"/>
              <w:tr2bl w:val="nil"/>
            </w:tcBorders>
            <w:tcMar>
              <w:top w:w="0" w:type="dxa"/>
              <w:left w:w="108" w:type="dxa"/>
              <w:bottom w:w="0" w:type="dxa"/>
              <w:right w:w="108" w:type="dxa"/>
            </w:tcMar>
          </w:tcPr>
          <w:p w:rsidR="001F4356" w:rsidRDefault="001F4356" w:rsidP="002E1B48">
            <w:pPr>
              <w:rPr>
                <w:rFonts w:cs="Calibri"/>
                <w:szCs w:val="21"/>
              </w:rPr>
            </w:pPr>
          </w:p>
        </w:tc>
        <w:tc>
          <w:tcPr>
            <w:tcW w:w="1808" w:type="dxa"/>
            <w:tcBorders>
              <w:tl2br w:val="nil"/>
              <w:tr2bl w:val="nil"/>
            </w:tcBorders>
            <w:tcMar>
              <w:top w:w="0" w:type="dxa"/>
              <w:left w:w="108" w:type="dxa"/>
              <w:bottom w:w="0" w:type="dxa"/>
              <w:right w:w="108" w:type="dxa"/>
            </w:tcMar>
          </w:tcPr>
          <w:p w:rsidR="001F4356" w:rsidRDefault="001F4356" w:rsidP="002E1B48">
            <w:pPr>
              <w:jc w:val="left"/>
              <w:rPr>
                <w:szCs w:val="21"/>
              </w:rPr>
            </w:pPr>
            <w:r>
              <w:rPr>
                <w:rFonts w:hint="eastAsia"/>
                <w:szCs w:val="21"/>
              </w:rPr>
              <w:t>银行可见、企业用户可见</w:t>
            </w:r>
          </w:p>
        </w:tc>
        <w:tc>
          <w:tcPr>
            <w:tcW w:w="663" w:type="dxa"/>
            <w:tcBorders>
              <w:tl2br w:val="nil"/>
              <w:tr2bl w:val="nil"/>
            </w:tcBorders>
            <w:vAlign w:val="center"/>
          </w:tcPr>
          <w:p w:rsidR="001F4356" w:rsidRDefault="001F4356" w:rsidP="002E1B48">
            <w:pPr>
              <w:jc w:val="center"/>
              <w:rPr>
                <w:szCs w:val="21"/>
              </w:rPr>
            </w:pPr>
            <w:r>
              <w:rPr>
                <w:rFonts w:hint="eastAsia"/>
                <w:szCs w:val="21"/>
              </w:rPr>
              <w:t>Y</w:t>
            </w:r>
          </w:p>
        </w:tc>
        <w:tc>
          <w:tcPr>
            <w:tcW w:w="680" w:type="dxa"/>
            <w:tcBorders>
              <w:tl2br w:val="nil"/>
              <w:tr2bl w:val="nil"/>
            </w:tcBorders>
          </w:tcPr>
          <w:p w:rsidR="001F4356" w:rsidRDefault="001F4356" w:rsidP="002E1B48">
            <w:pPr>
              <w:rPr>
                <w:szCs w:val="21"/>
              </w:rPr>
            </w:pPr>
          </w:p>
        </w:tc>
        <w:tc>
          <w:tcPr>
            <w:tcW w:w="1687" w:type="dxa"/>
            <w:tcBorders>
              <w:tl2br w:val="nil"/>
              <w:tr2bl w:val="nil"/>
            </w:tcBorders>
          </w:tcPr>
          <w:p w:rsidR="001F4356" w:rsidRDefault="001F4356" w:rsidP="002E1B48">
            <w:r>
              <w:rPr>
                <w:rFonts w:hint="eastAsia"/>
              </w:rPr>
              <w:t>varchar(255)</w:t>
            </w:r>
          </w:p>
        </w:tc>
      </w:tr>
      <w:tr w:rsidR="002E1B48" w:rsidTr="002E1B48">
        <w:trPr>
          <w:trHeight w:val="362"/>
          <w:jc w:val="center"/>
        </w:trPr>
        <w:tc>
          <w:tcPr>
            <w:tcW w:w="1626" w:type="dxa"/>
          </w:tcPr>
          <w:p w:rsidR="002E1B48" w:rsidRDefault="002E1B48" w:rsidP="002E1B48">
            <w:r>
              <w:rPr>
                <w:rFonts w:hint="eastAsia"/>
              </w:rPr>
              <w:t>create_by</w:t>
            </w:r>
          </w:p>
        </w:tc>
        <w:tc>
          <w:tcPr>
            <w:tcW w:w="1237" w:type="dxa"/>
          </w:tcPr>
          <w:p w:rsidR="002E1B48" w:rsidRDefault="002E1B48" w:rsidP="002E1B48">
            <w:pPr>
              <w:jc w:val="left"/>
              <w:rPr>
                <w:rFonts w:cs="Calibri"/>
                <w:szCs w:val="21"/>
              </w:rPr>
            </w:pPr>
            <w:r>
              <w:rPr>
                <w:rFonts w:hint="eastAsia"/>
              </w:rPr>
              <w:t>创建者</w:t>
            </w:r>
          </w:p>
        </w:tc>
        <w:tc>
          <w:tcPr>
            <w:tcW w:w="639" w:type="dxa"/>
          </w:tcPr>
          <w:p w:rsidR="002E1B48" w:rsidRDefault="002E1B48" w:rsidP="002E1B48">
            <w:pPr>
              <w:rPr>
                <w:rFonts w:cs="Calibri"/>
                <w:szCs w:val="21"/>
              </w:rPr>
            </w:pPr>
          </w:p>
        </w:tc>
        <w:tc>
          <w:tcPr>
            <w:tcW w:w="1808" w:type="dxa"/>
          </w:tcPr>
          <w:p w:rsidR="002E1B48" w:rsidRDefault="002E1B48" w:rsidP="002E1B48">
            <w:pPr>
              <w:jc w:val="left"/>
            </w:pPr>
          </w:p>
        </w:tc>
        <w:tc>
          <w:tcPr>
            <w:tcW w:w="663" w:type="dxa"/>
          </w:tcPr>
          <w:p w:rsidR="002E1B48" w:rsidRDefault="002E1B48" w:rsidP="002E1B48">
            <w:pPr>
              <w:jc w:val="center"/>
              <w:rPr>
                <w:szCs w:val="21"/>
              </w:rPr>
            </w:pPr>
            <w:r>
              <w:rPr>
                <w:rFonts w:hint="eastAsia"/>
                <w:szCs w:val="21"/>
              </w:rPr>
              <w:t>Y</w:t>
            </w:r>
          </w:p>
        </w:tc>
        <w:tc>
          <w:tcPr>
            <w:tcW w:w="680" w:type="dxa"/>
          </w:tcPr>
          <w:p w:rsidR="002E1B48" w:rsidRDefault="002E1B48" w:rsidP="002E1B48">
            <w:pPr>
              <w:jc w:val="left"/>
              <w:rPr>
                <w:szCs w:val="21"/>
              </w:rPr>
            </w:pPr>
          </w:p>
        </w:tc>
        <w:tc>
          <w:tcPr>
            <w:tcW w:w="1687" w:type="dxa"/>
            <w:vAlign w:val="center"/>
          </w:tcPr>
          <w:p w:rsidR="002E1B48" w:rsidRDefault="002E1B48" w:rsidP="002E1B48">
            <w:r>
              <w:rPr>
                <w:rFonts w:hint="eastAsia"/>
              </w:rPr>
              <w:t>varchar(255)</w:t>
            </w:r>
          </w:p>
        </w:tc>
      </w:tr>
      <w:tr w:rsidR="002E1B48" w:rsidTr="002E1B48">
        <w:trPr>
          <w:trHeight w:val="362"/>
          <w:jc w:val="center"/>
        </w:trPr>
        <w:tc>
          <w:tcPr>
            <w:tcW w:w="1626" w:type="dxa"/>
          </w:tcPr>
          <w:p w:rsidR="002E1B48" w:rsidRDefault="002E1B48" w:rsidP="002E1B48">
            <w:r>
              <w:rPr>
                <w:rFonts w:hint="eastAsia"/>
              </w:rPr>
              <w:t>create_date</w:t>
            </w:r>
          </w:p>
        </w:tc>
        <w:tc>
          <w:tcPr>
            <w:tcW w:w="1237" w:type="dxa"/>
          </w:tcPr>
          <w:p w:rsidR="002E1B48" w:rsidRDefault="002E1B48" w:rsidP="002E1B48">
            <w:pPr>
              <w:jc w:val="left"/>
              <w:rPr>
                <w:rFonts w:cs="Calibri"/>
                <w:szCs w:val="21"/>
              </w:rPr>
            </w:pPr>
            <w:r>
              <w:rPr>
                <w:rFonts w:hint="eastAsia"/>
              </w:rPr>
              <w:t>创建时间</w:t>
            </w:r>
          </w:p>
        </w:tc>
        <w:tc>
          <w:tcPr>
            <w:tcW w:w="639" w:type="dxa"/>
          </w:tcPr>
          <w:p w:rsidR="002E1B48" w:rsidRDefault="002E1B48" w:rsidP="002E1B48">
            <w:pPr>
              <w:rPr>
                <w:rFonts w:cs="Calibri"/>
                <w:szCs w:val="21"/>
              </w:rPr>
            </w:pPr>
          </w:p>
        </w:tc>
        <w:tc>
          <w:tcPr>
            <w:tcW w:w="1808" w:type="dxa"/>
          </w:tcPr>
          <w:p w:rsidR="002E1B48" w:rsidRDefault="002E1B48" w:rsidP="002E1B48">
            <w:pPr>
              <w:jc w:val="left"/>
            </w:pPr>
          </w:p>
        </w:tc>
        <w:tc>
          <w:tcPr>
            <w:tcW w:w="663" w:type="dxa"/>
          </w:tcPr>
          <w:p w:rsidR="002E1B48" w:rsidRDefault="002E1B48" w:rsidP="002E1B48">
            <w:pPr>
              <w:jc w:val="center"/>
              <w:rPr>
                <w:szCs w:val="21"/>
              </w:rPr>
            </w:pPr>
            <w:r>
              <w:rPr>
                <w:rFonts w:hint="eastAsia"/>
                <w:szCs w:val="21"/>
              </w:rPr>
              <w:t>Y</w:t>
            </w:r>
          </w:p>
        </w:tc>
        <w:tc>
          <w:tcPr>
            <w:tcW w:w="680" w:type="dxa"/>
          </w:tcPr>
          <w:p w:rsidR="002E1B48" w:rsidRDefault="002E1B48" w:rsidP="002E1B48">
            <w:pPr>
              <w:jc w:val="left"/>
              <w:rPr>
                <w:szCs w:val="21"/>
              </w:rPr>
            </w:pPr>
          </w:p>
        </w:tc>
        <w:tc>
          <w:tcPr>
            <w:tcW w:w="1687" w:type="dxa"/>
            <w:vAlign w:val="center"/>
          </w:tcPr>
          <w:p w:rsidR="002E1B48" w:rsidRDefault="002E1B48" w:rsidP="002E1B48">
            <w:r>
              <w:rPr>
                <w:rFonts w:hint="eastAsia"/>
              </w:rPr>
              <w:t>datetime</w:t>
            </w:r>
          </w:p>
        </w:tc>
      </w:tr>
      <w:tr w:rsidR="002E1B48" w:rsidTr="002E1B48">
        <w:trPr>
          <w:trHeight w:val="362"/>
          <w:jc w:val="center"/>
        </w:trPr>
        <w:tc>
          <w:tcPr>
            <w:tcW w:w="1626" w:type="dxa"/>
          </w:tcPr>
          <w:p w:rsidR="002E1B48" w:rsidRDefault="002E1B48" w:rsidP="002E1B48">
            <w:r>
              <w:rPr>
                <w:rFonts w:hint="eastAsia"/>
              </w:rPr>
              <w:t>update_by</w:t>
            </w:r>
          </w:p>
        </w:tc>
        <w:tc>
          <w:tcPr>
            <w:tcW w:w="1237" w:type="dxa"/>
          </w:tcPr>
          <w:p w:rsidR="002E1B48" w:rsidRDefault="002E1B48" w:rsidP="002E1B48">
            <w:pPr>
              <w:jc w:val="left"/>
              <w:rPr>
                <w:rFonts w:cs="Calibri"/>
                <w:szCs w:val="21"/>
              </w:rPr>
            </w:pPr>
            <w:r>
              <w:rPr>
                <w:rFonts w:hint="eastAsia"/>
              </w:rPr>
              <w:t>更新者</w:t>
            </w:r>
          </w:p>
        </w:tc>
        <w:tc>
          <w:tcPr>
            <w:tcW w:w="639" w:type="dxa"/>
          </w:tcPr>
          <w:p w:rsidR="002E1B48" w:rsidRDefault="002E1B48" w:rsidP="002E1B48">
            <w:pPr>
              <w:rPr>
                <w:rFonts w:cs="Calibri"/>
                <w:szCs w:val="21"/>
              </w:rPr>
            </w:pPr>
          </w:p>
        </w:tc>
        <w:tc>
          <w:tcPr>
            <w:tcW w:w="1808" w:type="dxa"/>
          </w:tcPr>
          <w:p w:rsidR="002E1B48" w:rsidRDefault="002E1B48" w:rsidP="002E1B48">
            <w:pPr>
              <w:jc w:val="left"/>
            </w:pPr>
          </w:p>
        </w:tc>
        <w:tc>
          <w:tcPr>
            <w:tcW w:w="663" w:type="dxa"/>
          </w:tcPr>
          <w:p w:rsidR="002E1B48" w:rsidRDefault="002E1B48" w:rsidP="002E1B48">
            <w:pPr>
              <w:jc w:val="center"/>
              <w:rPr>
                <w:szCs w:val="21"/>
              </w:rPr>
            </w:pPr>
            <w:r>
              <w:rPr>
                <w:rFonts w:hint="eastAsia"/>
                <w:szCs w:val="21"/>
              </w:rPr>
              <w:t>Y</w:t>
            </w:r>
          </w:p>
        </w:tc>
        <w:tc>
          <w:tcPr>
            <w:tcW w:w="680" w:type="dxa"/>
          </w:tcPr>
          <w:p w:rsidR="002E1B48" w:rsidRDefault="002E1B48" w:rsidP="002E1B48">
            <w:pPr>
              <w:jc w:val="left"/>
              <w:rPr>
                <w:szCs w:val="21"/>
              </w:rPr>
            </w:pPr>
          </w:p>
        </w:tc>
        <w:tc>
          <w:tcPr>
            <w:tcW w:w="1687" w:type="dxa"/>
            <w:vAlign w:val="center"/>
          </w:tcPr>
          <w:p w:rsidR="002E1B48" w:rsidRDefault="002E1B48" w:rsidP="002E1B48">
            <w:r>
              <w:rPr>
                <w:rFonts w:hint="eastAsia"/>
              </w:rPr>
              <w:t>varchar(255)</w:t>
            </w:r>
          </w:p>
        </w:tc>
      </w:tr>
      <w:tr w:rsidR="002E1B48" w:rsidTr="002E1B48">
        <w:trPr>
          <w:trHeight w:val="362"/>
          <w:jc w:val="center"/>
        </w:trPr>
        <w:tc>
          <w:tcPr>
            <w:tcW w:w="1626" w:type="dxa"/>
          </w:tcPr>
          <w:p w:rsidR="002E1B48" w:rsidRDefault="002E1B48" w:rsidP="002E1B48">
            <w:r>
              <w:rPr>
                <w:rFonts w:hint="eastAsia"/>
              </w:rPr>
              <w:t>update_date</w:t>
            </w:r>
          </w:p>
        </w:tc>
        <w:tc>
          <w:tcPr>
            <w:tcW w:w="1237" w:type="dxa"/>
          </w:tcPr>
          <w:p w:rsidR="002E1B48" w:rsidRDefault="002E1B48" w:rsidP="002E1B48">
            <w:pPr>
              <w:jc w:val="left"/>
              <w:rPr>
                <w:rFonts w:cs="Calibri"/>
                <w:szCs w:val="21"/>
              </w:rPr>
            </w:pPr>
            <w:r>
              <w:rPr>
                <w:rFonts w:hint="eastAsia"/>
              </w:rPr>
              <w:t>更新时间</w:t>
            </w:r>
          </w:p>
        </w:tc>
        <w:tc>
          <w:tcPr>
            <w:tcW w:w="639" w:type="dxa"/>
          </w:tcPr>
          <w:p w:rsidR="002E1B48" w:rsidRDefault="002E1B48" w:rsidP="002E1B48">
            <w:pPr>
              <w:rPr>
                <w:rFonts w:cs="Calibri"/>
                <w:szCs w:val="21"/>
              </w:rPr>
            </w:pPr>
          </w:p>
        </w:tc>
        <w:tc>
          <w:tcPr>
            <w:tcW w:w="1808" w:type="dxa"/>
          </w:tcPr>
          <w:p w:rsidR="002E1B48" w:rsidRDefault="002E1B48" w:rsidP="002E1B48">
            <w:pPr>
              <w:jc w:val="left"/>
            </w:pPr>
          </w:p>
        </w:tc>
        <w:tc>
          <w:tcPr>
            <w:tcW w:w="663" w:type="dxa"/>
          </w:tcPr>
          <w:p w:rsidR="002E1B48" w:rsidRDefault="002E1B48" w:rsidP="002E1B48">
            <w:pPr>
              <w:jc w:val="center"/>
              <w:rPr>
                <w:szCs w:val="21"/>
              </w:rPr>
            </w:pPr>
            <w:r>
              <w:rPr>
                <w:rFonts w:hint="eastAsia"/>
                <w:szCs w:val="21"/>
              </w:rPr>
              <w:t>Y</w:t>
            </w:r>
          </w:p>
        </w:tc>
        <w:tc>
          <w:tcPr>
            <w:tcW w:w="680" w:type="dxa"/>
          </w:tcPr>
          <w:p w:rsidR="002E1B48" w:rsidRDefault="002E1B48" w:rsidP="002E1B48">
            <w:pPr>
              <w:jc w:val="left"/>
              <w:rPr>
                <w:szCs w:val="21"/>
              </w:rPr>
            </w:pPr>
          </w:p>
        </w:tc>
        <w:tc>
          <w:tcPr>
            <w:tcW w:w="1687" w:type="dxa"/>
            <w:vAlign w:val="center"/>
          </w:tcPr>
          <w:p w:rsidR="002E1B48" w:rsidRDefault="002E1B48" w:rsidP="002E1B48">
            <w:r>
              <w:rPr>
                <w:rFonts w:hint="eastAsia"/>
              </w:rPr>
              <w:t>datetime</w:t>
            </w:r>
          </w:p>
        </w:tc>
      </w:tr>
      <w:tr w:rsidR="002E1B48" w:rsidTr="002E1B48">
        <w:trPr>
          <w:trHeight w:val="362"/>
          <w:jc w:val="center"/>
        </w:trPr>
        <w:tc>
          <w:tcPr>
            <w:tcW w:w="1626" w:type="dxa"/>
          </w:tcPr>
          <w:p w:rsidR="002E1B48" w:rsidRDefault="002E1B48" w:rsidP="002E1B48">
            <w:r>
              <w:rPr>
                <w:rFonts w:hint="eastAsia"/>
              </w:rPr>
              <w:t>remarks</w:t>
            </w:r>
          </w:p>
        </w:tc>
        <w:tc>
          <w:tcPr>
            <w:tcW w:w="1237" w:type="dxa"/>
          </w:tcPr>
          <w:p w:rsidR="002E1B48" w:rsidRDefault="002E1B48" w:rsidP="002E1B48">
            <w:pPr>
              <w:jc w:val="left"/>
              <w:rPr>
                <w:rFonts w:cs="Calibri"/>
                <w:szCs w:val="21"/>
              </w:rPr>
            </w:pPr>
            <w:r>
              <w:rPr>
                <w:rFonts w:hint="eastAsia"/>
              </w:rPr>
              <w:t>备注信息</w:t>
            </w:r>
          </w:p>
        </w:tc>
        <w:tc>
          <w:tcPr>
            <w:tcW w:w="639" w:type="dxa"/>
          </w:tcPr>
          <w:p w:rsidR="002E1B48" w:rsidRDefault="002E1B48" w:rsidP="002E1B48"/>
        </w:tc>
        <w:tc>
          <w:tcPr>
            <w:tcW w:w="1808" w:type="dxa"/>
          </w:tcPr>
          <w:p w:rsidR="002E1B48" w:rsidRDefault="002E1B48" w:rsidP="002E1B48">
            <w:pPr>
              <w:jc w:val="left"/>
              <w:rPr>
                <w:rFonts w:cs="Calibri"/>
                <w:szCs w:val="21"/>
              </w:rPr>
            </w:pPr>
          </w:p>
        </w:tc>
        <w:tc>
          <w:tcPr>
            <w:tcW w:w="663" w:type="dxa"/>
          </w:tcPr>
          <w:p w:rsidR="002E1B48" w:rsidRDefault="002E1B48" w:rsidP="002E1B48">
            <w:pPr>
              <w:jc w:val="center"/>
              <w:rPr>
                <w:szCs w:val="21"/>
              </w:rPr>
            </w:pPr>
            <w:r>
              <w:rPr>
                <w:rFonts w:hint="eastAsia"/>
                <w:szCs w:val="21"/>
              </w:rPr>
              <w:t>Y</w:t>
            </w:r>
          </w:p>
        </w:tc>
        <w:tc>
          <w:tcPr>
            <w:tcW w:w="680" w:type="dxa"/>
          </w:tcPr>
          <w:p w:rsidR="002E1B48" w:rsidRDefault="002E1B48" w:rsidP="002E1B48">
            <w:pPr>
              <w:jc w:val="left"/>
              <w:rPr>
                <w:szCs w:val="21"/>
              </w:rPr>
            </w:pPr>
          </w:p>
        </w:tc>
        <w:tc>
          <w:tcPr>
            <w:tcW w:w="1687" w:type="dxa"/>
            <w:vAlign w:val="center"/>
          </w:tcPr>
          <w:p w:rsidR="002E1B48" w:rsidRDefault="002E1B48" w:rsidP="002E1B48">
            <w:r>
              <w:rPr>
                <w:rFonts w:hint="eastAsia"/>
              </w:rPr>
              <w:t>varchar(255)</w:t>
            </w:r>
          </w:p>
        </w:tc>
      </w:tr>
      <w:tr w:rsidR="002E1B48" w:rsidTr="002E1B48">
        <w:trPr>
          <w:trHeight w:val="421"/>
          <w:jc w:val="center"/>
        </w:trPr>
        <w:tc>
          <w:tcPr>
            <w:tcW w:w="1626" w:type="dxa"/>
          </w:tcPr>
          <w:p w:rsidR="002E1B48" w:rsidRDefault="002E1B48" w:rsidP="002E1B48">
            <w:r>
              <w:rPr>
                <w:rFonts w:hint="eastAsia"/>
              </w:rPr>
              <w:t>del_flag</w:t>
            </w:r>
          </w:p>
        </w:tc>
        <w:tc>
          <w:tcPr>
            <w:tcW w:w="1237" w:type="dxa"/>
          </w:tcPr>
          <w:p w:rsidR="002E1B48" w:rsidRDefault="002E1B48" w:rsidP="002E1B48">
            <w:pPr>
              <w:jc w:val="left"/>
              <w:rPr>
                <w:rFonts w:cs="Calibri"/>
                <w:szCs w:val="21"/>
              </w:rPr>
            </w:pPr>
            <w:r>
              <w:rPr>
                <w:rFonts w:hint="eastAsia"/>
              </w:rPr>
              <w:t>删除标记</w:t>
            </w:r>
          </w:p>
        </w:tc>
        <w:tc>
          <w:tcPr>
            <w:tcW w:w="639" w:type="dxa"/>
          </w:tcPr>
          <w:p w:rsidR="002E1B48" w:rsidRDefault="002E1B48" w:rsidP="002E1B48"/>
        </w:tc>
        <w:tc>
          <w:tcPr>
            <w:tcW w:w="1808" w:type="dxa"/>
          </w:tcPr>
          <w:p w:rsidR="002E1B48" w:rsidRDefault="002E1B48" w:rsidP="002E1B48">
            <w:pPr>
              <w:jc w:val="left"/>
              <w:rPr>
                <w:rFonts w:cs="Calibri"/>
                <w:szCs w:val="21"/>
              </w:rPr>
            </w:pPr>
          </w:p>
        </w:tc>
        <w:tc>
          <w:tcPr>
            <w:tcW w:w="663" w:type="dxa"/>
          </w:tcPr>
          <w:p w:rsidR="002E1B48" w:rsidRDefault="002E1B48" w:rsidP="002E1B48">
            <w:pPr>
              <w:jc w:val="center"/>
              <w:rPr>
                <w:szCs w:val="21"/>
              </w:rPr>
            </w:pPr>
            <w:r>
              <w:rPr>
                <w:rFonts w:hint="eastAsia"/>
                <w:szCs w:val="21"/>
              </w:rPr>
              <w:t>Y</w:t>
            </w:r>
          </w:p>
        </w:tc>
        <w:tc>
          <w:tcPr>
            <w:tcW w:w="680" w:type="dxa"/>
          </w:tcPr>
          <w:p w:rsidR="002E1B48" w:rsidRDefault="002E1B48" w:rsidP="002E1B48">
            <w:pPr>
              <w:jc w:val="left"/>
              <w:rPr>
                <w:szCs w:val="21"/>
              </w:rPr>
            </w:pPr>
          </w:p>
        </w:tc>
        <w:tc>
          <w:tcPr>
            <w:tcW w:w="1687" w:type="dxa"/>
            <w:vAlign w:val="center"/>
          </w:tcPr>
          <w:p w:rsidR="002E1B48" w:rsidRDefault="002E1B48" w:rsidP="002E1B48">
            <w:r>
              <w:rPr>
                <w:rFonts w:hint="eastAsia"/>
              </w:rPr>
              <w:t>char(1)</w:t>
            </w:r>
          </w:p>
        </w:tc>
      </w:tr>
    </w:tbl>
    <w:p w:rsidR="00A614E3" w:rsidRDefault="00A614E3" w:rsidP="00A614E3">
      <w:pPr>
        <w:pStyle w:val="5"/>
      </w:pPr>
      <w:bookmarkStart w:id="1628" w:name="_Toc15142"/>
      <w:bookmarkStart w:id="1629" w:name="_Toc1110"/>
      <w:bookmarkStart w:id="1630" w:name="_Toc492200353"/>
      <w:r>
        <w:rPr>
          <w:rFonts w:hint="eastAsia"/>
        </w:rPr>
        <w:t>办事指南附件</w:t>
      </w:r>
      <w:r w:rsidR="001F4356">
        <w:rPr>
          <w:rFonts w:hint="eastAsia"/>
        </w:rPr>
        <w:t>（</w:t>
      </w:r>
      <w:r w:rsidR="001F4356">
        <w:rPr>
          <w:rFonts w:hint="eastAsia"/>
        </w:rPr>
        <w:t>guide_attachment</w:t>
      </w:r>
      <w:r w:rsidR="001F4356">
        <w:rPr>
          <w:rFonts w:hint="eastAsia"/>
        </w:rPr>
        <w:t>）</w:t>
      </w:r>
    </w:p>
    <w:tbl>
      <w:tblPr>
        <w:tblW w:w="8447" w:type="dxa"/>
        <w:jc w:val="center"/>
        <w:tblLayout w:type="fixed"/>
        <w:tblCellMar>
          <w:left w:w="0" w:type="dxa"/>
          <w:right w:w="0" w:type="dxa"/>
        </w:tblCellMar>
        <w:tblLook w:val="0000" w:firstRow="0" w:lastRow="0" w:firstColumn="0" w:lastColumn="0" w:noHBand="0" w:noVBand="0"/>
      </w:tblPr>
      <w:tblGrid>
        <w:gridCol w:w="1401"/>
        <w:gridCol w:w="1555"/>
        <w:gridCol w:w="817"/>
        <w:gridCol w:w="2021"/>
        <w:gridCol w:w="579"/>
        <w:gridCol w:w="633"/>
        <w:gridCol w:w="1420"/>
        <w:gridCol w:w="21"/>
      </w:tblGrid>
      <w:tr w:rsidR="00A614E3" w:rsidTr="00E230D4">
        <w:trPr>
          <w:gridAfter w:val="1"/>
          <w:wAfter w:w="21" w:type="dxa"/>
          <w:trHeight w:val="394"/>
          <w:jc w:val="center"/>
        </w:trPr>
        <w:tc>
          <w:tcPr>
            <w:tcW w:w="1401" w:type="dxa"/>
            <w:tcBorders>
              <w:top w:val="single" w:sz="4" w:space="0" w:color="auto"/>
              <w:left w:val="single" w:sz="8" w:space="0" w:color="auto"/>
              <w:bottom w:val="single" w:sz="8" w:space="0" w:color="auto"/>
              <w:right w:val="single" w:sz="8" w:space="0" w:color="auto"/>
            </w:tcBorders>
          </w:tcPr>
          <w:p w:rsidR="00A614E3" w:rsidRDefault="001F4356" w:rsidP="00E230D4">
            <w:pPr>
              <w:rPr>
                <w:rFonts w:ascii="宋体" w:hAnsi="宋体"/>
              </w:rPr>
            </w:pPr>
            <w:r>
              <w:rPr>
                <w:rFonts w:ascii="宋体" w:hAnsi="宋体" w:hint="eastAsia"/>
                <w:b/>
                <w:sz w:val="21"/>
                <w:szCs w:val="21"/>
              </w:rPr>
              <w:t>GUIDE</w:t>
            </w:r>
            <w:r w:rsidR="00A614E3" w:rsidRPr="006A3A33">
              <w:rPr>
                <w:rFonts w:ascii="宋体" w:hAnsi="宋体"/>
                <w:b/>
                <w:sz w:val="21"/>
                <w:szCs w:val="21"/>
              </w:rPr>
              <w:t>_ATTACHMENT</w:t>
            </w:r>
          </w:p>
        </w:tc>
        <w:tc>
          <w:tcPr>
            <w:tcW w:w="7025" w:type="dxa"/>
            <w:gridSpan w:val="6"/>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A614E3" w:rsidRDefault="00A614E3" w:rsidP="00E230D4">
            <w:r>
              <w:rPr>
                <w:rFonts w:ascii="宋体" w:hAnsi="宋体" w:hint="eastAsia"/>
                <w:b/>
              </w:rPr>
              <w:t>处理</w:t>
            </w:r>
            <w:r>
              <w:rPr>
                <w:rFonts w:ascii="宋体" w:hAnsi="宋体"/>
                <w:b/>
              </w:rPr>
              <w:t>单</w:t>
            </w:r>
            <w:r>
              <w:rPr>
                <w:rFonts w:ascii="宋体" w:hAnsi="宋体" w:hint="eastAsia"/>
                <w:b/>
              </w:rPr>
              <w:t>-</w:t>
            </w:r>
            <w:proofErr w:type="gramStart"/>
            <w:r>
              <w:rPr>
                <w:rFonts w:ascii="宋体" w:hAnsi="宋体" w:hint="eastAsia"/>
                <w:b/>
              </w:rPr>
              <w:t>子表</w:t>
            </w:r>
            <w:proofErr w:type="gramEnd"/>
            <w:r>
              <w:rPr>
                <w:rFonts w:ascii="宋体" w:hAnsi="宋体" w:hint="eastAsia"/>
                <w:b/>
              </w:rPr>
              <w:t>:附件</w:t>
            </w:r>
          </w:p>
        </w:tc>
      </w:tr>
      <w:tr w:rsidR="00A614E3" w:rsidTr="00E230D4">
        <w:trPr>
          <w:gridAfter w:val="1"/>
          <w:wAfter w:w="21" w:type="dxa"/>
          <w:trHeight w:val="479"/>
          <w:jc w:val="center"/>
        </w:trPr>
        <w:tc>
          <w:tcPr>
            <w:tcW w:w="1401" w:type="dxa"/>
            <w:tcBorders>
              <w:top w:val="nil"/>
              <w:left w:val="single" w:sz="8" w:space="0" w:color="auto"/>
              <w:bottom w:val="single" w:sz="8" w:space="0" w:color="auto"/>
              <w:right w:val="single" w:sz="8" w:space="0" w:color="auto"/>
            </w:tcBorders>
          </w:tcPr>
          <w:p w:rsidR="00A614E3" w:rsidRDefault="00A614E3" w:rsidP="00E230D4">
            <w:pPr>
              <w:rPr>
                <w:rFonts w:ascii="宋体" w:hAnsi="宋体"/>
              </w:rPr>
            </w:pPr>
            <w:r>
              <w:rPr>
                <w:rFonts w:ascii="宋体" w:hAnsi="宋体" w:hint="eastAsia"/>
              </w:rPr>
              <w:t>字段代码</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614E3" w:rsidRDefault="00A614E3" w:rsidP="00E230D4">
            <w:pPr>
              <w:rPr>
                <w:rFonts w:ascii="宋体" w:hAnsi="宋体"/>
              </w:rPr>
            </w:pPr>
            <w:r>
              <w:rPr>
                <w:rFonts w:ascii="宋体" w:hAnsi="宋体" w:hint="eastAsia"/>
              </w:rPr>
              <w:t>字段名</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A614E3" w:rsidRDefault="00A614E3" w:rsidP="00E230D4">
            <w:pPr>
              <w:rPr>
                <w:rFonts w:cs="Calibri"/>
                <w:szCs w:val="21"/>
              </w:rPr>
            </w:pPr>
            <w:r>
              <w:rPr>
                <w:rFonts w:ascii="宋体" w:hAnsi="宋体" w:hint="eastAsia"/>
              </w:rPr>
              <w:t>主键</w:t>
            </w: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A614E3" w:rsidRDefault="00A614E3" w:rsidP="00E230D4">
            <w:pPr>
              <w:rPr>
                <w:sz w:val="20"/>
                <w:szCs w:val="20"/>
              </w:rPr>
            </w:pPr>
            <w:r>
              <w:rPr>
                <w:rFonts w:ascii="宋体" w:hAnsi="宋体" w:hint="eastAsia"/>
              </w:rPr>
              <w:t>备注</w:t>
            </w:r>
          </w:p>
        </w:tc>
        <w:tc>
          <w:tcPr>
            <w:tcW w:w="579" w:type="dxa"/>
            <w:tcBorders>
              <w:top w:val="nil"/>
              <w:left w:val="nil"/>
              <w:bottom w:val="single" w:sz="8" w:space="0" w:color="auto"/>
              <w:right w:val="single" w:sz="4" w:space="0" w:color="auto"/>
            </w:tcBorders>
          </w:tcPr>
          <w:p w:rsidR="00A614E3" w:rsidRDefault="00A614E3" w:rsidP="00E230D4">
            <w:pPr>
              <w:rPr>
                <w:rFonts w:ascii="宋体" w:hAnsi="宋体" w:cs="宋体"/>
                <w:szCs w:val="21"/>
              </w:rPr>
            </w:pPr>
            <w:r>
              <w:rPr>
                <w:rFonts w:ascii="宋体" w:hAnsi="宋体" w:hint="eastAsia"/>
              </w:rPr>
              <w:t>可空</w:t>
            </w:r>
          </w:p>
        </w:tc>
        <w:tc>
          <w:tcPr>
            <w:tcW w:w="633" w:type="dxa"/>
            <w:tcBorders>
              <w:top w:val="nil"/>
              <w:left w:val="single" w:sz="4" w:space="0" w:color="auto"/>
              <w:bottom w:val="single" w:sz="8" w:space="0" w:color="auto"/>
              <w:right w:val="single" w:sz="8" w:space="0" w:color="auto"/>
            </w:tcBorders>
          </w:tcPr>
          <w:p w:rsidR="00A614E3" w:rsidRDefault="00A614E3" w:rsidP="00E230D4">
            <w:pPr>
              <w:rPr>
                <w:rFonts w:ascii="宋体" w:hAnsi="宋体" w:cs="宋体"/>
                <w:szCs w:val="21"/>
              </w:rPr>
            </w:pPr>
            <w:r>
              <w:rPr>
                <w:rFonts w:ascii="宋体" w:hAnsi="宋体" w:hint="eastAsia"/>
              </w:rPr>
              <w:t>默认值</w:t>
            </w:r>
          </w:p>
        </w:tc>
        <w:tc>
          <w:tcPr>
            <w:tcW w:w="1420" w:type="dxa"/>
            <w:tcBorders>
              <w:top w:val="nil"/>
              <w:left w:val="nil"/>
              <w:bottom w:val="single" w:sz="8" w:space="0" w:color="auto"/>
              <w:right w:val="single" w:sz="8" w:space="0" w:color="auto"/>
            </w:tcBorders>
          </w:tcPr>
          <w:p w:rsidR="00A614E3" w:rsidRDefault="00A614E3" w:rsidP="00E230D4">
            <w:pPr>
              <w:rPr>
                <w:szCs w:val="21"/>
              </w:rPr>
            </w:pPr>
            <w:r>
              <w:rPr>
                <w:rFonts w:ascii="宋体" w:hAnsi="宋体" w:hint="eastAsia"/>
              </w:rPr>
              <w:t>类型</w:t>
            </w:r>
          </w:p>
        </w:tc>
      </w:tr>
      <w:tr w:rsidR="00A614E3" w:rsidTr="00E230D4">
        <w:trPr>
          <w:gridAfter w:val="1"/>
          <w:wAfter w:w="21" w:type="dxa"/>
          <w:trHeight w:val="646"/>
          <w:jc w:val="center"/>
        </w:trPr>
        <w:tc>
          <w:tcPr>
            <w:tcW w:w="1401" w:type="dxa"/>
            <w:tcBorders>
              <w:top w:val="nil"/>
              <w:left w:val="single" w:sz="8" w:space="0" w:color="auto"/>
              <w:bottom w:val="single" w:sz="8" w:space="0" w:color="auto"/>
              <w:right w:val="single" w:sz="8" w:space="0" w:color="auto"/>
            </w:tcBorders>
          </w:tcPr>
          <w:p w:rsidR="00A614E3" w:rsidRDefault="00A614E3" w:rsidP="00E230D4">
            <w:pPr>
              <w:rPr>
                <w:rFonts w:ascii="宋体" w:hAnsi="宋体"/>
              </w:rPr>
            </w:pPr>
            <w:r w:rsidRPr="006A3A33">
              <w:rPr>
                <w:rFonts w:hint="eastAsia"/>
              </w:rPr>
              <w:t>id</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614E3" w:rsidRDefault="00A614E3" w:rsidP="00E230D4">
            <w:pPr>
              <w:rPr>
                <w:rFonts w:ascii="宋体" w:hAnsi="宋体"/>
              </w:rPr>
            </w:pPr>
            <w:r>
              <w:rPr>
                <w:rFonts w:ascii="宋体" w:hAnsi="宋体" w:hint="eastAsia"/>
              </w:rPr>
              <w:t>序号</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A614E3" w:rsidRDefault="00A614E3" w:rsidP="00E230D4">
            <w:pPr>
              <w:rPr>
                <w:rFonts w:cs="Calibri"/>
                <w:szCs w:val="21"/>
              </w:rPr>
            </w:pPr>
            <w:r>
              <w:rPr>
                <w:rFonts w:cs="Calibri" w:hint="eastAsia"/>
                <w:szCs w:val="21"/>
              </w:rPr>
              <w:t>Y</w:t>
            </w: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A614E3" w:rsidRDefault="00A614E3" w:rsidP="00E230D4">
            <w:pPr>
              <w:jc w:val="left"/>
              <w:rPr>
                <w:sz w:val="20"/>
                <w:szCs w:val="20"/>
              </w:rPr>
            </w:pPr>
          </w:p>
        </w:tc>
        <w:tc>
          <w:tcPr>
            <w:tcW w:w="579" w:type="dxa"/>
            <w:tcBorders>
              <w:top w:val="nil"/>
              <w:left w:val="nil"/>
              <w:bottom w:val="single" w:sz="8" w:space="0" w:color="auto"/>
              <w:right w:val="single" w:sz="4" w:space="0" w:color="auto"/>
            </w:tcBorders>
            <w:vAlign w:val="center"/>
          </w:tcPr>
          <w:p w:rsidR="00A614E3" w:rsidRDefault="00A614E3" w:rsidP="00E230D4">
            <w:pPr>
              <w:jc w:val="center"/>
              <w:rPr>
                <w:rFonts w:ascii="宋体" w:hAnsi="宋体" w:cs="宋体"/>
                <w:szCs w:val="21"/>
              </w:rPr>
            </w:pPr>
            <w:r>
              <w:rPr>
                <w:rFonts w:ascii="宋体" w:hAnsi="宋体" w:cs="宋体" w:hint="eastAsia"/>
                <w:szCs w:val="21"/>
              </w:rPr>
              <w:t>N</w:t>
            </w:r>
          </w:p>
        </w:tc>
        <w:tc>
          <w:tcPr>
            <w:tcW w:w="633" w:type="dxa"/>
            <w:tcBorders>
              <w:top w:val="nil"/>
              <w:left w:val="single" w:sz="4" w:space="0" w:color="auto"/>
              <w:bottom w:val="single" w:sz="8" w:space="0" w:color="auto"/>
              <w:right w:val="single" w:sz="8" w:space="0" w:color="auto"/>
            </w:tcBorders>
            <w:vAlign w:val="center"/>
          </w:tcPr>
          <w:p w:rsidR="00A614E3" w:rsidRDefault="00A614E3" w:rsidP="00E230D4">
            <w:pPr>
              <w:rPr>
                <w:rFonts w:ascii="宋体" w:hAnsi="宋体" w:cs="宋体"/>
                <w:szCs w:val="21"/>
              </w:rPr>
            </w:pPr>
          </w:p>
        </w:tc>
        <w:tc>
          <w:tcPr>
            <w:tcW w:w="1420" w:type="dxa"/>
            <w:tcBorders>
              <w:top w:val="nil"/>
              <w:left w:val="nil"/>
              <w:bottom w:val="single" w:sz="8" w:space="0" w:color="auto"/>
              <w:right w:val="single" w:sz="8" w:space="0" w:color="auto"/>
            </w:tcBorders>
          </w:tcPr>
          <w:p w:rsidR="00A614E3" w:rsidRDefault="00A614E3" w:rsidP="00E230D4">
            <w:pPr>
              <w:rPr>
                <w:szCs w:val="21"/>
              </w:rPr>
            </w:pPr>
            <w:r>
              <w:rPr>
                <w:rFonts w:hint="eastAsia"/>
                <w:szCs w:val="21"/>
              </w:rPr>
              <w:t>int</w:t>
            </w:r>
          </w:p>
        </w:tc>
      </w:tr>
      <w:tr w:rsidR="00A614E3" w:rsidTr="00E230D4">
        <w:trPr>
          <w:gridAfter w:val="1"/>
          <w:wAfter w:w="21" w:type="dxa"/>
          <w:trHeight w:val="352"/>
          <w:jc w:val="center"/>
        </w:trPr>
        <w:tc>
          <w:tcPr>
            <w:tcW w:w="1401" w:type="dxa"/>
            <w:tcBorders>
              <w:top w:val="nil"/>
              <w:left w:val="single" w:sz="8" w:space="0" w:color="auto"/>
              <w:bottom w:val="single" w:sz="8" w:space="0" w:color="auto"/>
              <w:right w:val="single" w:sz="8" w:space="0" w:color="auto"/>
            </w:tcBorders>
          </w:tcPr>
          <w:p w:rsidR="00A614E3" w:rsidRDefault="00A614E3" w:rsidP="00E230D4">
            <w:pPr>
              <w:rPr>
                <w:rFonts w:ascii="宋体" w:hAnsi="宋体"/>
              </w:rPr>
            </w:pPr>
            <w:r>
              <w:rPr>
                <w:rFonts w:hint="eastAsia"/>
              </w:rPr>
              <w:t>law</w:t>
            </w:r>
            <w:r w:rsidRPr="006A3A33">
              <w:rPr>
                <w:rFonts w:hint="eastAsia"/>
              </w:rPr>
              <w:t>_id</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614E3" w:rsidRDefault="00A614E3" w:rsidP="00E230D4">
            <w:pPr>
              <w:rPr>
                <w:rFonts w:cs="Calibri"/>
                <w:szCs w:val="21"/>
              </w:rPr>
            </w:pPr>
            <w:r>
              <w:rPr>
                <w:rFonts w:cs="Calibri" w:hint="eastAsia"/>
                <w:szCs w:val="21"/>
              </w:rPr>
              <w:t>处理单</w:t>
            </w:r>
            <w:r>
              <w:rPr>
                <w:rFonts w:cs="Calibri" w:hint="eastAsia"/>
                <w:szCs w:val="21"/>
              </w:rPr>
              <w:t>ID</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A614E3" w:rsidRDefault="00A614E3" w:rsidP="00E230D4">
            <w:pPr>
              <w:rPr>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A614E3" w:rsidRDefault="00A614E3" w:rsidP="00E230D4">
            <w:pPr>
              <w:jc w:val="left"/>
              <w:rPr>
                <w:sz w:val="20"/>
                <w:szCs w:val="20"/>
              </w:rPr>
            </w:pPr>
            <w:r w:rsidRPr="006A3A33">
              <w:rPr>
                <w:rFonts w:cs="Calibri" w:hint="eastAsia"/>
                <w:sz w:val="21"/>
                <w:szCs w:val="21"/>
              </w:rPr>
              <w:t>申请表主键</w:t>
            </w:r>
          </w:p>
        </w:tc>
        <w:tc>
          <w:tcPr>
            <w:tcW w:w="579" w:type="dxa"/>
            <w:tcBorders>
              <w:top w:val="nil"/>
              <w:left w:val="nil"/>
              <w:bottom w:val="single" w:sz="8" w:space="0" w:color="auto"/>
              <w:right w:val="single" w:sz="4" w:space="0" w:color="auto"/>
            </w:tcBorders>
            <w:vAlign w:val="center"/>
          </w:tcPr>
          <w:p w:rsidR="00A614E3" w:rsidRPr="002F4728" w:rsidRDefault="00A614E3" w:rsidP="00E230D4">
            <w:pPr>
              <w:jc w:val="center"/>
              <w:rPr>
                <w:rFonts w:ascii="宋体" w:hAnsi="宋体" w:cs="宋体"/>
                <w:szCs w:val="21"/>
              </w:rPr>
            </w:pPr>
            <w:r w:rsidRPr="00855553">
              <w:rPr>
                <w:rFonts w:ascii="宋体" w:hAnsi="宋体" w:cs="宋体" w:hint="eastAsia"/>
                <w:szCs w:val="21"/>
              </w:rPr>
              <w:t>N</w:t>
            </w:r>
          </w:p>
        </w:tc>
        <w:tc>
          <w:tcPr>
            <w:tcW w:w="633" w:type="dxa"/>
            <w:tcBorders>
              <w:top w:val="nil"/>
              <w:left w:val="single" w:sz="4" w:space="0" w:color="auto"/>
              <w:bottom w:val="single" w:sz="8" w:space="0" w:color="auto"/>
              <w:right w:val="single" w:sz="8" w:space="0" w:color="auto"/>
            </w:tcBorders>
            <w:vAlign w:val="center"/>
          </w:tcPr>
          <w:p w:rsidR="00A614E3" w:rsidRDefault="00A614E3" w:rsidP="00E230D4">
            <w:pPr>
              <w:rPr>
                <w:rFonts w:ascii="宋体" w:hAnsi="宋体" w:cs="宋体"/>
                <w:szCs w:val="21"/>
              </w:rPr>
            </w:pPr>
          </w:p>
        </w:tc>
        <w:tc>
          <w:tcPr>
            <w:tcW w:w="1420" w:type="dxa"/>
            <w:tcBorders>
              <w:top w:val="nil"/>
              <w:left w:val="nil"/>
              <w:bottom w:val="single" w:sz="8" w:space="0" w:color="auto"/>
              <w:right w:val="single" w:sz="8" w:space="0" w:color="auto"/>
            </w:tcBorders>
          </w:tcPr>
          <w:p w:rsidR="00A614E3" w:rsidRDefault="00A614E3" w:rsidP="00E230D4">
            <w:pPr>
              <w:rPr>
                <w:szCs w:val="21"/>
              </w:rPr>
            </w:pPr>
            <w:r>
              <w:rPr>
                <w:rFonts w:hint="eastAsia"/>
                <w:szCs w:val="21"/>
              </w:rPr>
              <w:t>int</w:t>
            </w:r>
          </w:p>
        </w:tc>
      </w:tr>
      <w:tr w:rsidR="00A614E3" w:rsidTr="00E230D4">
        <w:trPr>
          <w:trHeight w:val="646"/>
          <w:jc w:val="center"/>
        </w:trPr>
        <w:tc>
          <w:tcPr>
            <w:tcW w:w="1401" w:type="dxa"/>
            <w:tcBorders>
              <w:top w:val="nil"/>
              <w:left w:val="single" w:sz="8" w:space="0" w:color="auto"/>
              <w:bottom w:val="single" w:sz="8" w:space="0" w:color="auto"/>
              <w:right w:val="single" w:sz="8" w:space="0" w:color="auto"/>
            </w:tcBorders>
          </w:tcPr>
          <w:p w:rsidR="00A614E3" w:rsidRDefault="00A614E3" w:rsidP="00E230D4">
            <w:pPr>
              <w:rPr>
                <w:rFonts w:ascii="宋体" w:hAnsi="宋体"/>
                <w:color w:val="FF0000"/>
              </w:rPr>
            </w:pPr>
            <w:r>
              <w:rPr>
                <w:rFonts w:hint="eastAsia"/>
              </w:rPr>
              <w:t>d</w:t>
            </w:r>
            <w:r w:rsidRPr="006A3A33">
              <w:rPr>
                <w:rFonts w:hint="eastAsia"/>
              </w:rPr>
              <w:t>oc_name</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614E3" w:rsidRPr="006A3A33" w:rsidRDefault="00A614E3" w:rsidP="00E230D4">
            <w:pPr>
              <w:rPr>
                <w:rFonts w:cs="Calibri"/>
                <w:szCs w:val="21"/>
              </w:rPr>
            </w:pPr>
            <w:r w:rsidRPr="006A3A33">
              <w:rPr>
                <w:rFonts w:cs="Calibri" w:hint="eastAsia"/>
                <w:szCs w:val="21"/>
              </w:rPr>
              <w:t>文件名称</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A614E3" w:rsidRPr="006A3A33" w:rsidRDefault="00A614E3" w:rsidP="00E230D4">
            <w:pPr>
              <w:rPr>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A614E3" w:rsidRPr="006A3A33" w:rsidRDefault="00A614E3" w:rsidP="00E230D4">
            <w:pPr>
              <w:jc w:val="left"/>
              <w:rPr>
                <w:sz w:val="20"/>
                <w:szCs w:val="20"/>
              </w:rPr>
            </w:pPr>
            <w:r w:rsidRPr="006A3A33">
              <w:rPr>
                <w:rFonts w:cs="Calibri" w:hint="eastAsia"/>
                <w:sz w:val="21"/>
                <w:szCs w:val="21"/>
              </w:rPr>
              <w:t>存储在磁盘上的文件名称</w:t>
            </w:r>
          </w:p>
        </w:tc>
        <w:tc>
          <w:tcPr>
            <w:tcW w:w="579" w:type="dxa"/>
            <w:tcBorders>
              <w:top w:val="nil"/>
              <w:left w:val="nil"/>
              <w:bottom w:val="single" w:sz="8" w:space="0" w:color="auto"/>
              <w:right w:val="single" w:sz="8" w:space="0" w:color="auto"/>
            </w:tcBorders>
            <w:vAlign w:val="center"/>
          </w:tcPr>
          <w:p w:rsidR="00A614E3" w:rsidRPr="006A3A33" w:rsidRDefault="00A614E3" w:rsidP="00E230D4">
            <w:pPr>
              <w:jc w:val="center"/>
              <w:rPr>
                <w:rFonts w:ascii="宋体" w:hAnsi="宋体" w:cs="宋体"/>
                <w:szCs w:val="21"/>
              </w:rPr>
            </w:pPr>
            <w:r w:rsidRPr="006A3A33">
              <w:rPr>
                <w:rFonts w:ascii="宋体" w:hAnsi="宋体" w:cs="宋体" w:hint="eastAsia"/>
                <w:szCs w:val="21"/>
              </w:rPr>
              <w:t>N</w:t>
            </w:r>
          </w:p>
        </w:tc>
        <w:tc>
          <w:tcPr>
            <w:tcW w:w="633" w:type="dxa"/>
            <w:tcBorders>
              <w:top w:val="nil"/>
              <w:left w:val="nil"/>
              <w:bottom w:val="single" w:sz="8" w:space="0" w:color="auto"/>
              <w:right w:val="single" w:sz="4" w:space="0" w:color="auto"/>
            </w:tcBorders>
          </w:tcPr>
          <w:p w:rsidR="00A614E3" w:rsidRDefault="00A614E3" w:rsidP="00E230D4">
            <w:pPr>
              <w:rPr>
                <w:color w:val="FF0000"/>
                <w:szCs w:val="21"/>
              </w:rPr>
            </w:pPr>
          </w:p>
        </w:tc>
        <w:tc>
          <w:tcPr>
            <w:tcW w:w="1441" w:type="dxa"/>
            <w:gridSpan w:val="2"/>
            <w:tcBorders>
              <w:top w:val="nil"/>
              <w:left w:val="single" w:sz="4" w:space="0" w:color="auto"/>
              <w:bottom w:val="single" w:sz="8" w:space="0" w:color="auto"/>
              <w:right w:val="single" w:sz="8" w:space="0" w:color="auto"/>
            </w:tcBorders>
          </w:tcPr>
          <w:p w:rsidR="00A614E3" w:rsidRDefault="00A614E3" w:rsidP="00E230D4">
            <w:pPr>
              <w:rPr>
                <w:color w:val="FF0000"/>
              </w:rPr>
            </w:pPr>
            <w:r>
              <w:rPr>
                <w:rFonts w:hint="eastAsia"/>
              </w:rPr>
              <w:t>varchar(255)</w:t>
            </w:r>
          </w:p>
        </w:tc>
      </w:tr>
      <w:tr w:rsidR="00774974" w:rsidTr="00E230D4">
        <w:trPr>
          <w:trHeight w:val="646"/>
          <w:jc w:val="center"/>
          <w:ins w:id="1631" w:author="xlli" w:date="2017-11-20T15:31:00Z"/>
        </w:trPr>
        <w:tc>
          <w:tcPr>
            <w:tcW w:w="1401" w:type="dxa"/>
            <w:tcBorders>
              <w:top w:val="nil"/>
              <w:left w:val="single" w:sz="8" w:space="0" w:color="auto"/>
              <w:bottom w:val="single" w:sz="8" w:space="0" w:color="auto"/>
              <w:right w:val="single" w:sz="8" w:space="0" w:color="auto"/>
            </w:tcBorders>
          </w:tcPr>
          <w:p w:rsidR="00774974" w:rsidRDefault="00774974" w:rsidP="00E230D4">
            <w:pPr>
              <w:rPr>
                <w:ins w:id="1632" w:author="xlli" w:date="2017-11-20T15:31:00Z"/>
              </w:rPr>
            </w:pPr>
            <w:ins w:id="1633" w:author="xlli" w:date="2017-11-20T15:31:00Z">
              <w:r w:rsidRPr="008716F5">
                <w:t>display_order</w:t>
              </w:r>
            </w:ins>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774974" w:rsidRPr="006A3A33" w:rsidRDefault="00774974" w:rsidP="00E230D4">
            <w:pPr>
              <w:rPr>
                <w:ins w:id="1634" w:author="xlli" w:date="2017-11-20T15:31:00Z"/>
                <w:rFonts w:cs="Calibri"/>
                <w:szCs w:val="21"/>
              </w:rPr>
            </w:pPr>
            <w:ins w:id="1635" w:author="xlli" w:date="2017-11-20T15:31:00Z">
              <w:r>
                <w:rPr>
                  <w:rFonts w:cs="Calibri" w:hint="eastAsia"/>
                  <w:szCs w:val="21"/>
                </w:rPr>
                <w:t>顺序</w:t>
              </w:r>
            </w:ins>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774974" w:rsidRPr="006A3A33" w:rsidRDefault="00774974" w:rsidP="00E230D4">
            <w:pPr>
              <w:rPr>
                <w:ins w:id="1636" w:author="xlli" w:date="2017-11-20T15:31:00Z"/>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774974" w:rsidRPr="006A3A33" w:rsidRDefault="00774974" w:rsidP="00E230D4">
            <w:pPr>
              <w:jc w:val="left"/>
              <w:rPr>
                <w:ins w:id="1637" w:author="xlli" w:date="2017-11-20T15:31:00Z"/>
                <w:rFonts w:cs="Calibri"/>
                <w:sz w:val="21"/>
                <w:szCs w:val="21"/>
              </w:rPr>
            </w:pPr>
          </w:p>
        </w:tc>
        <w:tc>
          <w:tcPr>
            <w:tcW w:w="579" w:type="dxa"/>
            <w:tcBorders>
              <w:top w:val="nil"/>
              <w:left w:val="nil"/>
              <w:bottom w:val="single" w:sz="8" w:space="0" w:color="auto"/>
              <w:right w:val="single" w:sz="8" w:space="0" w:color="auto"/>
            </w:tcBorders>
            <w:vAlign w:val="center"/>
          </w:tcPr>
          <w:p w:rsidR="00774974" w:rsidRPr="006A3A33" w:rsidRDefault="00865A91" w:rsidP="00E230D4">
            <w:pPr>
              <w:jc w:val="center"/>
              <w:rPr>
                <w:ins w:id="1638" w:author="xlli" w:date="2017-11-20T15:31:00Z"/>
                <w:rFonts w:ascii="宋体" w:hAnsi="宋体" w:cs="宋体"/>
                <w:szCs w:val="21"/>
              </w:rPr>
            </w:pPr>
            <w:ins w:id="1639" w:author="xlli" w:date="2017-11-20T15:32:00Z">
              <w:r>
                <w:rPr>
                  <w:rFonts w:ascii="宋体" w:hAnsi="宋体" w:cs="宋体" w:hint="eastAsia"/>
                  <w:szCs w:val="21"/>
                </w:rPr>
                <w:t>N</w:t>
              </w:r>
            </w:ins>
          </w:p>
        </w:tc>
        <w:tc>
          <w:tcPr>
            <w:tcW w:w="633" w:type="dxa"/>
            <w:tcBorders>
              <w:top w:val="nil"/>
              <w:left w:val="nil"/>
              <w:bottom w:val="single" w:sz="8" w:space="0" w:color="auto"/>
              <w:right w:val="single" w:sz="4" w:space="0" w:color="auto"/>
            </w:tcBorders>
          </w:tcPr>
          <w:p w:rsidR="00774974" w:rsidRDefault="00774974" w:rsidP="00E230D4">
            <w:pPr>
              <w:rPr>
                <w:ins w:id="1640" w:author="xlli" w:date="2017-11-20T15:31:00Z"/>
                <w:color w:val="FF0000"/>
                <w:szCs w:val="21"/>
              </w:rPr>
            </w:pPr>
          </w:p>
        </w:tc>
        <w:tc>
          <w:tcPr>
            <w:tcW w:w="1441" w:type="dxa"/>
            <w:gridSpan w:val="2"/>
            <w:tcBorders>
              <w:top w:val="nil"/>
              <w:left w:val="single" w:sz="4" w:space="0" w:color="auto"/>
              <w:bottom w:val="single" w:sz="8" w:space="0" w:color="auto"/>
              <w:right w:val="single" w:sz="8" w:space="0" w:color="auto"/>
            </w:tcBorders>
          </w:tcPr>
          <w:p w:rsidR="00774974" w:rsidRDefault="00774974" w:rsidP="00E230D4">
            <w:pPr>
              <w:rPr>
                <w:ins w:id="1641" w:author="xlli" w:date="2017-11-20T15:31:00Z"/>
              </w:rPr>
            </w:pPr>
            <w:ins w:id="1642" w:author="xlli" w:date="2017-11-20T15:31:00Z">
              <w:r>
                <w:rPr>
                  <w:rFonts w:hint="eastAsia"/>
                </w:rPr>
                <w:t>int</w:t>
              </w:r>
            </w:ins>
          </w:p>
        </w:tc>
      </w:tr>
      <w:tr w:rsidR="00774974" w:rsidTr="00E230D4">
        <w:trPr>
          <w:trHeight w:val="646"/>
          <w:jc w:val="center"/>
        </w:trPr>
        <w:tc>
          <w:tcPr>
            <w:tcW w:w="1401" w:type="dxa"/>
            <w:tcBorders>
              <w:top w:val="nil"/>
              <w:left w:val="single" w:sz="8" w:space="0" w:color="auto"/>
              <w:bottom w:val="single" w:sz="8" w:space="0" w:color="auto"/>
              <w:right w:val="single" w:sz="8" w:space="0" w:color="auto"/>
            </w:tcBorders>
          </w:tcPr>
          <w:p w:rsidR="00774974" w:rsidRDefault="00774974" w:rsidP="00E230D4">
            <w:r>
              <w:rPr>
                <w:rFonts w:hint="eastAsia"/>
              </w:rPr>
              <w:t>doc_id</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774974" w:rsidRPr="006A3A33" w:rsidRDefault="00774974" w:rsidP="00E230D4">
            <w:pPr>
              <w:rPr>
                <w:rFonts w:cs="Calibri"/>
                <w:szCs w:val="21"/>
              </w:rPr>
            </w:pP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774974" w:rsidRPr="006A3A33" w:rsidRDefault="00774974" w:rsidP="00E230D4">
            <w:pPr>
              <w:rPr>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774974" w:rsidRPr="006A3A33" w:rsidRDefault="00774974" w:rsidP="00E230D4">
            <w:pPr>
              <w:jc w:val="left"/>
              <w:rPr>
                <w:rFonts w:cs="Calibri"/>
                <w:sz w:val="21"/>
                <w:szCs w:val="21"/>
              </w:rPr>
            </w:pPr>
            <w:r w:rsidRPr="00EB5D9F">
              <w:rPr>
                <w:rFonts w:cs="Calibri" w:hint="eastAsia"/>
                <w:sz w:val="21"/>
                <w:szCs w:val="21"/>
              </w:rPr>
              <w:t>引用</w:t>
            </w:r>
            <w:r w:rsidRPr="00EB5D9F">
              <w:rPr>
                <w:rFonts w:cs="Calibri" w:hint="eastAsia"/>
                <w:sz w:val="21"/>
                <w:szCs w:val="21"/>
              </w:rPr>
              <w:t>HAS</w:t>
            </w:r>
            <w:r w:rsidRPr="00EB5D9F">
              <w:rPr>
                <w:rFonts w:cs="Calibri"/>
                <w:sz w:val="21"/>
                <w:szCs w:val="21"/>
              </w:rPr>
              <w:t>_DOC</w:t>
            </w:r>
          </w:p>
        </w:tc>
        <w:tc>
          <w:tcPr>
            <w:tcW w:w="579" w:type="dxa"/>
            <w:tcBorders>
              <w:top w:val="nil"/>
              <w:left w:val="nil"/>
              <w:bottom w:val="single" w:sz="8" w:space="0" w:color="auto"/>
              <w:right w:val="single" w:sz="8" w:space="0" w:color="auto"/>
            </w:tcBorders>
            <w:vAlign w:val="center"/>
          </w:tcPr>
          <w:p w:rsidR="00774974" w:rsidRPr="006A3A33" w:rsidRDefault="00774974" w:rsidP="00E230D4">
            <w:pPr>
              <w:jc w:val="center"/>
              <w:rPr>
                <w:rFonts w:ascii="宋体" w:hAnsi="宋体" w:cs="宋体"/>
                <w:szCs w:val="21"/>
              </w:rPr>
            </w:pPr>
            <w:ins w:id="1643" w:author="t450" w:date="2017-09-30T08:42:00Z">
              <w:r>
                <w:rPr>
                  <w:rFonts w:ascii="宋体" w:hAnsi="宋体" w:cs="宋体" w:hint="eastAsia"/>
                  <w:szCs w:val="21"/>
                </w:rPr>
                <w:t>N</w:t>
              </w:r>
            </w:ins>
          </w:p>
        </w:tc>
        <w:tc>
          <w:tcPr>
            <w:tcW w:w="633" w:type="dxa"/>
            <w:tcBorders>
              <w:top w:val="nil"/>
              <w:left w:val="nil"/>
              <w:bottom w:val="single" w:sz="8" w:space="0" w:color="auto"/>
              <w:right w:val="single" w:sz="4" w:space="0" w:color="auto"/>
            </w:tcBorders>
          </w:tcPr>
          <w:p w:rsidR="00774974" w:rsidRDefault="00774974" w:rsidP="00E230D4">
            <w:pPr>
              <w:rPr>
                <w:color w:val="FF0000"/>
                <w:szCs w:val="21"/>
              </w:rPr>
            </w:pPr>
          </w:p>
        </w:tc>
        <w:tc>
          <w:tcPr>
            <w:tcW w:w="1441" w:type="dxa"/>
            <w:gridSpan w:val="2"/>
            <w:tcBorders>
              <w:top w:val="nil"/>
              <w:left w:val="single" w:sz="4" w:space="0" w:color="auto"/>
              <w:bottom w:val="single" w:sz="8" w:space="0" w:color="auto"/>
              <w:right w:val="single" w:sz="8" w:space="0" w:color="auto"/>
            </w:tcBorders>
          </w:tcPr>
          <w:p w:rsidR="00774974" w:rsidRDefault="00774974" w:rsidP="00E230D4">
            <w:ins w:id="1644" w:author="t450" w:date="2017-09-30T08:42:00Z">
              <w:r>
                <w:rPr>
                  <w:rFonts w:hint="eastAsia"/>
                </w:rPr>
                <w:t>varchar(32)</w:t>
              </w:r>
            </w:ins>
          </w:p>
        </w:tc>
      </w:tr>
    </w:tbl>
    <w:p w:rsidR="00DB2CA8" w:rsidRDefault="00DB2CA8" w:rsidP="00DB2CA8">
      <w:pPr>
        <w:pStyle w:val="4"/>
      </w:pPr>
      <w:r>
        <w:rPr>
          <w:rFonts w:hint="eastAsia"/>
        </w:rPr>
        <w:t>附件存取</w:t>
      </w:r>
    </w:p>
    <w:p w:rsidR="00DB2CA8" w:rsidRPr="00D017CF" w:rsidRDefault="00DB2CA8" w:rsidP="000D278B">
      <w:pPr>
        <w:pStyle w:val="5"/>
      </w:pPr>
      <w:bookmarkStart w:id="1645" w:name="_Toc462752042"/>
      <w:r w:rsidRPr="00D017CF">
        <w:rPr>
          <w:rFonts w:hint="eastAsia"/>
        </w:rPr>
        <w:t>附件元数据</w:t>
      </w:r>
      <w:bookmarkEnd w:id="1645"/>
      <w:r w:rsidRPr="00D017CF">
        <w:rPr>
          <w:rFonts w:hint="eastAsia"/>
        </w:rPr>
        <w:t>（</w:t>
      </w:r>
      <w:r w:rsidR="00D017CF" w:rsidRPr="000D278B">
        <w:t>has_doc</w:t>
      </w:r>
      <w:r w:rsidRPr="00D017CF">
        <w:rPr>
          <w:rFonts w:hint="eastAsia"/>
        </w:rPr>
        <w:t>）</w:t>
      </w:r>
    </w:p>
    <w:p w:rsidR="00DB2CA8" w:rsidRPr="00137600" w:rsidRDefault="00DB2CA8" w:rsidP="000D278B"/>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26"/>
        <w:gridCol w:w="1237"/>
        <w:gridCol w:w="639"/>
        <w:gridCol w:w="1808"/>
        <w:gridCol w:w="663"/>
        <w:gridCol w:w="680"/>
        <w:gridCol w:w="1687"/>
      </w:tblGrid>
      <w:tr w:rsidR="00DB2CA8" w:rsidTr="00137600">
        <w:trPr>
          <w:trHeight w:val="362"/>
          <w:jc w:val="center"/>
        </w:trPr>
        <w:tc>
          <w:tcPr>
            <w:tcW w:w="1626" w:type="dxa"/>
            <w:tcBorders>
              <w:tl2br w:val="nil"/>
              <w:tr2bl w:val="nil"/>
            </w:tcBorders>
          </w:tcPr>
          <w:p w:rsidR="00DB2CA8" w:rsidRDefault="00D017CF" w:rsidP="00137600">
            <w:pPr>
              <w:rPr>
                <w:rFonts w:ascii="宋体" w:hAnsi="宋体"/>
                <w:b/>
                <w:szCs w:val="21"/>
              </w:rPr>
            </w:pPr>
            <w:r>
              <w:rPr>
                <w:rFonts w:hint="eastAsia"/>
              </w:rPr>
              <w:t>HAS_DOC</w:t>
            </w:r>
          </w:p>
        </w:tc>
        <w:tc>
          <w:tcPr>
            <w:tcW w:w="6714" w:type="dxa"/>
            <w:gridSpan w:val="6"/>
            <w:tcBorders>
              <w:tl2br w:val="nil"/>
              <w:tr2bl w:val="nil"/>
            </w:tcBorders>
            <w:tcMar>
              <w:top w:w="0" w:type="dxa"/>
              <w:left w:w="108" w:type="dxa"/>
              <w:bottom w:w="0" w:type="dxa"/>
              <w:right w:w="108" w:type="dxa"/>
            </w:tcMar>
          </w:tcPr>
          <w:p w:rsidR="00DB2CA8" w:rsidRDefault="00DB2CA8" w:rsidP="00137600">
            <w:pPr>
              <w:jc w:val="left"/>
              <w:rPr>
                <w:rFonts w:ascii="宋体" w:hAnsi="宋体"/>
                <w:szCs w:val="21"/>
              </w:rPr>
            </w:pPr>
            <w:r>
              <w:rPr>
                <w:rFonts w:cs="Calibri" w:hint="eastAsia"/>
                <w:b/>
                <w:szCs w:val="21"/>
              </w:rPr>
              <w:t>附件元数据</w:t>
            </w:r>
          </w:p>
        </w:tc>
      </w:tr>
      <w:tr w:rsidR="00DB2CA8" w:rsidTr="00137600">
        <w:trPr>
          <w:trHeight w:val="362"/>
          <w:jc w:val="center"/>
        </w:trPr>
        <w:tc>
          <w:tcPr>
            <w:tcW w:w="1626" w:type="dxa"/>
            <w:tcBorders>
              <w:tl2br w:val="nil"/>
              <w:tr2bl w:val="nil"/>
            </w:tcBorders>
          </w:tcPr>
          <w:p w:rsidR="00DB2CA8" w:rsidRDefault="00DB2CA8" w:rsidP="00137600">
            <w:r>
              <w:rPr>
                <w:rFonts w:ascii="宋体" w:hAnsi="宋体" w:hint="eastAsia"/>
                <w:szCs w:val="21"/>
              </w:rPr>
              <w:t>字段代码</w:t>
            </w:r>
          </w:p>
        </w:tc>
        <w:tc>
          <w:tcPr>
            <w:tcW w:w="1237" w:type="dxa"/>
            <w:tcBorders>
              <w:tl2br w:val="nil"/>
              <w:tr2bl w:val="nil"/>
            </w:tcBorders>
            <w:tcMar>
              <w:top w:w="0" w:type="dxa"/>
              <w:left w:w="108" w:type="dxa"/>
              <w:bottom w:w="0" w:type="dxa"/>
              <w:right w:w="108" w:type="dxa"/>
            </w:tcMar>
            <w:vAlign w:val="center"/>
          </w:tcPr>
          <w:p w:rsidR="00DB2CA8" w:rsidRDefault="00DB2CA8" w:rsidP="00137600">
            <w:pPr>
              <w:rPr>
                <w:rFonts w:cs="Calibri"/>
                <w:szCs w:val="21"/>
              </w:rPr>
            </w:pPr>
            <w:r>
              <w:rPr>
                <w:rFonts w:ascii="宋体" w:hAnsi="宋体" w:hint="eastAsia"/>
                <w:szCs w:val="21"/>
              </w:rPr>
              <w:t>字段名</w:t>
            </w:r>
          </w:p>
        </w:tc>
        <w:tc>
          <w:tcPr>
            <w:tcW w:w="639" w:type="dxa"/>
            <w:tcBorders>
              <w:tl2br w:val="nil"/>
              <w:tr2bl w:val="nil"/>
            </w:tcBorders>
            <w:tcMar>
              <w:top w:w="0" w:type="dxa"/>
              <w:left w:w="108" w:type="dxa"/>
              <w:bottom w:w="0" w:type="dxa"/>
              <w:right w:w="108" w:type="dxa"/>
            </w:tcMar>
          </w:tcPr>
          <w:p w:rsidR="00DB2CA8" w:rsidRDefault="00DB2CA8" w:rsidP="00137600">
            <w:pPr>
              <w:rPr>
                <w:rFonts w:cs="Calibri"/>
                <w:szCs w:val="21"/>
              </w:rPr>
            </w:pPr>
            <w:r>
              <w:rPr>
                <w:rFonts w:ascii="宋体" w:hAnsi="宋体" w:hint="eastAsia"/>
                <w:szCs w:val="21"/>
              </w:rPr>
              <w:t>主键</w:t>
            </w:r>
          </w:p>
        </w:tc>
        <w:tc>
          <w:tcPr>
            <w:tcW w:w="1808" w:type="dxa"/>
            <w:tcBorders>
              <w:tl2br w:val="nil"/>
              <w:tr2bl w:val="nil"/>
            </w:tcBorders>
            <w:tcMar>
              <w:top w:w="0" w:type="dxa"/>
              <w:left w:w="108" w:type="dxa"/>
              <w:bottom w:w="0" w:type="dxa"/>
              <w:right w:w="108" w:type="dxa"/>
            </w:tcMar>
          </w:tcPr>
          <w:p w:rsidR="00DB2CA8" w:rsidRDefault="00DB2CA8" w:rsidP="00137600">
            <w:r>
              <w:rPr>
                <w:rFonts w:ascii="宋体" w:hAnsi="宋体" w:hint="eastAsia"/>
                <w:szCs w:val="21"/>
              </w:rPr>
              <w:t>备注</w:t>
            </w:r>
          </w:p>
        </w:tc>
        <w:tc>
          <w:tcPr>
            <w:tcW w:w="663" w:type="dxa"/>
            <w:tcBorders>
              <w:tl2br w:val="nil"/>
              <w:tr2bl w:val="nil"/>
            </w:tcBorders>
            <w:vAlign w:val="center"/>
          </w:tcPr>
          <w:p w:rsidR="00DB2CA8" w:rsidRDefault="00DB2CA8" w:rsidP="00137600">
            <w:pPr>
              <w:jc w:val="center"/>
              <w:rPr>
                <w:szCs w:val="21"/>
              </w:rPr>
            </w:pPr>
            <w:r>
              <w:rPr>
                <w:rFonts w:cs="Calibri" w:hint="eastAsia"/>
                <w:szCs w:val="21"/>
              </w:rPr>
              <w:t>可空</w:t>
            </w:r>
          </w:p>
        </w:tc>
        <w:tc>
          <w:tcPr>
            <w:tcW w:w="680" w:type="dxa"/>
            <w:tcBorders>
              <w:tl2br w:val="nil"/>
              <w:tr2bl w:val="nil"/>
            </w:tcBorders>
          </w:tcPr>
          <w:p w:rsidR="00DB2CA8" w:rsidRDefault="00DB2CA8" w:rsidP="00137600">
            <w:pPr>
              <w:rPr>
                <w:szCs w:val="21"/>
              </w:rPr>
            </w:pPr>
            <w:r>
              <w:rPr>
                <w:rFonts w:cs="Calibri" w:hint="eastAsia"/>
                <w:szCs w:val="21"/>
              </w:rPr>
              <w:t>默认值</w:t>
            </w:r>
          </w:p>
        </w:tc>
        <w:tc>
          <w:tcPr>
            <w:tcW w:w="1687" w:type="dxa"/>
            <w:tcBorders>
              <w:tl2br w:val="nil"/>
              <w:tr2bl w:val="nil"/>
            </w:tcBorders>
          </w:tcPr>
          <w:p w:rsidR="00DB2CA8" w:rsidRDefault="00DB2CA8" w:rsidP="00137600">
            <w:r>
              <w:rPr>
                <w:rFonts w:ascii="宋体" w:hAnsi="宋体" w:hint="eastAsia"/>
                <w:szCs w:val="21"/>
              </w:rPr>
              <w:t>类型</w:t>
            </w:r>
          </w:p>
        </w:tc>
      </w:tr>
      <w:tr w:rsidR="00DB2CA8" w:rsidTr="000D278B">
        <w:trPr>
          <w:trHeight w:val="663"/>
          <w:jc w:val="center"/>
        </w:trPr>
        <w:tc>
          <w:tcPr>
            <w:tcW w:w="1626" w:type="dxa"/>
            <w:tcBorders>
              <w:tl2br w:val="nil"/>
              <w:tr2bl w:val="nil"/>
            </w:tcBorders>
          </w:tcPr>
          <w:p w:rsidR="00DB2CA8" w:rsidRDefault="00D017CF" w:rsidP="00137600">
            <w:r>
              <w:rPr>
                <w:rFonts w:hint="eastAsia"/>
              </w:rPr>
              <w:t>doc_id</w:t>
            </w:r>
          </w:p>
        </w:tc>
        <w:tc>
          <w:tcPr>
            <w:tcW w:w="1237" w:type="dxa"/>
            <w:tcBorders>
              <w:tl2br w:val="nil"/>
              <w:tr2bl w:val="nil"/>
            </w:tcBorders>
            <w:tcMar>
              <w:top w:w="0" w:type="dxa"/>
              <w:left w:w="108" w:type="dxa"/>
              <w:bottom w:w="0" w:type="dxa"/>
              <w:right w:w="108" w:type="dxa"/>
            </w:tcMar>
          </w:tcPr>
          <w:p w:rsidR="00DB2CA8" w:rsidRDefault="00DB2CA8" w:rsidP="00137600">
            <w:pPr>
              <w:rPr>
                <w:rFonts w:cs="Calibri"/>
                <w:szCs w:val="21"/>
              </w:rPr>
            </w:pPr>
            <w:r>
              <w:rPr>
                <w:rFonts w:cs="Calibri" w:hint="eastAsia"/>
                <w:szCs w:val="21"/>
              </w:rPr>
              <w:t>文件</w:t>
            </w:r>
            <w:r>
              <w:rPr>
                <w:rFonts w:cs="Calibri" w:hint="eastAsia"/>
                <w:szCs w:val="21"/>
              </w:rPr>
              <w:t>ID</w:t>
            </w:r>
          </w:p>
        </w:tc>
        <w:tc>
          <w:tcPr>
            <w:tcW w:w="639" w:type="dxa"/>
            <w:tcBorders>
              <w:tl2br w:val="nil"/>
              <w:tr2bl w:val="nil"/>
            </w:tcBorders>
            <w:tcMar>
              <w:top w:w="0" w:type="dxa"/>
              <w:left w:w="108" w:type="dxa"/>
              <w:bottom w:w="0" w:type="dxa"/>
              <w:right w:w="108" w:type="dxa"/>
            </w:tcMar>
          </w:tcPr>
          <w:p w:rsidR="00DB2CA8" w:rsidRDefault="00DB2CA8" w:rsidP="00137600">
            <w:pPr>
              <w:rPr>
                <w:rFonts w:cs="Calibri"/>
                <w:szCs w:val="21"/>
              </w:rPr>
            </w:pPr>
            <w:r>
              <w:rPr>
                <w:rFonts w:cs="Calibri" w:hint="eastAsia"/>
                <w:szCs w:val="21"/>
              </w:rPr>
              <w:t>1</w:t>
            </w:r>
          </w:p>
        </w:tc>
        <w:tc>
          <w:tcPr>
            <w:tcW w:w="1808" w:type="dxa"/>
            <w:tcBorders>
              <w:tl2br w:val="nil"/>
              <w:tr2bl w:val="nil"/>
            </w:tcBorders>
            <w:tcMar>
              <w:top w:w="0" w:type="dxa"/>
              <w:left w:w="108" w:type="dxa"/>
              <w:bottom w:w="0" w:type="dxa"/>
              <w:right w:w="108" w:type="dxa"/>
            </w:tcMar>
          </w:tcPr>
          <w:p w:rsidR="00DB2CA8" w:rsidRDefault="00DB2CA8" w:rsidP="00137600">
            <w:pPr>
              <w:jc w:val="left"/>
            </w:pPr>
          </w:p>
        </w:tc>
        <w:tc>
          <w:tcPr>
            <w:tcW w:w="663" w:type="dxa"/>
            <w:tcBorders>
              <w:tl2br w:val="nil"/>
              <w:tr2bl w:val="nil"/>
            </w:tcBorders>
            <w:vAlign w:val="center"/>
          </w:tcPr>
          <w:p w:rsidR="00DB2CA8" w:rsidRDefault="00DB2CA8" w:rsidP="00137600">
            <w:pPr>
              <w:jc w:val="center"/>
              <w:rPr>
                <w:szCs w:val="21"/>
              </w:rPr>
            </w:pPr>
            <w:r>
              <w:rPr>
                <w:rFonts w:ascii="宋体" w:hAnsi="宋体" w:cs="宋体" w:hint="eastAsia"/>
                <w:szCs w:val="21"/>
              </w:rPr>
              <w:t>N</w:t>
            </w:r>
          </w:p>
        </w:tc>
        <w:tc>
          <w:tcPr>
            <w:tcW w:w="680" w:type="dxa"/>
            <w:tcBorders>
              <w:tl2br w:val="nil"/>
              <w:tr2bl w:val="nil"/>
            </w:tcBorders>
          </w:tcPr>
          <w:p w:rsidR="00DB2CA8" w:rsidRDefault="00DB2CA8" w:rsidP="00137600">
            <w:pPr>
              <w:jc w:val="left"/>
              <w:rPr>
                <w:szCs w:val="21"/>
              </w:rPr>
            </w:pPr>
          </w:p>
        </w:tc>
        <w:tc>
          <w:tcPr>
            <w:tcW w:w="1687" w:type="dxa"/>
            <w:tcBorders>
              <w:tl2br w:val="nil"/>
              <w:tr2bl w:val="nil"/>
            </w:tcBorders>
          </w:tcPr>
          <w:p w:rsidR="00DB2CA8" w:rsidRDefault="00D017CF" w:rsidP="00137600">
            <w:r>
              <w:rPr>
                <w:rFonts w:hint="eastAsia"/>
              </w:rPr>
              <w:t>varchar(32)</w:t>
            </w:r>
          </w:p>
        </w:tc>
      </w:tr>
      <w:tr w:rsidR="00DB2CA8" w:rsidTr="000D278B">
        <w:trPr>
          <w:trHeight w:val="663"/>
          <w:jc w:val="center"/>
        </w:trPr>
        <w:tc>
          <w:tcPr>
            <w:tcW w:w="1626" w:type="dxa"/>
            <w:tcBorders>
              <w:tl2br w:val="nil"/>
              <w:tr2bl w:val="nil"/>
            </w:tcBorders>
          </w:tcPr>
          <w:p w:rsidR="00DB2CA8" w:rsidRDefault="00370A20" w:rsidP="00137600">
            <w:r w:rsidRPr="000D278B">
              <w:t>doc_name</w:t>
            </w:r>
          </w:p>
        </w:tc>
        <w:tc>
          <w:tcPr>
            <w:tcW w:w="1237" w:type="dxa"/>
            <w:tcBorders>
              <w:tl2br w:val="nil"/>
              <w:tr2bl w:val="nil"/>
            </w:tcBorders>
            <w:tcMar>
              <w:top w:w="0" w:type="dxa"/>
              <w:left w:w="108" w:type="dxa"/>
              <w:bottom w:w="0" w:type="dxa"/>
              <w:right w:w="108" w:type="dxa"/>
            </w:tcMar>
          </w:tcPr>
          <w:p w:rsidR="00DB2CA8" w:rsidRDefault="00DB2CA8" w:rsidP="00137600">
            <w:pPr>
              <w:rPr>
                <w:rFonts w:cs="Calibri"/>
                <w:szCs w:val="21"/>
              </w:rPr>
            </w:pPr>
            <w:r>
              <w:rPr>
                <w:rFonts w:cs="Calibri" w:hint="eastAsia"/>
                <w:szCs w:val="21"/>
              </w:rPr>
              <w:t>文件名称</w:t>
            </w:r>
          </w:p>
        </w:tc>
        <w:tc>
          <w:tcPr>
            <w:tcW w:w="639" w:type="dxa"/>
            <w:tcBorders>
              <w:tl2br w:val="nil"/>
              <w:tr2bl w:val="nil"/>
            </w:tcBorders>
            <w:tcMar>
              <w:top w:w="0" w:type="dxa"/>
              <w:left w:w="108" w:type="dxa"/>
              <w:bottom w:w="0" w:type="dxa"/>
              <w:right w:w="108" w:type="dxa"/>
            </w:tcMar>
          </w:tcPr>
          <w:p w:rsidR="00DB2CA8" w:rsidRDefault="00DB2CA8" w:rsidP="00137600">
            <w:pPr>
              <w:rPr>
                <w:rFonts w:cs="Calibri"/>
                <w:szCs w:val="21"/>
              </w:rPr>
            </w:pPr>
          </w:p>
        </w:tc>
        <w:tc>
          <w:tcPr>
            <w:tcW w:w="1808" w:type="dxa"/>
            <w:tcBorders>
              <w:tl2br w:val="nil"/>
              <w:tr2bl w:val="nil"/>
            </w:tcBorders>
            <w:tcMar>
              <w:top w:w="0" w:type="dxa"/>
              <w:left w:w="108" w:type="dxa"/>
              <w:bottom w:w="0" w:type="dxa"/>
              <w:right w:w="108" w:type="dxa"/>
            </w:tcMar>
          </w:tcPr>
          <w:p w:rsidR="00DB2CA8" w:rsidRDefault="00DB2CA8" w:rsidP="00137600">
            <w:pPr>
              <w:jc w:val="left"/>
            </w:pPr>
            <w:r>
              <w:rPr>
                <w:rFonts w:hint="eastAsia"/>
                <w:sz w:val="20"/>
                <w:szCs w:val="20"/>
              </w:rPr>
              <w:t>存储在磁盘上的文件名称</w:t>
            </w:r>
          </w:p>
        </w:tc>
        <w:tc>
          <w:tcPr>
            <w:tcW w:w="663" w:type="dxa"/>
            <w:tcBorders>
              <w:tl2br w:val="nil"/>
              <w:tr2bl w:val="nil"/>
            </w:tcBorders>
            <w:vAlign w:val="center"/>
          </w:tcPr>
          <w:p w:rsidR="00DB2CA8" w:rsidRDefault="00DB2CA8" w:rsidP="00137600">
            <w:pPr>
              <w:jc w:val="center"/>
              <w:rPr>
                <w:szCs w:val="21"/>
              </w:rPr>
            </w:pPr>
            <w:r>
              <w:rPr>
                <w:rFonts w:ascii="宋体" w:hAnsi="宋体" w:cs="宋体" w:hint="eastAsia"/>
                <w:szCs w:val="21"/>
              </w:rPr>
              <w:t>N</w:t>
            </w:r>
          </w:p>
        </w:tc>
        <w:tc>
          <w:tcPr>
            <w:tcW w:w="680" w:type="dxa"/>
            <w:tcBorders>
              <w:tl2br w:val="nil"/>
              <w:tr2bl w:val="nil"/>
            </w:tcBorders>
          </w:tcPr>
          <w:p w:rsidR="00DB2CA8" w:rsidRDefault="00DB2CA8" w:rsidP="00137600">
            <w:pPr>
              <w:jc w:val="left"/>
              <w:rPr>
                <w:szCs w:val="21"/>
              </w:rPr>
            </w:pPr>
          </w:p>
        </w:tc>
        <w:tc>
          <w:tcPr>
            <w:tcW w:w="1687" w:type="dxa"/>
            <w:tcBorders>
              <w:tl2br w:val="nil"/>
              <w:tr2bl w:val="nil"/>
            </w:tcBorders>
          </w:tcPr>
          <w:p w:rsidR="00DB2CA8" w:rsidRDefault="00370A20" w:rsidP="00137600">
            <w:r>
              <w:t>varchar(64)</w:t>
            </w:r>
          </w:p>
        </w:tc>
      </w:tr>
      <w:tr w:rsidR="00DB2CA8" w:rsidTr="000D278B">
        <w:trPr>
          <w:trHeight w:val="663"/>
          <w:jc w:val="center"/>
        </w:trPr>
        <w:tc>
          <w:tcPr>
            <w:tcW w:w="1626" w:type="dxa"/>
            <w:tcBorders>
              <w:tl2br w:val="nil"/>
              <w:tr2bl w:val="nil"/>
            </w:tcBorders>
          </w:tcPr>
          <w:p w:rsidR="00DB2CA8" w:rsidRPr="000D278B" w:rsidRDefault="00370A20" w:rsidP="00137600">
            <w:r w:rsidRPr="000D278B">
              <w:t>doc_src_name</w:t>
            </w:r>
          </w:p>
        </w:tc>
        <w:tc>
          <w:tcPr>
            <w:tcW w:w="1237" w:type="dxa"/>
            <w:tcBorders>
              <w:tl2br w:val="nil"/>
              <w:tr2bl w:val="nil"/>
            </w:tcBorders>
            <w:tcMar>
              <w:top w:w="0" w:type="dxa"/>
              <w:left w:w="108" w:type="dxa"/>
              <w:bottom w:w="0" w:type="dxa"/>
              <w:right w:w="108" w:type="dxa"/>
            </w:tcMar>
          </w:tcPr>
          <w:p w:rsidR="00DB2CA8" w:rsidRDefault="00DB2CA8" w:rsidP="00137600">
            <w:pPr>
              <w:rPr>
                <w:rFonts w:cs="Calibri"/>
                <w:szCs w:val="21"/>
              </w:rPr>
            </w:pPr>
            <w:r>
              <w:rPr>
                <w:rFonts w:cs="Calibri" w:hint="eastAsia"/>
                <w:szCs w:val="21"/>
              </w:rPr>
              <w:t>文件原始名称</w:t>
            </w:r>
          </w:p>
        </w:tc>
        <w:tc>
          <w:tcPr>
            <w:tcW w:w="639" w:type="dxa"/>
            <w:tcBorders>
              <w:tl2br w:val="nil"/>
              <w:tr2bl w:val="nil"/>
            </w:tcBorders>
            <w:tcMar>
              <w:top w:w="0" w:type="dxa"/>
              <w:left w:w="108" w:type="dxa"/>
              <w:bottom w:w="0" w:type="dxa"/>
              <w:right w:w="108" w:type="dxa"/>
            </w:tcMar>
          </w:tcPr>
          <w:p w:rsidR="00DB2CA8" w:rsidRDefault="00DB2CA8" w:rsidP="00137600">
            <w:pPr>
              <w:rPr>
                <w:rFonts w:cs="Calibri"/>
                <w:szCs w:val="21"/>
              </w:rPr>
            </w:pPr>
          </w:p>
        </w:tc>
        <w:tc>
          <w:tcPr>
            <w:tcW w:w="1808" w:type="dxa"/>
            <w:tcBorders>
              <w:tl2br w:val="nil"/>
              <w:tr2bl w:val="nil"/>
            </w:tcBorders>
            <w:tcMar>
              <w:top w:w="0" w:type="dxa"/>
              <w:left w:w="108" w:type="dxa"/>
              <w:bottom w:w="0" w:type="dxa"/>
              <w:right w:w="108" w:type="dxa"/>
            </w:tcMar>
          </w:tcPr>
          <w:p w:rsidR="00DB2CA8" w:rsidRDefault="00DB2CA8" w:rsidP="00137600">
            <w:pPr>
              <w:jc w:val="left"/>
              <w:rPr>
                <w:szCs w:val="21"/>
              </w:rPr>
            </w:pPr>
            <w:r>
              <w:rPr>
                <w:rFonts w:hint="eastAsia"/>
                <w:sz w:val="20"/>
                <w:szCs w:val="20"/>
              </w:rPr>
              <w:t>文件来源的原始名称</w:t>
            </w:r>
          </w:p>
        </w:tc>
        <w:tc>
          <w:tcPr>
            <w:tcW w:w="663" w:type="dxa"/>
            <w:tcBorders>
              <w:tl2br w:val="nil"/>
              <w:tr2bl w:val="nil"/>
            </w:tcBorders>
            <w:vAlign w:val="center"/>
          </w:tcPr>
          <w:p w:rsidR="00DB2CA8" w:rsidRDefault="00DB2CA8" w:rsidP="00137600">
            <w:pPr>
              <w:jc w:val="center"/>
              <w:rPr>
                <w:szCs w:val="21"/>
              </w:rPr>
            </w:pPr>
            <w:r>
              <w:rPr>
                <w:rFonts w:ascii="宋体" w:hAnsi="宋体" w:cs="宋体"/>
                <w:szCs w:val="21"/>
              </w:rPr>
              <w:t>N</w:t>
            </w:r>
          </w:p>
        </w:tc>
        <w:tc>
          <w:tcPr>
            <w:tcW w:w="680" w:type="dxa"/>
            <w:tcBorders>
              <w:tl2br w:val="nil"/>
              <w:tr2bl w:val="nil"/>
            </w:tcBorders>
          </w:tcPr>
          <w:p w:rsidR="00DB2CA8" w:rsidRDefault="00DB2CA8" w:rsidP="00137600">
            <w:pPr>
              <w:jc w:val="left"/>
              <w:rPr>
                <w:szCs w:val="21"/>
              </w:rPr>
            </w:pPr>
          </w:p>
        </w:tc>
        <w:tc>
          <w:tcPr>
            <w:tcW w:w="1687" w:type="dxa"/>
            <w:tcBorders>
              <w:tl2br w:val="nil"/>
              <w:tr2bl w:val="nil"/>
            </w:tcBorders>
          </w:tcPr>
          <w:p w:rsidR="00DB2CA8" w:rsidRDefault="00370A20" w:rsidP="00137600">
            <w:pPr>
              <w:rPr>
                <w:rFonts w:ascii="宋体" w:hAnsi="宋体" w:cs="宋体"/>
                <w:szCs w:val="21"/>
              </w:rPr>
            </w:pPr>
            <w:r>
              <w:t>varchar(255)</w:t>
            </w:r>
          </w:p>
        </w:tc>
      </w:tr>
      <w:tr w:rsidR="00DB2CA8" w:rsidTr="000D278B">
        <w:trPr>
          <w:trHeight w:val="663"/>
          <w:jc w:val="center"/>
        </w:trPr>
        <w:tc>
          <w:tcPr>
            <w:tcW w:w="1626" w:type="dxa"/>
            <w:tcBorders>
              <w:tl2br w:val="nil"/>
              <w:tr2bl w:val="nil"/>
            </w:tcBorders>
          </w:tcPr>
          <w:p w:rsidR="00DB2CA8" w:rsidRDefault="00370A20" w:rsidP="00137600">
            <w:r w:rsidRPr="000D278B">
              <w:t>doc_size</w:t>
            </w:r>
          </w:p>
        </w:tc>
        <w:tc>
          <w:tcPr>
            <w:tcW w:w="1237" w:type="dxa"/>
            <w:tcBorders>
              <w:tl2br w:val="nil"/>
              <w:tr2bl w:val="nil"/>
            </w:tcBorders>
            <w:tcMar>
              <w:top w:w="0" w:type="dxa"/>
              <w:left w:w="108" w:type="dxa"/>
              <w:bottom w:w="0" w:type="dxa"/>
              <w:right w:w="108" w:type="dxa"/>
            </w:tcMar>
          </w:tcPr>
          <w:p w:rsidR="00DB2CA8" w:rsidRDefault="00DB2CA8" w:rsidP="00137600">
            <w:pPr>
              <w:rPr>
                <w:rFonts w:cs="Calibri"/>
                <w:szCs w:val="21"/>
              </w:rPr>
            </w:pPr>
            <w:r>
              <w:rPr>
                <w:rFonts w:cs="Calibri" w:hint="eastAsia"/>
                <w:szCs w:val="21"/>
              </w:rPr>
              <w:t>文件大小</w:t>
            </w:r>
          </w:p>
        </w:tc>
        <w:tc>
          <w:tcPr>
            <w:tcW w:w="639" w:type="dxa"/>
            <w:tcBorders>
              <w:tl2br w:val="nil"/>
              <w:tr2bl w:val="nil"/>
            </w:tcBorders>
            <w:tcMar>
              <w:top w:w="0" w:type="dxa"/>
              <w:left w:w="108" w:type="dxa"/>
              <w:bottom w:w="0" w:type="dxa"/>
              <w:right w:w="108" w:type="dxa"/>
            </w:tcMar>
          </w:tcPr>
          <w:p w:rsidR="00DB2CA8" w:rsidRDefault="00DB2CA8" w:rsidP="00137600">
            <w:pPr>
              <w:rPr>
                <w:rFonts w:cs="Calibri"/>
                <w:szCs w:val="21"/>
              </w:rPr>
            </w:pPr>
          </w:p>
        </w:tc>
        <w:tc>
          <w:tcPr>
            <w:tcW w:w="1808" w:type="dxa"/>
            <w:tcBorders>
              <w:tl2br w:val="nil"/>
              <w:tr2bl w:val="nil"/>
            </w:tcBorders>
            <w:tcMar>
              <w:top w:w="0" w:type="dxa"/>
              <w:left w:w="108" w:type="dxa"/>
              <w:bottom w:w="0" w:type="dxa"/>
              <w:right w:w="108" w:type="dxa"/>
            </w:tcMar>
          </w:tcPr>
          <w:p w:rsidR="00DB2CA8" w:rsidRDefault="00DB2CA8" w:rsidP="00137600">
            <w:pPr>
              <w:jc w:val="left"/>
              <w:rPr>
                <w:szCs w:val="21"/>
              </w:rPr>
            </w:pPr>
          </w:p>
        </w:tc>
        <w:tc>
          <w:tcPr>
            <w:tcW w:w="663" w:type="dxa"/>
            <w:tcBorders>
              <w:tl2br w:val="nil"/>
              <w:tr2bl w:val="nil"/>
            </w:tcBorders>
            <w:vAlign w:val="center"/>
          </w:tcPr>
          <w:p w:rsidR="00DB2CA8" w:rsidRDefault="00DB2CA8" w:rsidP="00137600">
            <w:pPr>
              <w:jc w:val="center"/>
              <w:rPr>
                <w:szCs w:val="21"/>
              </w:rPr>
            </w:pPr>
            <w:r>
              <w:rPr>
                <w:rFonts w:ascii="宋体" w:hAnsi="宋体" w:cs="宋体" w:hint="eastAsia"/>
                <w:szCs w:val="21"/>
              </w:rPr>
              <w:t>N</w:t>
            </w:r>
          </w:p>
        </w:tc>
        <w:tc>
          <w:tcPr>
            <w:tcW w:w="680" w:type="dxa"/>
            <w:tcBorders>
              <w:tl2br w:val="nil"/>
              <w:tr2bl w:val="nil"/>
            </w:tcBorders>
          </w:tcPr>
          <w:p w:rsidR="00DB2CA8" w:rsidRDefault="00DB2CA8" w:rsidP="00137600">
            <w:pPr>
              <w:rPr>
                <w:szCs w:val="21"/>
              </w:rPr>
            </w:pPr>
          </w:p>
        </w:tc>
        <w:tc>
          <w:tcPr>
            <w:tcW w:w="1687" w:type="dxa"/>
            <w:tcBorders>
              <w:tl2br w:val="nil"/>
              <w:tr2bl w:val="nil"/>
            </w:tcBorders>
          </w:tcPr>
          <w:p w:rsidR="00DB2CA8" w:rsidRDefault="00370A20" w:rsidP="00137600">
            <w:r>
              <w:t>decimal(10,0)</w:t>
            </w:r>
          </w:p>
        </w:tc>
      </w:tr>
      <w:tr w:rsidR="00DB2CA8" w:rsidTr="000D278B">
        <w:trPr>
          <w:trHeight w:val="663"/>
          <w:jc w:val="center"/>
        </w:trPr>
        <w:tc>
          <w:tcPr>
            <w:tcW w:w="1626" w:type="dxa"/>
            <w:tcBorders>
              <w:tl2br w:val="nil"/>
              <w:tr2bl w:val="nil"/>
            </w:tcBorders>
          </w:tcPr>
          <w:p w:rsidR="00DB2CA8" w:rsidRDefault="00370A20" w:rsidP="00137600">
            <w:r w:rsidRPr="000D278B">
              <w:t>host_addr</w:t>
            </w:r>
          </w:p>
        </w:tc>
        <w:tc>
          <w:tcPr>
            <w:tcW w:w="1237" w:type="dxa"/>
            <w:tcBorders>
              <w:tl2br w:val="nil"/>
              <w:tr2bl w:val="nil"/>
            </w:tcBorders>
            <w:tcMar>
              <w:top w:w="0" w:type="dxa"/>
              <w:left w:w="108" w:type="dxa"/>
              <w:bottom w:w="0" w:type="dxa"/>
              <w:right w:w="108" w:type="dxa"/>
            </w:tcMar>
          </w:tcPr>
          <w:p w:rsidR="00DB2CA8" w:rsidRDefault="00DB2CA8" w:rsidP="00137600">
            <w:pPr>
              <w:rPr>
                <w:rFonts w:cs="Calibri"/>
                <w:szCs w:val="21"/>
              </w:rPr>
            </w:pPr>
            <w:r>
              <w:rPr>
                <w:rFonts w:cs="Calibri" w:hint="eastAsia"/>
                <w:szCs w:val="21"/>
              </w:rPr>
              <w:t>主机逻辑地址</w:t>
            </w:r>
          </w:p>
        </w:tc>
        <w:tc>
          <w:tcPr>
            <w:tcW w:w="639" w:type="dxa"/>
            <w:tcBorders>
              <w:tl2br w:val="nil"/>
              <w:tr2bl w:val="nil"/>
            </w:tcBorders>
            <w:tcMar>
              <w:top w:w="0" w:type="dxa"/>
              <w:left w:w="108" w:type="dxa"/>
              <w:bottom w:w="0" w:type="dxa"/>
              <w:right w:w="108" w:type="dxa"/>
            </w:tcMar>
          </w:tcPr>
          <w:p w:rsidR="00DB2CA8" w:rsidRDefault="00DB2CA8" w:rsidP="00137600">
            <w:pPr>
              <w:rPr>
                <w:rFonts w:cs="Calibri"/>
                <w:szCs w:val="21"/>
              </w:rPr>
            </w:pPr>
          </w:p>
        </w:tc>
        <w:tc>
          <w:tcPr>
            <w:tcW w:w="1808" w:type="dxa"/>
            <w:tcBorders>
              <w:tl2br w:val="nil"/>
              <w:tr2bl w:val="nil"/>
            </w:tcBorders>
            <w:tcMar>
              <w:top w:w="0" w:type="dxa"/>
              <w:left w:w="108" w:type="dxa"/>
              <w:bottom w:w="0" w:type="dxa"/>
              <w:right w:w="108" w:type="dxa"/>
            </w:tcMar>
          </w:tcPr>
          <w:p w:rsidR="00DB2CA8" w:rsidRDefault="00DB2CA8" w:rsidP="00137600">
            <w:pPr>
              <w:jc w:val="left"/>
              <w:rPr>
                <w:szCs w:val="21"/>
              </w:rPr>
            </w:pPr>
            <w:r>
              <w:rPr>
                <w:rFonts w:hint="eastAsia"/>
                <w:sz w:val="20"/>
                <w:szCs w:val="20"/>
              </w:rPr>
              <w:t>引用</w:t>
            </w:r>
            <w:r>
              <w:rPr>
                <w:rFonts w:hint="eastAsia"/>
                <w:sz w:val="20"/>
                <w:szCs w:val="20"/>
              </w:rPr>
              <w:t>HAS_ADDR_INFO.LOGIC_ADDR</w:t>
            </w:r>
          </w:p>
        </w:tc>
        <w:tc>
          <w:tcPr>
            <w:tcW w:w="663" w:type="dxa"/>
            <w:tcBorders>
              <w:tl2br w:val="nil"/>
              <w:tr2bl w:val="nil"/>
            </w:tcBorders>
            <w:vAlign w:val="center"/>
          </w:tcPr>
          <w:p w:rsidR="00DB2CA8" w:rsidRDefault="00DB2CA8" w:rsidP="00137600">
            <w:pPr>
              <w:jc w:val="center"/>
              <w:rPr>
                <w:szCs w:val="21"/>
              </w:rPr>
            </w:pPr>
            <w:del w:id="1646" w:author="t450" w:date="2017-10-23T19:40:00Z">
              <w:r w:rsidDel="00A01CFE">
                <w:rPr>
                  <w:rFonts w:ascii="宋体" w:hAnsi="宋体" w:cs="宋体" w:hint="eastAsia"/>
                  <w:szCs w:val="21"/>
                </w:rPr>
                <w:delText>N</w:delText>
              </w:r>
            </w:del>
            <w:ins w:id="1647" w:author="t450" w:date="2017-10-23T19:40:00Z">
              <w:r w:rsidR="00A01CFE">
                <w:rPr>
                  <w:rFonts w:ascii="宋体" w:hAnsi="宋体" w:cs="宋体" w:hint="eastAsia"/>
                  <w:szCs w:val="21"/>
                </w:rPr>
                <w:t>Y</w:t>
              </w:r>
            </w:ins>
          </w:p>
        </w:tc>
        <w:tc>
          <w:tcPr>
            <w:tcW w:w="680" w:type="dxa"/>
            <w:tcBorders>
              <w:tl2br w:val="nil"/>
              <w:tr2bl w:val="nil"/>
            </w:tcBorders>
          </w:tcPr>
          <w:p w:rsidR="00DB2CA8" w:rsidRDefault="00DB2CA8" w:rsidP="00137600">
            <w:pPr>
              <w:rPr>
                <w:szCs w:val="21"/>
              </w:rPr>
            </w:pPr>
          </w:p>
        </w:tc>
        <w:tc>
          <w:tcPr>
            <w:tcW w:w="1687" w:type="dxa"/>
            <w:tcBorders>
              <w:tl2br w:val="nil"/>
              <w:tr2bl w:val="nil"/>
            </w:tcBorders>
          </w:tcPr>
          <w:p w:rsidR="00DB2CA8" w:rsidRDefault="00370A20" w:rsidP="00137600">
            <w:r>
              <w:t>varchar(32)</w:t>
            </w:r>
          </w:p>
        </w:tc>
      </w:tr>
      <w:tr w:rsidR="00DB2CA8" w:rsidTr="000D278B">
        <w:trPr>
          <w:trHeight w:val="971"/>
          <w:jc w:val="center"/>
        </w:trPr>
        <w:tc>
          <w:tcPr>
            <w:tcW w:w="1626" w:type="dxa"/>
            <w:tcBorders>
              <w:tl2br w:val="nil"/>
              <w:tr2bl w:val="nil"/>
            </w:tcBorders>
          </w:tcPr>
          <w:p w:rsidR="00DB2CA8" w:rsidRDefault="00370A20" w:rsidP="00137600">
            <w:r w:rsidRPr="000D278B">
              <w:t>save_addr</w:t>
            </w:r>
          </w:p>
        </w:tc>
        <w:tc>
          <w:tcPr>
            <w:tcW w:w="1237" w:type="dxa"/>
            <w:tcBorders>
              <w:tl2br w:val="nil"/>
              <w:tr2bl w:val="nil"/>
            </w:tcBorders>
            <w:tcMar>
              <w:top w:w="0" w:type="dxa"/>
              <w:left w:w="108" w:type="dxa"/>
              <w:bottom w:w="0" w:type="dxa"/>
              <w:right w:w="108" w:type="dxa"/>
            </w:tcMar>
          </w:tcPr>
          <w:p w:rsidR="00DB2CA8" w:rsidRDefault="00DB2CA8" w:rsidP="00137600">
            <w:pPr>
              <w:rPr>
                <w:rFonts w:cs="Calibri"/>
                <w:szCs w:val="21"/>
              </w:rPr>
            </w:pPr>
            <w:r>
              <w:rPr>
                <w:rFonts w:cs="Calibri" w:hint="eastAsia"/>
                <w:szCs w:val="21"/>
              </w:rPr>
              <w:t>保存地址</w:t>
            </w:r>
          </w:p>
        </w:tc>
        <w:tc>
          <w:tcPr>
            <w:tcW w:w="639" w:type="dxa"/>
            <w:tcBorders>
              <w:tl2br w:val="nil"/>
              <w:tr2bl w:val="nil"/>
            </w:tcBorders>
            <w:tcMar>
              <w:top w:w="0" w:type="dxa"/>
              <w:left w:w="108" w:type="dxa"/>
              <w:bottom w:w="0" w:type="dxa"/>
              <w:right w:w="108" w:type="dxa"/>
            </w:tcMar>
          </w:tcPr>
          <w:p w:rsidR="00DB2CA8" w:rsidRDefault="00DB2CA8" w:rsidP="00137600">
            <w:pPr>
              <w:rPr>
                <w:rFonts w:cs="Calibri"/>
                <w:szCs w:val="21"/>
              </w:rPr>
            </w:pPr>
          </w:p>
        </w:tc>
        <w:tc>
          <w:tcPr>
            <w:tcW w:w="1808" w:type="dxa"/>
            <w:tcBorders>
              <w:tl2br w:val="nil"/>
              <w:tr2bl w:val="nil"/>
            </w:tcBorders>
            <w:tcMar>
              <w:top w:w="0" w:type="dxa"/>
              <w:left w:w="108" w:type="dxa"/>
              <w:bottom w:w="0" w:type="dxa"/>
              <w:right w:w="108" w:type="dxa"/>
            </w:tcMar>
          </w:tcPr>
          <w:p w:rsidR="00DB2CA8" w:rsidRDefault="00DB2CA8" w:rsidP="00137600">
            <w:pPr>
              <w:jc w:val="left"/>
              <w:rPr>
                <w:szCs w:val="21"/>
              </w:rPr>
            </w:pPr>
          </w:p>
        </w:tc>
        <w:tc>
          <w:tcPr>
            <w:tcW w:w="663" w:type="dxa"/>
            <w:tcBorders>
              <w:tl2br w:val="nil"/>
              <w:tr2bl w:val="nil"/>
            </w:tcBorders>
            <w:vAlign w:val="center"/>
          </w:tcPr>
          <w:p w:rsidR="00DB2CA8" w:rsidRDefault="00DB2CA8" w:rsidP="00137600">
            <w:pPr>
              <w:jc w:val="center"/>
              <w:rPr>
                <w:szCs w:val="21"/>
              </w:rPr>
            </w:pPr>
            <w:r>
              <w:rPr>
                <w:rFonts w:ascii="宋体" w:hAnsi="宋体" w:cs="宋体" w:hint="eastAsia"/>
                <w:szCs w:val="21"/>
              </w:rPr>
              <w:t>N</w:t>
            </w:r>
          </w:p>
        </w:tc>
        <w:tc>
          <w:tcPr>
            <w:tcW w:w="680" w:type="dxa"/>
            <w:tcBorders>
              <w:tl2br w:val="nil"/>
              <w:tr2bl w:val="nil"/>
            </w:tcBorders>
          </w:tcPr>
          <w:p w:rsidR="00DB2CA8" w:rsidRDefault="00DB2CA8" w:rsidP="00137600">
            <w:pPr>
              <w:rPr>
                <w:szCs w:val="21"/>
              </w:rPr>
            </w:pPr>
          </w:p>
        </w:tc>
        <w:tc>
          <w:tcPr>
            <w:tcW w:w="1687" w:type="dxa"/>
            <w:tcBorders>
              <w:tl2br w:val="nil"/>
              <w:tr2bl w:val="nil"/>
            </w:tcBorders>
          </w:tcPr>
          <w:p w:rsidR="00DB2CA8" w:rsidRDefault="00370A20" w:rsidP="00137600">
            <w:r>
              <w:t>varchar(255)</w:t>
            </w:r>
          </w:p>
        </w:tc>
      </w:tr>
    </w:tbl>
    <w:p w:rsidR="00370A20" w:rsidRPr="00D46F59" w:rsidRDefault="00370A20" w:rsidP="00370A20">
      <w:pPr>
        <w:pStyle w:val="5"/>
      </w:pPr>
      <w:r w:rsidRPr="00D46F59">
        <w:rPr>
          <w:rFonts w:hint="eastAsia"/>
        </w:rPr>
        <w:t>附件存储元数据（</w:t>
      </w:r>
      <w:r w:rsidR="00D46F59" w:rsidRPr="000D278B">
        <w:rPr>
          <w:rFonts w:ascii="Times New Roman"/>
          <w:b w:val="0"/>
        </w:rPr>
        <w:t>has</w:t>
      </w:r>
      <w:r w:rsidRPr="00D46F59">
        <w:rPr>
          <w:rFonts w:ascii="Times New Roman"/>
          <w:b w:val="0"/>
        </w:rPr>
        <w:t>_addr_info</w:t>
      </w:r>
      <w:r w:rsidRPr="00D46F59">
        <w:rPr>
          <w:rFonts w:hint="eastAsia"/>
        </w:rPr>
        <w:t>）</w:t>
      </w:r>
    </w:p>
    <w:p w:rsidR="00370A20" w:rsidRPr="004411B7" w:rsidRDefault="00370A20" w:rsidP="00370A20"/>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26"/>
        <w:gridCol w:w="1237"/>
        <w:gridCol w:w="639"/>
        <w:gridCol w:w="1808"/>
        <w:gridCol w:w="663"/>
        <w:gridCol w:w="680"/>
        <w:gridCol w:w="1687"/>
      </w:tblGrid>
      <w:tr w:rsidR="00370A20" w:rsidTr="00137600">
        <w:trPr>
          <w:trHeight w:val="362"/>
          <w:jc w:val="center"/>
        </w:trPr>
        <w:tc>
          <w:tcPr>
            <w:tcW w:w="1626" w:type="dxa"/>
            <w:tcBorders>
              <w:tl2br w:val="nil"/>
              <w:tr2bl w:val="nil"/>
            </w:tcBorders>
          </w:tcPr>
          <w:p w:rsidR="00370A20" w:rsidRDefault="00D46F59" w:rsidP="00137600">
            <w:pPr>
              <w:rPr>
                <w:rFonts w:ascii="宋体" w:hAnsi="宋体"/>
                <w:b/>
                <w:szCs w:val="21"/>
              </w:rPr>
            </w:pPr>
            <w:r>
              <w:rPr>
                <w:rFonts w:hint="eastAsia"/>
              </w:rPr>
              <w:t>HAS_ADDR_INFO</w:t>
            </w:r>
          </w:p>
        </w:tc>
        <w:tc>
          <w:tcPr>
            <w:tcW w:w="6714" w:type="dxa"/>
            <w:gridSpan w:val="6"/>
            <w:tcBorders>
              <w:tl2br w:val="nil"/>
              <w:tr2bl w:val="nil"/>
            </w:tcBorders>
            <w:tcMar>
              <w:top w:w="0" w:type="dxa"/>
              <w:left w:w="108" w:type="dxa"/>
              <w:bottom w:w="0" w:type="dxa"/>
              <w:right w:w="108" w:type="dxa"/>
            </w:tcMar>
          </w:tcPr>
          <w:p w:rsidR="00370A20" w:rsidRDefault="00370A20" w:rsidP="00137600">
            <w:pPr>
              <w:jc w:val="left"/>
              <w:rPr>
                <w:rFonts w:ascii="宋体" w:hAnsi="宋体"/>
                <w:szCs w:val="21"/>
              </w:rPr>
            </w:pPr>
            <w:r>
              <w:rPr>
                <w:rFonts w:cs="Calibri" w:hint="eastAsia"/>
                <w:b/>
                <w:szCs w:val="21"/>
              </w:rPr>
              <w:t>附件存储元数据</w:t>
            </w:r>
          </w:p>
        </w:tc>
      </w:tr>
      <w:tr w:rsidR="00370A20" w:rsidTr="00137600">
        <w:trPr>
          <w:trHeight w:val="362"/>
          <w:jc w:val="center"/>
        </w:trPr>
        <w:tc>
          <w:tcPr>
            <w:tcW w:w="1626" w:type="dxa"/>
            <w:tcBorders>
              <w:tl2br w:val="nil"/>
              <w:tr2bl w:val="nil"/>
            </w:tcBorders>
          </w:tcPr>
          <w:p w:rsidR="00370A20" w:rsidRDefault="00370A20" w:rsidP="00137600">
            <w:r>
              <w:rPr>
                <w:rFonts w:ascii="宋体" w:hAnsi="宋体" w:hint="eastAsia"/>
                <w:szCs w:val="21"/>
              </w:rPr>
              <w:t>字段代码</w:t>
            </w:r>
          </w:p>
        </w:tc>
        <w:tc>
          <w:tcPr>
            <w:tcW w:w="1237" w:type="dxa"/>
            <w:tcBorders>
              <w:tl2br w:val="nil"/>
              <w:tr2bl w:val="nil"/>
            </w:tcBorders>
            <w:tcMar>
              <w:top w:w="0" w:type="dxa"/>
              <w:left w:w="108" w:type="dxa"/>
              <w:bottom w:w="0" w:type="dxa"/>
              <w:right w:w="108" w:type="dxa"/>
            </w:tcMar>
            <w:vAlign w:val="center"/>
          </w:tcPr>
          <w:p w:rsidR="00370A20" w:rsidRDefault="00370A20" w:rsidP="00137600">
            <w:pPr>
              <w:rPr>
                <w:rFonts w:cs="Calibri"/>
                <w:szCs w:val="21"/>
              </w:rPr>
            </w:pPr>
            <w:r>
              <w:rPr>
                <w:rFonts w:ascii="宋体" w:hAnsi="宋体" w:hint="eastAsia"/>
                <w:szCs w:val="21"/>
              </w:rPr>
              <w:t>字段名</w:t>
            </w:r>
          </w:p>
        </w:tc>
        <w:tc>
          <w:tcPr>
            <w:tcW w:w="639" w:type="dxa"/>
            <w:tcBorders>
              <w:tl2br w:val="nil"/>
              <w:tr2bl w:val="nil"/>
            </w:tcBorders>
            <w:tcMar>
              <w:top w:w="0" w:type="dxa"/>
              <w:left w:w="108" w:type="dxa"/>
              <w:bottom w:w="0" w:type="dxa"/>
              <w:right w:w="108" w:type="dxa"/>
            </w:tcMar>
          </w:tcPr>
          <w:p w:rsidR="00370A20" w:rsidRDefault="00370A20" w:rsidP="00137600">
            <w:pPr>
              <w:rPr>
                <w:rFonts w:cs="Calibri"/>
                <w:szCs w:val="21"/>
              </w:rPr>
            </w:pPr>
            <w:r>
              <w:rPr>
                <w:rFonts w:ascii="宋体" w:hAnsi="宋体" w:hint="eastAsia"/>
                <w:szCs w:val="21"/>
              </w:rPr>
              <w:t>主键</w:t>
            </w:r>
          </w:p>
        </w:tc>
        <w:tc>
          <w:tcPr>
            <w:tcW w:w="1808" w:type="dxa"/>
            <w:tcBorders>
              <w:tl2br w:val="nil"/>
              <w:tr2bl w:val="nil"/>
            </w:tcBorders>
            <w:tcMar>
              <w:top w:w="0" w:type="dxa"/>
              <w:left w:w="108" w:type="dxa"/>
              <w:bottom w:w="0" w:type="dxa"/>
              <w:right w:w="108" w:type="dxa"/>
            </w:tcMar>
          </w:tcPr>
          <w:p w:rsidR="00370A20" w:rsidRDefault="00370A20" w:rsidP="00137600">
            <w:r>
              <w:rPr>
                <w:rFonts w:ascii="宋体" w:hAnsi="宋体" w:hint="eastAsia"/>
                <w:szCs w:val="21"/>
              </w:rPr>
              <w:t>备注</w:t>
            </w:r>
          </w:p>
        </w:tc>
        <w:tc>
          <w:tcPr>
            <w:tcW w:w="663" w:type="dxa"/>
            <w:tcBorders>
              <w:tl2br w:val="nil"/>
              <w:tr2bl w:val="nil"/>
            </w:tcBorders>
            <w:vAlign w:val="center"/>
          </w:tcPr>
          <w:p w:rsidR="00370A20" w:rsidRDefault="00370A20" w:rsidP="00137600">
            <w:pPr>
              <w:jc w:val="center"/>
              <w:rPr>
                <w:szCs w:val="21"/>
              </w:rPr>
            </w:pPr>
            <w:r>
              <w:rPr>
                <w:rFonts w:cs="Calibri" w:hint="eastAsia"/>
                <w:szCs w:val="21"/>
              </w:rPr>
              <w:t>可空</w:t>
            </w:r>
          </w:p>
        </w:tc>
        <w:tc>
          <w:tcPr>
            <w:tcW w:w="680" w:type="dxa"/>
            <w:tcBorders>
              <w:tl2br w:val="nil"/>
              <w:tr2bl w:val="nil"/>
            </w:tcBorders>
          </w:tcPr>
          <w:p w:rsidR="00370A20" w:rsidRDefault="00370A20" w:rsidP="00137600">
            <w:pPr>
              <w:rPr>
                <w:szCs w:val="21"/>
              </w:rPr>
            </w:pPr>
            <w:r>
              <w:rPr>
                <w:rFonts w:cs="Calibri" w:hint="eastAsia"/>
                <w:szCs w:val="21"/>
              </w:rPr>
              <w:t>默认值</w:t>
            </w:r>
          </w:p>
        </w:tc>
        <w:tc>
          <w:tcPr>
            <w:tcW w:w="1687" w:type="dxa"/>
            <w:tcBorders>
              <w:tl2br w:val="nil"/>
              <w:tr2bl w:val="nil"/>
            </w:tcBorders>
          </w:tcPr>
          <w:p w:rsidR="00370A20" w:rsidRDefault="00370A20" w:rsidP="00137600">
            <w:r>
              <w:rPr>
                <w:rFonts w:ascii="宋体" w:hAnsi="宋体" w:hint="eastAsia"/>
                <w:szCs w:val="21"/>
              </w:rPr>
              <w:t>类型</w:t>
            </w:r>
          </w:p>
        </w:tc>
      </w:tr>
      <w:tr w:rsidR="00370A20" w:rsidTr="00137600">
        <w:trPr>
          <w:trHeight w:val="663"/>
          <w:jc w:val="center"/>
        </w:trPr>
        <w:tc>
          <w:tcPr>
            <w:tcW w:w="1626" w:type="dxa"/>
            <w:tcBorders>
              <w:tl2br w:val="nil"/>
              <w:tr2bl w:val="nil"/>
            </w:tcBorders>
          </w:tcPr>
          <w:p w:rsidR="00370A20" w:rsidRDefault="00370A20" w:rsidP="00137600">
            <w:r w:rsidRPr="000D278B">
              <w:t>logic_addr</w:t>
            </w:r>
          </w:p>
        </w:tc>
        <w:tc>
          <w:tcPr>
            <w:tcW w:w="1237" w:type="dxa"/>
            <w:tcBorders>
              <w:tl2br w:val="nil"/>
              <w:tr2bl w:val="nil"/>
            </w:tcBorders>
            <w:tcMar>
              <w:top w:w="0" w:type="dxa"/>
              <w:left w:w="108" w:type="dxa"/>
              <w:bottom w:w="0" w:type="dxa"/>
              <w:right w:w="108" w:type="dxa"/>
            </w:tcMar>
          </w:tcPr>
          <w:p w:rsidR="00370A20" w:rsidRDefault="00370A20" w:rsidP="00137600">
            <w:pPr>
              <w:rPr>
                <w:rFonts w:cs="Calibri"/>
                <w:szCs w:val="21"/>
              </w:rPr>
            </w:pPr>
            <w:r>
              <w:rPr>
                <w:rFonts w:cs="Calibri" w:hint="eastAsia"/>
                <w:szCs w:val="21"/>
              </w:rPr>
              <w:t>主机逻辑地址</w:t>
            </w:r>
          </w:p>
        </w:tc>
        <w:tc>
          <w:tcPr>
            <w:tcW w:w="639" w:type="dxa"/>
            <w:tcBorders>
              <w:tl2br w:val="nil"/>
              <w:tr2bl w:val="nil"/>
            </w:tcBorders>
            <w:tcMar>
              <w:top w:w="0" w:type="dxa"/>
              <w:left w:w="108" w:type="dxa"/>
              <w:bottom w:w="0" w:type="dxa"/>
              <w:right w:w="108" w:type="dxa"/>
            </w:tcMar>
          </w:tcPr>
          <w:p w:rsidR="00370A20" w:rsidRDefault="00370A20" w:rsidP="00137600">
            <w:pPr>
              <w:rPr>
                <w:rFonts w:cs="Calibri"/>
                <w:szCs w:val="21"/>
              </w:rPr>
            </w:pPr>
            <w:r>
              <w:rPr>
                <w:rFonts w:cs="Calibri" w:hint="eastAsia"/>
                <w:szCs w:val="21"/>
              </w:rPr>
              <w:t>1</w:t>
            </w:r>
          </w:p>
        </w:tc>
        <w:tc>
          <w:tcPr>
            <w:tcW w:w="1808" w:type="dxa"/>
            <w:tcBorders>
              <w:tl2br w:val="nil"/>
              <w:tr2bl w:val="nil"/>
            </w:tcBorders>
            <w:tcMar>
              <w:top w:w="0" w:type="dxa"/>
              <w:left w:w="108" w:type="dxa"/>
              <w:bottom w:w="0" w:type="dxa"/>
              <w:right w:w="108" w:type="dxa"/>
            </w:tcMar>
          </w:tcPr>
          <w:p w:rsidR="00370A20" w:rsidRDefault="00370A20" w:rsidP="00137600">
            <w:pPr>
              <w:jc w:val="left"/>
            </w:pPr>
          </w:p>
        </w:tc>
        <w:tc>
          <w:tcPr>
            <w:tcW w:w="663" w:type="dxa"/>
            <w:tcBorders>
              <w:tl2br w:val="nil"/>
              <w:tr2bl w:val="nil"/>
            </w:tcBorders>
            <w:vAlign w:val="center"/>
          </w:tcPr>
          <w:p w:rsidR="00370A20" w:rsidRDefault="00370A20" w:rsidP="00137600">
            <w:pPr>
              <w:jc w:val="center"/>
              <w:rPr>
                <w:szCs w:val="21"/>
              </w:rPr>
            </w:pPr>
            <w:r>
              <w:rPr>
                <w:rFonts w:ascii="宋体" w:hAnsi="宋体" w:cs="宋体" w:hint="eastAsia"/>
                <w:szCs w:val="21"/>
              </w:rPr>
              <w:t>N</w:t>
            </w:r>
          </w:p>
        </w:tc>
        <w:tc>
          <w:tcPr>
            <w:tcW w:w="680" w:type="dxa"/>
            <w:tcBorders>
              <w:tl2br w:val="nil"/>
              <w:tr2bl w:val="nil"/>
            </w:tcBorders>
          </w:tcPr>
          <w:p w:rsidR="00370A20" w:rsidRDefault="00370A20" w:rsidP="00137600">
            <w:pPr>
              <w:jc w:val="left"/>
              <w:rPr>
                <w:szCs w:val="21"/>
              </w:rPr>
            </w:pPr>
          </w:p>
        </w:tc>
        <w:tc>
          <w:tcPr>
            <w:tcW w:w="1687" w:type="dxa"/>
            <w:tcBorders>
              <w:tl2br w:val="nil"/>
              <w:tr2bl w:val="nil"/>
            </w:tcBorders>
          </w:tcPr>
          <w:p w:rsidR="00370A20" w:rsidRDefault="005D1A23" w:rsidP="00137600">
            <w:r>
              <w:t>varchar(32)</w:t>
            </w:r>
          </w:p>
        </w:tc>
      </w:tr>
      <w:tr w:rsidR="00370A20" w:rsidTr="00137600">
        <w:trPr>
          <w:trHeight w:val="663"/>
          <w:jc w:val="center"/>
        </w:trPr>
        <w:tc>
          <w:tcPr>
            <w:tcW w:w="1626" w:type="dxa"/>
            <w:tcBorders>
              <w:tl2br w:val="nil"/>
              <w:tr2bl w:val="nil"/>
            </w:tcBorders>
          </w:tcPr>
          <w:p w:rsidR="00370A20" w:rsidRDefault="00370A20" w:rsidP="00137600">
            <w:r w:rsidRPr="000D278B">
              <w:t>real_addr</w:t>
            </w:r>
          </w:p>
        </w:tc>
        <w:tc>
          <w:tcPr>
            <w:tcW w:w="1237" w:type="dxa"/>
            <w:tcBorders>
              <w:tl2br w:val="nil"/>
              <w:tr2bl w:val="nil"/>
            </w:tcBorders>
            <w:tcMar>
              <w:top w:w="0" w:type="dxa"/>
              <w:left w:w="108" w:type="dxa"/>
              <w:bottom w:w="0" w:type="dxa"/>
              <w:right w:w="108" w:type="dxa"/>
            </w:tcMar>
          </w:tcPr>
          <w:p w:rsidR="00370A20" w:rsidRDefault="00370A20" w:rsidP="00137600">
            <w:pPr>
              <w:rPr>
                <w:rFonts w:cs="Calibri"/>
                <w:szCs w:val="21"/>
              </w:rPr>
            </w:pPr>
            <w:r>
              <w:rPr>
                <w:rFonts w:cs="Calibri" w:hint="eastAsia"/>
                <w:szCs w:val="21"/>
              </w:rPr>
              <w:t>CIFS</w:t>
            </w:r>
            <w:r>
              <w:rPr>
                <w:rFonts w:cs="Calibri" w:hint="eastAsia"/>
                <w:szCs w:val="21"/>
              </w:rPr>
              <w:t>访问地址</w:t>
            </w:r>
          </w:p>
        </w:tc>
        <w:tc>
          <w:tcPr>
            <w:tcW w:w="639" w:type="dxa"/>
            <w:tcBorders>
              <w:tl2br w:val="nil"/>
              <w:tr2bl w:val="nil"/>
            </w:tcBorders>
            <w:tcMar>
              <w:top w:w="0" w:type="dxa"/>
              <w:left w:w="108" w:type="dxa"/>
              <w:bottom w:w="0" w:type="dxa"/>
              <w:right w:w="108" w:type="dxa"/>
            </w:tcMar>
          </w:tcPr>
          <w:p w:rsidR="00370A20" w:rsidRDefault="00370A20" w:rsidP="00137600">
            <w:pPr>
              <w:rPr>
                <w:rFonts w:cs="Calibri"/>
                <w:szCs w:val="21"/>
              </w:rPr>
            </w:pPr>
          </w:p>
        </w:tc>
        <w:tc>
          <w:tcPr>
            <w:tcW w:w="1808" w:type="dxa"/>
            <w:tcBorders>
              <w:tl2br w:val="nil"/>
              <w:tr2bl w:val="nil"/>
            </w:tcBorders>
            <w:tcMar>
              <w:top w:w="0" w:type="dxa"/>
              <w:left w:w="108" w:type="dxa"/>
              <w:bottom w:w="0" w:type="dxa"/>
              <w:right w:w="108" w:type="dxa"/>
            </w:tcMar>
          </w:tcPr>
          <w:p w:rsidR="00370A20" w:rsidRDefault="00500397" w:rsidP="00137600">
            <w:pPr>
              <w:jc w:val="left"/>
            </w:pPr>
            <w:hyperlink r:id="rId58" w:history="1">
              <w:r w:rsidR="00370A20">
                <w:rPr>
                  <w:rStyle w:val="a9"/>
                  <w:rFonts w:hint="eastAsia"/>
                  <w:sz w:val="20"/>
                  <w:szCs w:val="20"/>
                </w:rPr>
                <w:t>\\</w:t>
              </w:r>
              <w:r w:rsidR="00370A20">
                <w:rPr>
                  <w:rStyle w:val="a9"/>
                  <w:rFonts w:hint="eastAsia"/>
                  <w:sz w:val="20"/>
                  <w:szCs w:val="20"/>
                </w:rPr>
                <w:t>主机</w:t>
              </w:r>
              <w:r w:rsidR="00370A20">
                <w:rPr>
                  <w:rStyle w:val="a9"/>
                  <w:rFonts w:hint="eastAsia"/>
                  <w:sz w:val="20"/>
                  <w:szCs w:val="20"/>
                </w:rPr>
                <w:t>IP\</w:t>
              </w:r>
            </w:hyperlink>
            <w:r w:rsidR="00370A20">
              <w:rPr>
                <w:rFonts w:hint="eastAsia"/>
                <w:sz w:val="20"/>
                <w:szCs w:val="20"/>
              </w:rPr>
              <w:t>共享目录</w:t>
            </w:r>
          </w:p>
        </w:tc>
        <w:tc>
          <w:tcPr>
            <w:tcW w:w="663" w:type="dxa"/>
            <w:tcBorders>
              <w:tl2br w:val="nil"/>
              <w:tr2bl w:val="nil"/>
            </w:tcBorders>
            <w:vAlign w:val="center"/>
          </w:tcPr>
          <w:p w:rsidR="00370A20" w:rsidRDefault="00370A20" w:rsidP="00137600">
            <w:pPr>
              <w:jc w:val="center"/>
              <w:rPr>
                <w:szCs w:val="21"/>
              </w:rPr>
            </w:pPr>
            <w:r>
              <w:rPr>
                <w:rFonts w:ascii="宋体" w:hAnsi="宋体" w:cs="宋体" w:hint="eastAsia"/>
                <w:szCs w:val="21"/>
              </w:rPr>
              <w:t>N</w:t>
            </w:r>
          </w:p>
        </w:tc>
        <w:tc>
          <w:tcPr>
            <w:tcW w:w="680" w:type="dxa"/>
            <w:tcBorders>
              <w:tl2br w:val="nil"/>
              <w:tr2bl w:val="nil"/>
            </w:tcBorders>
          </w:tcPr>
          <w:p w:rsidR="00370A20" w:rsidRDefault="00370A20" w:rsidP="00137600">
            <w:pPr>
              <w:jc w:val="left"/>
              <w:rPr>
                <w:szCs w:val="21"/>
              </w:rPr>
            </w:pPr>
          </w:p>
        </w:tc>
        <w:tc>
          <w:tcPr>
            <w:tcW w:w="1687" w:type="dxa"/>
            <w:tcBorders>
              <w:tl2br w:val="nil"/>
              <w:tr2bl w:val="nil"/>
            </w:tcBorders>
          </w:tcPr>
          <w:p w:rsidR="00370A20" w:rsidRDefault="005D1A23" w:rsidP="00137600">
            <w:r>
              <w:t>varchar(255)</w:t>
            </w:r>
          </w:p>
        </w:tc>
      </w:tr>
      <w:tr w:rsidR="00370A20" w:rsidTr="00137600">
        <w:trPr>
          <w:trHeight w:val="663"/>
          <w:jc w:val="center"/>
        </w:trPr>
        <w:tc>
          <w:tcPr>
            <w:tcW w:w="1626" w:type="dxa"/>
            <w:tcBorders>
              <w:tl2br w:val="nil"/>
              <w:tr2bl w:val="nil"/>
            </w:tcBorders>
          </w:tcPr>
          <w:p w:rsidR="00370A20" w:rsidRPr="004411B7" w:rsidRDefault="00370A20" w:rsidP="00137600">
            <w:r w:rsidRPr="000D278B">
              <w:t>web_addr</w:t>
            </w:r>
          </w:p>
        </w:tc>
        <w:tc>
          <w:tcPr>
            <w:tcW w:w="1237" w:type="dxa"/>
            <w:tcBorders>
              <w:tl2br w:val="nil"/>
              <w:tr2bl w:val="nil"/>
            </w:tcBorders>
            <w:tcMar>
              <w:top w:w="0" w:type="dxa"/>
              <w:left w:w="108" w:type="dxa"/>
              <w:bottom w:w="0" w:type="dxa"/>
              <w:right w:w="108" w:type="dxa"/>
            </w:tcMar>
          </w:tcPr>
          <w:p w:rsidR="00370A20" w:rsidRDefault="00370A20" w:rsidP="00137600">
            <w:pPr>
              <w:rPr>
                <w:rFonts w:cs="Calibri"/>
                <w:szCs w:val="21"/>
              </w:rPr>
            </w:pPr>
            <w:r>
              <w:rPr>
                <w:rFonts w:cs="Calibri" w:hint="eastAsia"/>
                <w:szCs w:val="21"/>
              </w:rPr>
              <w:t>WEB</w:t>
            </w:r>
            <w:r>
              <w:rPr>
                <w:rFonts w:cs="Calibri" w:hint="eastAsia"/>
                <w:szCs w:val="21"/>
              </w:rPr>
              <w:t>方式访问地</w:t>
            </w:r>
            <w:r>
              <w:rPr>
                <w:rFonts w:cs="Calibri" w:hint="eastAsia"/>
                <w:szCs w:val="21"/>
              </w:rPr>
              <w:lastRenderedPageBreak/>
              <w:t>址</w:t>
            </w:r>
          </w:p>
        </w:tc>
        <w:tc>
          <w:tcPr>
            <w:tcW w:w="639" w:type="dxa"/>
            <w:tcBorders>
              <w:tl2br w:val="nil"/>
              <w:tr2bl w:val="nil"/>
            </w:tcBorders>
            <w:tcMar>
              <w:top w:w="0" w:type="dxa"/>
              <w:left w:w="108" w:type="dxa"/>
              <w:bottom w:w="0" w:type="dxa"/>
              <w:right w:w="108" w:type="dxa"/>
            </w:tcMar>
          </w:tcPr>
          <w:p w:rsidR="00370A20" w:rsidRDefault="00370A20" w:rsidP="00137600">
            <w:pPr>
              <w:rPr>
                <w:rFonts w:cs="Calibri"/>
                <w:szCs w:val="21"/>
              </w:rPr>
            </w:pPr>
          </w:p>
        </w:tc>
        <w:tc>
          <w:tcPr>
            <w:tcW w:w="1808" w:type="dxa"/>
            <w:tcBorders>
              <w:tl2br w:val="nil"/>
              <w:tr2bl w:val="nil"/>
            </w:tcBorders>
            <w:tcMar>
              <w:top w:w="0" w:type="dxa"/>
              <w:left w:w="108" w:type="dxa"/>
              <w:bottom w:w="0" w:type="dxa"/>
              <w:right w:w="108" w:type="dxa"/>
            </w:tcMar>
          </w:tcPr>
          <w:p w:rsidR="00370A20" w:rsidRDefault="00370A20" w:rsidP="00137600">
            <w:pPr>
              <w:jc w:val="left"/>
              <w:rPr>
                <w:szCs w:val="21"/>
              </w:rPr>
            </w:pPr>
            <w:r>
              <w:rPr>
                <w:rFonts w:hint="eastAsia"/>
                <w:sz w:val="20"/>
                <w:szCs w:val="20"/>
              </w:rPr>
              <w:t>未用</w:t>
            </w:r>
          </w:p>
        </w:tc>
        <w:tc>
          <w:tcPr>
            <w:tcW w:w="663" w:type="dxa"/>
            <w:tcBorders>
              <w:tl2br w:val="nil"/>
              <w:tr2bl w:val="nil"/>
            </w:tcBorders>
            <w:vAlign w:val="center"/>
          </w:tcPr>
          <w:p w:rsidR="00370A20" w:rsidRDefault="00370A20" w:rsidP="00137600">
            <w:pPr>
              <w:jc w:val="center"/>
              <w:rPr>
                <w:szCs w:val="21"/>
              </w:rPr>
            </w:pPr>
            <w:r>
              <w:rPr>
                <w:rFonts w:ascii="宋体" w:hAnsi="宋体" w:cs="宋体" w:hint="eastAsia"/>
                <w:szCs w:val="21"/>
              </w:rPr>
              <w:t>Y</w:t>
            </w:r>
          </w:p>
        </w:tc>
        <w:tc>
          <w:tcPr>
            <w:tcW w:w="680" w:type="dxa"/>
            <w:tcBorders>
              <w:tl2br w:val="nil"/>
              <w:tr2bl w:val="nil"/>
            </w:tcBorders>
          </w:tcPr>
          <w:p w:rsidR="00370A20" w:rsidRDefault="00370A20" w:rsidP="00137600">
            <w:pPr>
              <w:jc w:val="left"/>
              <w:rPr>
                <w:szCs w:val="21"/>
              </w:rPr>
            </w:pPr>
          </w:p>
        </w:tc>
        <w:tc>
          <w:tcPr>
            <w:tcW w:w="1687" w:type="dxa"/>
            <w:tcBorders>
              <w:tl2br w:val="nil"/>
              <w:tr2bl w:val="nil"/>
            </w:tcBorders>
          </w:tcPr>
          <w:p w:rsidR="00370A20" w:rsidRDefault="005D1A23" w:rsidP="00137600">
            <w:pPr>
              <w:rPr>
                <w:rFonts w:ascii="宋体" w:hAnsi="宋体" w:cs="宋体"/>
                <w:szCs w:val="21"/>
              </w:rPr>
            </w:pPr>
            <w:r>
              <w:t>varchar(255)</w:t>
            </w:r>
          </w:p>
        </w:tc>
      </w:tr>
      <w:tr w:rsidR="00370A20" w:rsidTr="00137600">
        <w:trPr>
          <w:trHeight w:val="663"/>
          <w:jc w:val="center"/>
        </w:trPr>
        <w:tc>
          <w:tcPr>
            <w:tcW w:w="1626" w:type="dxa"/>
            <w:tcBorders>
              <w:tl2br w:val="nil"/>
              <w:tr2bl w:val="nil"/>
            </w:tcBorders>
          </w:tcPr>
          <w:p w:rsidR="00370A20" w:rsidRDefault="00370A20" w:rsidP="00137600">
            <w:r w:rsidRPr="000D278B">
              <w:lastRenderedPageBreak/>
              <w:t>remote_addr</w:t>
            </w:r>
          </w:p>
        </w:tc>
        <w:tc>
          <w:tcPr>
            <w:tcW w:w="1237" w:type="dxa"/>
            <w:tcBorders>
              <w:tl2br w:val="nil"/>
              <w:tr2bl w:val="nil"/>
            </w:tcBorders>
            <w:tcMar>
              <w:top w:w="0" w:type="dxa"/>
              <w:left w:w="108" w:type="dxa"/>
              <w:bottom w:w="0" w:type="dxa"/>
              <w:right w:w="108" w:type="dxa"/>
            </w:tcMar>
          </w:tcPr>
          <w:p w:rsidR="00370A20" w:rsidRDefault="00370A20" w:rsidP="00137600">
            <w:pPr>
              <w:rPr>
                <w:rFonts w:cs="Calibri"/>
                <w:szCs w:val="21"/>
              </w:rPr>
            </w:pPr>
            <w:r>
              <w:rPr>
                <w:rFonts w:cs="Calibri" w:hint="eastAsia"/>
                <w:szCs w:val="21"/>
              </w:rPr>
              <w:t>REMOTE</w:t>
            </w:r>
            <w:r>
              <w:rPr>
                <w:rFonts w:cs="Calibri" w:hint="eastAsia"/>
                <w:szCs w:val="21"/>
              </w:rPr>
              <w:t>地址</w:t>
            </w:r>
          </w:p>
        </w:tc>
        <w:tc>
          <w:tcPr>
            <w:tcW w:w="639" w:type="dxa"/>
            <w:tcBorders>
              <w:tl2br w:val="nil"/>
              <w:tr2bl w:val="nil"/>
            </w:tcBorders>
            <w:tcMar>
              <w:top w:w="0" w:type="dxa"/>
              <w:left w:w="108" w:type="dxa"/>
              <w:bottom w:w="0" w:type="dxa"/>
              <w:right w:w="108" w:type="dxa"/>
            </w:tcMar>
          </w:tcPr>
          <w:p w:rsidR="00370A20" w:rsidRDefault="00370A20" w:rsidP="00137600">
            <w:pPr>
              <w:rPr>
                <w:rFonts w:cs="Calibri"/>
                <w:szCs w:val="21"/>
              </w:rPr>
            </w:pPr>
          </w:p>
        </w:tc>
        <w:tc>
          <w:tcPr>
            <w:tcW w:w="1808" w:type="dxa"/>
            <w:tcBorders>
              <w:tl2br w:val="nil"/>
              <w:tr2bl w:val="nil"/>
            </w:tcBorders>
            <w:tcMar>
              <w:top w:w="0" w:type="dxa"/>
              <w:left w:w="108" w:type="dxa"/>
              <w:bottom w:w="0" w:type="dxa"/>
              <w:right w:w="108" w:type="dxa"/>
            </w:tcMar>
          </w:tcPr>
          <w:p w:rsidR="00370A20" w:rsidRDefault="00370A20" w:rsidP="00137600">
            <w:pPr>
              <w:jc w:val="left"/>
              <w:rPr>
                <w:szCs w:val="21"/>
              </w:rPr>
            </w:pPr>
            <w:r>
              <w:rPr>
                <w:rFonts w:hint="eastAsia"/>
                <w:sz w:val="20"/>
                <w:szCs w:val="20"/>
              </w:rPr>
              <w:t>未用</w:t>
            </w:r>
          </w:p>
        </w:tc>
        <w:tc>
          <w:tcPr>
            <w:tcW w:w="663" w:type="dxa"/>
            <w:tcBorders>
              <w:tl2br w:val="nil"/>
              <w:tr2bl w:val="nil"/>
            </w:tcBorders>
            <w:vAlign w:val="center"/>
          </w:tcPr>
          <w:p w:rsidR="00370A20" w:rsidRDefault="00370A20" w:rsidP="00137600">
            <w:pPr>
              <w:jc w:val="center"/>
              <w:rPr>
                <w:szCs w:val="21"/>
              </w:rPr>
            </w:pPr>
            <w:r>
              <w:rPr>
                <w:rFonts w:ascii="宋体" w:hAnsi="宋体" w:cs="宋体" w:hint="eastAsia"/>
                <w:szCs w:val="21"/>
              </w:rPr>
              <w:t>Y</w:t>
            </w:r>
          </w:p>
        </w:tc>
        <w:tc>
          <w:tcPr>
            <w:tcW w:w="680" w:type="dxa"/>
            <w:tcBorders>
              <w:tl2br w:val="nil"/>
              <w:tr2bl w:val="nil"/>
            </w:tcBorders>
          </w:tcPr>
          <w:p w:rsidR="00370A20" w:rsidRDefault="00370A20" w:rsidP="00137600">
            <w:pPr>
              <w:rPr>
                <w:szCs w:val="21"/>
              </w:rPr>
            </w:pPr>
          </w:p>
        </w:tc>
        <w:tc>
          <w:tcPr>
            <w:tcW w:w="1687" w:type="dxa"/>
            <w:tcBorders>
              <w:tl2br w:val="nil"/>
              <w:tr2bl w:val="nil"/>
            </w:tcBorders>
          </w:tcPr>
          <w:p w:rsidR="00370A20" w:rsidRDefault="005D1A23" w:rsidP="00137600">
            <w:r>
              <w:t>varchar(255)</w:t>
            </w:r>
          </w:p>
        </w:tc>
      </w:tr>
      <w:tr w:rsidR="00370A20" w:rsidTr="00137600">
        <w:trPr>
          <w:trHeight w:val="663"/>
          <w:jc w:val="center"/>
        </w:trPr>
        <w:tc>
          <w:tcPr>
            <w:tcW w:w="1626" w:type="dxa"/>
            <w:tcBorders>
              <w:tl2br w:val="nil"/>
              <w:tr2bl w:val="nil"/>
            </w:tcBorders>
          </w:tcPr>
          <w:p w:rsidR="00370A20" w:rsidRDefault="00370A20" w:rsidP="00137600">
            <w:r w:rsidRPr="000D278B">
              <w:t>low_logic_addr</w:t>
            </w:r>
          </w:p>
        </w:tc>
        <w:tc>
          <w:tcPr>
            <w:tcW w:w="1237" w:type="dxa"/>
            <w:tcBorders>
              <w:tl2br w:val="nil"/>
              <w:tr2bl w:val="nil"/>
            </w:tcBorders>
            <w:tcMar>
              <w:top w:w="0" w:type="dxa"/>
              <w:left w:w="108" w:type="dxa"/>
              <w:bottom w:w="0" w:type="dxa"/>
              <w:right w:w="108" w:type="dxa"/>
            </w:tcMar>
          </w:tcPr>
          <w:p w:rsidR="00370A20" w:rsidRDefault="00370A20" w:rsidP="00137600">
            <w:pPr>
              <w:rPr>
                <w:rFonts w:cs="Calibri"/>
                <w:szCs w:val="21"/>
              </w:rPr>
            </w:pPr>
            <w:r>
              <w:rPr>
                <w:rFonts w:cs="Calibri" w:hint="eastAsia"/>
                <w:szCs w:val="21"/>
              </w:rPr>
              <w:t>LOW_LOGIC</w:t>
            </w:r>
            <w:r>
              <w:rPr>
                <w:rFonts w:cs="Calibri" w:hint="eastAsia"/>
                <w:szCs w:val="21"/>
              </w:rPr>
              <w:t>地址</w:t>
            </w:r>
          </w:p>
        </w:tc>
        <w:tc>
          <w:tcPr>
            <w:tcW w:w="639" w:type="dxa"/>
            <w:tcBorders>
              <w:tl2br w:val="nil"/>
              <w:tr2bl w:val="nil"/>
            </w:tcBorders>
            <w:tcMar>
              <w:top w:w="0" w:type="dxa"/>
              <w:left w:w="108" w:type="dxa"/>
              <w:bottom w:w="0" w:type="dxa"/>
              <w:right w:w="108" w:type="dxa"/>
            </w:tcMar>
          </w:tcPr>
          <w:p w:rsidR="00370A20" w:rsidRDefault="00370A20" w:rsidP="00137600">
            <w:pPr>
              <w:rPr>
                <w:rFonts w:cs="Calibri"/>
                <w:szCs w:val="21"/>
              </w:rPr>
            </w:pPr>
          </w:p>
        </w:tc>
        <w:tc>
          <w:tcPr>
            <w:tcW w:w="1808" w:type="dxa"/>
            <w:tcBorders>
              <w:tl2br w:val="nil"/>
              <w:tr2bl w:val="nil"/>
            </w:tcBorders>
            <w:tcMar>
              <w:top w:w="0" w:type="dxa"/>
              <w:left w:w="108" w:type="dxa"/>
              <w:bottom w:w="0" w:type="dxa"/>
              <w:right w:w="108" w:type="dxa"/>
            </w:tcMar>
          </w:tcPr>
          <w:p w:rsidR="00370A20" w:rsidRDefault="00370A20" w:rsidP="00137600">
            <w:pPr>
              <w:jc w:val="left"/>
              <w:rPr>
                <w:szCs w:val="21"/>
              </w:rPr>
            </w:pPr>
            <w:r>
              <w:rPr>
                <w:rFonts w:hint="eastAsia"/>
                <w:sz w:val="20"/>
                <w:szCs w:val="20"/>
              </w:rPr>
              <w:t>未用</w:t>
            </w:r>
          </w:p>
        </w:tc>
        <w:tc>
          <w:tcPr>
            <w:tcW w:w="663" w:type="dxa"/>
            <w:tcBorders>
              <w:tl2br w:val="nil"/>
              <w:tr2bl w:val="nil"/>
            </w:tcBorders>
            <w:vAlign w:val="center"/>
          </w:tcPr>
          <w:p w:rsidR="00370A20" w:rsidRDefault="00370A20" w:rsidP="00137600">
            <w:pPr>
              <w:jc w:val="center"/>
              <w:rPr>
                <w:szCs w:val="21"/>
              </w:rPr>
            </w:pPr>
            <w:r>
              <w:rPr>
                <w:rFonts w:ascii="宋体" w:hAnsi="宋体" w:cs="宋体" w:hint="eastAsia"/>
                <w:szCs w:val="21"/>
              </w:rPr>
              <w:t>Y</w:t>
            </w:r>
          </w:p>
        </w:tc>
        <w:tc>
          <w:tcPr>
            <w:tcW w:w="680" w:type="dxa"/>
            <w:tcBorders>
              <w:tl2br w:val="nil"/>
              <w:tr2bl w:val="nil"/>
            </w:tcBorders>
          </w:tcPr>
          <w:p w:rsidR="00370A20" w:rsidRDefault="00370A20" w:rsidP="00137600">
            <w:pPr>
              <w:rPr>
                <w:szCs w:val="21"/>
              </w:rPr>
            </w:pPr>
          </w:p>
        </w:tc>
        <w:tc>
          <w:tcPr>
            <w:tcW w:w="1687" w:type="dxa"/>
            <w:tcBorders>
              <w:tl2br w:val="nil"/>
              <w:tr2bl w:val="nil"/>
            </w:tcBorders>
          </w:tcPr>
          <w:p w:rsidR="00370A20" w:rsidRDefault="005D1A23" w:rsidP="00137600">
            <w:r>
              <w:t>varchar(255)</w:t>
            </w:r>
          </w:p>
        </w:tc>
      </w:tr>
      <w:tr w:rsidR="00370A20" w:rsidTr="00137600">
        <w:trPr>
          <w:trHeight w:val="971"/>
          <w:jc w:val="center"/>
        </w:trPr>
        <w:tc>
          <w:tcPr>
            <w:tcW w:w="1626" w:type="dxa"/>
            <w:tcBorders>
              <w:tl2br w:val="nil"/>
              <w:tr2bl w:val="nil"/>
            </w:tcBorders>
          </w:tcPr>
          <w:p w:rsidR="00370A20" w:rsidRPr="000D278B" w:rsidRDefault="00370A20" w:rsidP="00137600">
            <w:r w:rsidRPr="000D278B">
              <w:t>low_real_addr</w:t>
            </w:r>
          </w:p>
        </w:tc>
        <w:tc>
          <w:tcPr>
            <w:tcW w:w="1237" w:type="dxa"/>
            <w:tcBorders>
              <w:tl2br w:val="nil"/>
              <w:tr2bl w:val="nil"/>
            </w:tcBorders>
            <w:tcMar>
              <w:top w:w="0" w:type="dxa"/>
              <w:left w:w="108" w:type="dxa"/>
              <w:bottom w:w="0" w:type="dxa"/>
              <w:right w:w="108" w:type="dxa"/>
            </w:tcMar>
          </w:tcPr>
          <w:p w:rsidR="00370A20" w:rsidRDefault="00370A20" w:rsidP="00137600">
            <w:pPr>
              <w:rPr>
                <w:rFonts w:cs="Calibri"/>
                <w:szCs w:val="21"/>
              </w:rPr>
            </w:pPr>
            <w:r>
              <w:rPr>
                <w:rFonts w:cs="Calibri" w:hint="eastAsia"/>
                <w:szCs w:val="21"/>
              </w:rPr>
              <w:t>LOW_REAL</w:t>
            </w:r>
            <w:r>
              <w:rPr>
                <w:rFonts w:cs="Calibri" w:hint="eastAsia"/>
                <w:szCs w:val="21"/>
              </w:rPr>
              <w:t>地址</w:t>
            </w:r>
          </w:p>
        </w:tc>
        <w:tc>
          <w:tcPr>
            <w:tcW w:w="639" w:type="dxa"/>
            <w:tcBorders>
              <w:tl2br w:val="nil"/>
              <w:tr2bl w:val="nil"/>
            </w:tcBorders>
            <w:tcMar>
              <w:top w:w="0" w:type="dxa"/>
              <w:left w:w="108" w:type="dxa"/>
              <w:bottom w:w="0" w:type="dxa"/>
              <w:right w:w="108" w:type="dxa"/>
            </w:tcMar>
          </w:tcPr>
          <w:p w:rsidR="00370A20" w:rsidRDefault="00370A20" w:rsidP="00137600">
            <w:pPr>
              <w:rPr>
                <w:rFonts w:cs="Calibri"/>
                <w:szCs w:val="21"/>
              </w:rPr>
            </w:pPr>
          </w:p>
        </w:tc>
        <w:tc>
          <w:tcPr>
            <w:tcW w:w="1808" w:type="dxa"/>
            <w:tcBorders>
              <w:tl2br w:val="nil"/>
              <w:tr2bl w:val="nil"/>
            </w:tcBorders>
            <w:tcMar>
              <w:top w:w="0" w:type="dxa"/>
              <w:left w:w="108" w:type="dxa"/>
              <w:bottom w:w="0" w:type="dxa"/>
              <w:right w:w="108" w:type="dxa"/>
            </w:tcMar>
          </w:tcPr>
          <w:p w:rsidR="00370A20" w:rsidRDefault="00370A20" w:rsidP="00137600">
            <w:pPr>
              <w:jc w:val="left"/>
              <w:rPr>
                <w:sz w:val="20"/>
                <w:szCs w:val="20"/>
              </w:rPr>
            </w:pPr>
            <w:r>
              <w:rPr>
                <w:rFonts w:hint="eastAsia"/>
                <w:sz w:val="20"/>
                <w:szCs w:val="20"/>
              </w:rPr>
              <w:t>未用</w:t>
            </w:r>
          </w:p>
        </w:tc>
        <w:tc>
          <w:tcPr>
            <w:tcW w:w="663" w:type="dxa"/>
            <w:tcBorders>
              <w:tl2br w:val="nil"/>
              <w:tr2bl w:val="nil"/>
            </w:tcBorders>
            <w:vAlign w:val="center"/>
          </w:tcPr>
          <w:p w:rsidR="00370A20" w:rsidRDefault="00370A20" w:rsidP="00137600">
            <w:pPr>
              <w:jc w:val="center"/>
              <w:rPr>
                <w:rFonts w:ascii="宋体" w:hAnsi="宋体" w:cs="宋体"/>
                <w:szCs w:val="21"/>
              </w:rPr>
            </w:pPr>
            <w:r>
              <w:rPr>
                <w:rFonts w:ascii="宋体" w:hAnsi="宋体" w:cs="宋体" w:hint="eastAsia"/>
                <w:szCs w:val="21"/>
              </w:rPr>
              <w:t>Y</w:t>
            </w:r>
          </w:p>
        </w:tc>
        <w:tc>
          <w:tcPr>
            <w:tcW w:w="680" w:type="dxa"/>
            <w:tcBorders>
              <w:tl2br w:val="nil"/>
              <w:tr2bl w:val="nil"/>
            </w:tcBorders>
          </w:tcPr>
          <w:p w:rsidR="00370A20" w:rsidRDefault="00370A20" w:rsidP="00137600">
            <w:pPr>
              <w:rPr>
                <w:szCs w:val="21"/>
              </w:rPr>
            </w:pPr>
          </w:p>
        </w:tc>
        <w:tc>
          <w:tcPr>
            <w:tcW w:w="1687" w:type="dxa"/>
            <w:tcBorders>
              <w:tl2br w:val="nil"/>
              <w:tr2bl w:val="nil"/>
            </w:tcBorders>
          </w:tcPr>
          <w:p w:rsidR="00370A20" w:rsidRDefault="005D1A23" w:rsidP="00137600">
            <w:r>
              <w:t>varchar(255)</w:t>
            </w:r>
          </w:p>
        </w:tc>
      </w:tr>
      <w:tr w:rsidR="00370A20" w:rsidTr="00137600">
        <w:trPr>
          <w:trHeight w:val="971"/>
          <w:jc w:val="center"/>
        </w:trPr>
        <w:tc>
          <w:tcPr>
            <w:tcW w:w="1626" w:type="dxa"/>
            <w:tcBorders>
              <w:tl2br w:val="nil"/>
              <w:tr2bl w:val="nil"/>
            </w:tcBorders>
          </w:tcPr>
          <w:p w:rsidR="00370A20" w:rsidRPr="000D278B" w:rsidRDefault="00370A20" w:rsidP="00137600">
            <w:r w:rsidRPr="000D278B">
              <w:t>read_enabled</w:t>
            </w:r>
          </w:p>
        </w:tc>
        <w:tc>
          <w:tcPr>
            <w:tcW w:w="1237" w:type="dxa"/>
            <w:tcBorders>
              <w:tl2br w:val="nil"/>
              <w:tr2bl w:val="nil"/>
            </w:tcBorders>
            <w:tcMar>
              <w:top w:w="0" w:type="dxa"/>
              <w:left w:w="108" w:type="dxa"/>
              <w:bottom w:w="0" w:type="dxa"/>
              <w:right w:w="108" w:type="dxa"/>
            </w:tcMar>
          </w:tcPr>
          <w:p w:rsidR="00370A20" w:rsidRDefault="00370A20" w:rsidP="00137600">
            <w:pPr>
              <w:rPr>
                <w:rFonts w:cs="Calibri"/>
                <w:szCs w:val="21"/>
              </w:rPr>
            </w:pPr>
            <w:r>
              <w:rPr>
                <w:rFonts w:cs="Calibri" w:hint="eastAsia"/>
                <w:szCs w:val="21"/>
              </w:rPr>
              <w:t>可读</w:t>
            </w:r>
          </w:p>
        </w:tc>
        <w:tc>
          <w:tcPr>
            <w:tcW w:w="639" w:type="dxa"/>
            <w:tcBorders>
              <w:tl2br w:val="nil"/>
              <w:tr2bl w:val="nil"/>
            </w:tcBorders>
            <w:tcMar>
              <w:top w:w="0" w:type="dxa"/>
              <w:left w:w="108" w:type="dxa"/>
              <w:bottom w:w="0" w:type="dxa"/>
              <w:right w:w="108" w:type="dxa"/>
            </w:tcMar>
          </w:tcPr>
          <w:p w:rsidR="00370A20" w:rsidRDefault="00370A20" w:rsidP="00137600">
            <w:pPr>
              <w:rPr>
                <w:rFonts w:cs="Calibri"/>
                <w:szCs w:val="21"/>
              </w:rPr>
            </w:pPr>
          </w:p>
        </w:tc>
        <w:tc>
          <w:tcPr>
            <w:tcW w:w="1808" w:type="dxa"/>
            <w:tcBorders>
              <w:tl2br w:val="nil"/>
              <w:tr2bl w:val="nil"/>
            </w:tcBorders>
            <w:tcMar>
              <w:top w:w="0" w:type="dxa"/>
              <w:left w:w="108" w:type="dxa"/>
              <w:bottom w:w="0" w:type="dxa"/>
              <w:right w:w="108" w:type="dxa"/>
            </w:tcMar>
          </w:tcPr>
          <w:p w:rsidR="00370A20" w:rsidRDefault="00370A20" w:rsidP="00137600">
            <w:pPr>
              <w:jc w:val="left"/>
              <w:rPr>
                <w:sz w:val="20"/>
                <w:szCs w:val="20"/>
              </w:rPr>
            </w:pPr>
            <w:r>
              <w:rPr>
                <w:rFonts w:hint="eastAsia"/>
                <w:sz w:val="20"/>
                <w:szCs w:val="20"/>
              </w:rPr>
              <w:t>1</w:t>
            </w:r>
            <w:r>
              <w:rPr>
                <w:rFonts w:hint="eastAsia"/>
                <w:sz w:val="20"/>
                <w:szCs w:val="20"/>
              </w:rPr>
              <w:t>可读</w:t>
            </w:r>
          </w:p>
          <w:p w:rsidR="00370A20" w:rsidRDefault="00370A20" w:rsidP="00137600">
            <w:pPr>
              <w:jc w:val="left"/>
              <w:rPr>
                <w:sz w:val="20"/>
                <w:szCs w:val="20"/>
              </w:rPr>
            </w:pPr>
            <w:r>
              <w:rPr>
                <w:rFonts w:hint="eastAsia"/>
                <w:sz w:val="20"/>
                <w:szCs w:val="20"/>
              </w:rPr>
              <w:t>0</w:t>
            </w:r>
            <w:r>
              <w:rPr>
                <w:rFonts w:hint="eastAsia"/>
                <w:sz w:val="20"/>
                <w:szCs w:val="20"/>
              </w:rPr>
              <w:t>不可读</w:t>
            </w:r>
          </w:p>
        </w:tc>
        <w:tc>
          <w:tcPr>
            <w:tcW w:w="663" w:type="dxa"/>
            <w:tcBorders>
              <w:tl2br w:val="nil"/>
              <w:tr2bl w:val="nil"/>
            </w:tcBorders>
            <w:vAlign w:val="center"/>
          </w:tcPr>
          <w:p w:rsidR="00370A20" w:rsidRDefault="00370A20" w:rsidP="00137600">
            <w:pPr>
              <w:jc w:val="center"/>
              <w:rPr>
                <w:rFonts w:ascii="宋体" w:hAnsi="宋体" w:cs="宋体"/>
                <w:szCs w:val="21"/>
              </w:rPr>
            </w:pPr>
            <w:r>
              <w:rPr>
                <w:rFonts w:ascii="宋体" w:hAnsi="宋体" w:cs="宋体" w:hint="eastAsia"/>
                <w:szCs w:val="21"/>
              </w:rPr>
              <w:t>N</w:t>
            </w:r>
          </w:p>
        </w:tc>
        <w:tc>
          <w:tcPr>
            <w:tcW w:w="680" w:type="dxa"/>
            <w:tcBorders>
              <w:tl2br w:val="nil"/>
              <w:tr2bl w:val="nil"/>
            </w:tcBorders>
          </w:tcPr>
          <w:p w:rsidR="00370A20" w:rsidRDefault="00370A20" w:rsidP="00137600">
            <w:pPr>
              <w:rPr>
                <w:szCs w:val="21"/>
              </w:rPr>
            </w:pPr>
          </w:p>
        </w:tc>
        <w:tc>
          <w:tcPr>
            <w:tcW w:w="1687" w:type="dxa"/>
            <w:tcBorders>
              <w:tl2br w:val="nil"/>
              <w:tr2bl w:val="nil"/>
            </w:tcBorders>
          </w:tcPr>
          <w:p w:rsidR="00370A20" w:rsidRDefault="005D1A23" w:rsidP="00137600">
            <w:r>
              <w:t>varchar(1)</w:t>
            </w:r>
          </w:p>
        </w:tc>
      </w:tr>
      <w:tr w:rsidR="00370A20" w:rsidTr="00137600">
        <w:trPr>
          <w:trHeight w:val="971"/>
          <w:jc w:val="center"/>
        </w:trPr>
        <w:tc>
          <w:tcPr>
            <w:tcW w:w="1626" w:type="dxa"/>
            <w:tcBorders>
              <w:tl2br w:val="nil"/>
              <w:tr2bl w:val="nil"/>
            </w:tcBorders>
          </w:tcPr>
          <w:p w:rsidR="00370A20" w:rsidRPr="000D278B" w:rsidRDefault="00370A20" w:rsidP="00137600">
            <w:r w:rsidRPr="000D278B">
              <w:t>write_enabled</w:t>
            </w:r>
          </w:p>
        </w:tc>
        <w:tc>
          <w:tcPr>
            <w:tcW w:w="1237" w:type="dxa"/>
            <w:tcBorders>
              <w:tl2br w:val="nil"/>
              <w:tr2bl w:val="nil"/>
            </w:tcBorders>
            <w:tcMar>
              <w:top w:w="0" w:type="dxa"/>
              <w:left w:w="108" w:type="dxa"/>
              <w:bottom w:w="0" w:type="dxa"/>
              <w:right w:w="108" w:type="dxa"/>
            </w:tcMar>
          </w:tcPr>
          <w:p w:rsidR="00370A20" w:rsidRDefault="00370A20" w:rsidP="00137600">
            <w:pPr>
              <w:rPr>
                <w:rFonts w:cs="Calibri"/>
                <w:szCs w:val="21"/>
              </w:rPr>
            </w:pPr>
            <w:r>
              <w:rPr>
                <w:rFonts w:cs="Calibri" w:hint="eastAsia"/>
                <w:szCs w:val="21"/>
              </w:rPr>
              <w:t>可写</w:t>
            </w:r>
          </w:p>
        </w:tc>
        <w:tc>
          <w:tcPr>
            <w:tcW w:w="639" w:type="dxa"/>
            <w:tcBorders>
              <w:tl2br w:val="nil"/>
              <w:tr2bl w:val="nil"/>
            </w:tcBorders>
            <w:tcMar>
              <w:top w:w="0" w:type="dxa"/>
              <w:left w:w="108" w:type="dxa"/>
              <w:bottom w:w="0" w:type="dxa"/>
              <w:right w:w="108" w:type="dxa"/>
            </w:tcMar>
          </w:tcPr>
          <w:p w:rsidR="00370A20" w:rsidRDefault="00370A20" w:rsidP="00137600">
            <w:pPr>
              <w:rPr>
                <w:rFonts w:cs="Calibri"/>
                <w:szCs w:val="21"/>
              </w:rPr>
            </w:pPr>
          </w:p>
        </w:tc>
        <w:tc>
          <w:tcPr>
            <w:tcW w:w="1808" w:type="dxa"/>
            <w:tcBorders>
              <w:tl2br w:val="nil"/>
              <w:tr2bl w:val="nil"/>
            </w:tcBorders>
            <w:tcMar>
              <w:top w:w="0" w:type="dxa"/>
              <w:left w:w="108" w:type="dxa"/>
              <w:bottom w:w="0" w:type="dxa"/>
              <w:right w:w="108" w:type="dxa"/>
            </w:tcMar>
          </w:tcPr>
          <w:p w:rsidR="00370A20" w:rsidRDefault="00370A20" w:rsidP="00137600">
            <w:pPr>
              <w:jc w:val="left"/>
              <w:rPr>
                <w:sz w:val="20"/>
                <w:szCs w:val="20"/>
              </w:rPr>
            </w:pPr>
            <w:r>
              <w:rPr>
                <w:rFonts w:hint="eastAsia"/>
                <w:sz w:val="20"/>
                <w:szCs w:val="20"/>
              </w:rPr>
              <w:t>1</w:t>
            </w:r>
            <w:r>
              <w:rPr>
                <w:rFonts w:hint="eastAsia"/>
                <w:sz w:val="20"/>
                <w:szCs w:val="20"/>
              </w:rPr>
              <w:t>可写</w:t>
            </w:r>
          </w:p>
          <w:p w:rsidR="00370A20" w:rsidRDefault="00370A20" w:rsidP="00137600">
            <w:pPr>
              <w:jc w:val="left"/>
              <w:rPr>
                <w:sz w:val="20"/>
                <w:szCs w:val="20"/>
              </w:rPr>
            </w:pPr>
            <w:r>
              <w:rPr>
                <w:rFonts w:hint="eastAsia"/>
                <w:sz w:val="20"/>
                <w:szCs w:val="20"/>
              </w:rPr>
              <w:t>0</w:t>
            </w:r>
            <w:r>
              <w:rPr>
                <w:rFonts w:hint="eastAsia"/>
                <w:sz w:val="20"/>
                <w:szCs w:val="20"/>
              </w:rPr>
              <w:t>不可写</w:t>
            </w:r>
          </w:p>
        </w:tc>
        <w:tc>
          <w:tcPr>
            <w:tcW w:w="663" w:type="dxa"/>
            <w:tcBorders>
              <w:tl2br w:val="nil"/>
              <w:tr2bl w:val="nil"/>
            </w:tcBorders>
            <w:vAlign w:val="center"/>
          </w:tcPr>
          <w:p w:rsidR="00370A20" w:rsidRDefault="00370A20" w:rsidP="00137600">
            <w:pPr>
              <w:jc w:val="center"/>
              <w:rPr>
                <w:rFonts w:ascii="宋体" w:hAnsi="宋体" w:cs="宋体"/>
                <w:szCs w:val="21"/>
              </w:rPr>
            </w:pPr>
            <w:r>
              <w:rPr>
                <w:rFonts w:ascii="宋体" w:hAnsi="宋体" w:cs="宋体" w:hint="eastAsia"/>
                <w:szCs w:val="21"/>
              </w:rPr>
              <w:t>N</w:t>
            </w:r>
          </w:p>
        </w:tc>
        <w:tc>
          <w:tcPr>
            <w:tcW w:w="680" w:type="dxa"/>
            <w:tcBorders>
              <w:tl2br w:val="nil"/>
              <w:tr2bl w:val="nil"/>
            </w:tcBorders>
          </w:tcPr>
          <w:p w:rsidR="00370A20" w:rsidRDefault="00370A20" w:rsidP="00137600">
            <w:pPr>
              <w:rPr>
                <w:szCs w:val="21"/>
              </w:rPr>
            </w:pPr>
          </w:p>
        </w:tc>
        <w:tc>
          <w:tcPr>
            <w:tcW w:w="1687" w:type="dxa"/>
            <w:tcBorders>
              <w:tl2br w:val="nil"/>
              <w:tr2bl w:val="nil"/>
            </w:tcBorders>
          </w:tcPr>
          <w:p w:rsidR="00370A20" w:rsidRDefault="005D1A23" w:rsidP="00137600">
            <w:r>
              <w:t>varchar(1)</w:t>
            </w:r>
          </w:p>
        </w:tc>
      </w:tr>
      <w:tr w:rsidR="00370A20" w:rsidTr="00137600">
        <w:trPr>
          <w:trHeight w:val="971"/>
          <w:jc w:val="center"/>
        </w:trPr>
        <w:tc>
          <w:tcPr>
            <w:tcW w:w="1626" w:type="dxa"/>
            <w:tcBorders>
              <w:tl2br w:val="nil"/>
              <w:tr2bl w:val="nil"/>
            </w:tcBorders>
          </w:tcPr>
          <w:p w:rsidR="00370A20" w:rsidRPr="000D278B" w:rsidRDefault="00370A20" w:rsidP="00137600">
            <w:r w:rsidRPr="000D278B">
              <w:t>username</w:t>
            </w:r>
          </w:p>
        </w:tc>
        <w:tc>
          <w:tcPr>
            <w:tcW w:w="1237" w:type="dxa"/>
            <w:tcBorders>
              <w:tl2br w:val="nil"/>
              <w:tr2bl w:val="nil"/>
            </w:tcBorders>
            <w:tcMar>
              <w:top w:w="0" w:type="dxa"/>
              <w:left w:w="108" w:type="dxa"/>
              <w:bottom w:w="0" w:type="dxa"/>
              <w:right w:w="108" w:type="dxa"/>
            </w:tcMar>
          </w:tcPr>
          <w:p w:rsidR="00370A20" w:rsidRDefault="00370A20" w:rsidP="00137600">
            <w:pPr>
              <w:rPr>
                <w:rFonts w:cs="Calibri"/>
                <w:szCs w:val="21"/>
              </w:rPr>
            </w:pPr>
            <w:r>
              <w:rPr>
                <w:rFonts w:cs="Calibri" w:hint="eastAsia"/>
                <w:szCs w:val="21"/>
              </w:rPr>
              <w:t>CIFS</w:t>
            </w:r>
            <w:r>
              <w:rPr>
                <w:rFonts w:cs="Calibri" w:hint="eastAsia"/>
                <w:szCs w:val="21"/>
              </w:rPr>
              <w:t>访问用户名</w:t>
            </w:r>
          </w:p>
        </w:tc>
        <w:tc>
          <w:tcPr>
            <w:tcW w:w="639" w:type="dxa"/>
            <w:tcBorders>
              <w:tl2br w:val="nil"/>
              <w:tr2bl w:val="nil"/>
            </w:tcBorders>
            <w:tcMar>
              <w:top w:w="0" w:type="dxa"/>
              <w:left w:w="108" w:type="dxa"/>
              <w:bottom w:w="0" w:type="dxa"/>
              <w:right w:w="108" w:type="dxa"/>
            </w:tcMar>
          </w:tcPr>
          <w:p w:rsidR="00370A20" w:rsidRDefault="00370A20" w:rsidP="00137600">
            <w:pPr>
              <w:rPr>
                <w:rFonts w:cs="Calibri"/>
                <w:szCs w:val="21"/>
              </w:rPr>
            </w:pPr>
          </w:p>
        </w:tc>
        <w:tc>
          <w:tcPr>
            <w:tcW w:w="1808" w:type="dxa"/>
            <w:tcBorders>
              <w:tl2br w:val="nil"/>
              <w:tr2bl w:val="nil"/>
            </w:tcBorders>
            <w:tcMar>
              <w:top w:w="0" w:type="dxa"/>
              <w:left w:w="108" w:type="dxa"/>
              <w:bottom w:w="0" w:type="dxa"/>
              <w:right w:w="108" w:type="dxa"/>
            </w:tcMar>
          </w:tcPr>
          <w:p w:rsidR="00370A20" w:rsidRDefault="00370A20" w:rsidP="00137600">
            <w:pPr>
              <w:jc w:val="left"/>
              <w:rPr>
                <w:sz w:val="20"/>
                <w:szCs w:val="20"/>
              </w:rPr>
            </w:pPr>
          </w:p>
        </w:tc>
        <w:tc>
          <w:tcPr>
            <w:tcW w:w="663" w:type="dxa"/>
            <w:tcBorders>
              <w:tl2br w:val="nil"/>
              <w:tr2bl w:val="nil"/>
            </w:tcBorders>
            <w:vAlign w:val="center"/>
          </w:tcPr>
          <w:p w:rsidR="00370A20" w:rsidRDefault="00370A20" w:rsidP="00137600">
            <w:pPr>
              <w:jc w:val="center"/>
              <w:rPr>
                <w:rFonts w:ascii="宋体" w:hAnsi="宋体" w:cs="宋体"/>
                <w:szCs w:val="21"/>
              </w:rPr>
            </w:pPr>
            <w:r>
              <w:rPr>
                <w:rFonts w:ascii="宋体" w:hAnsi="宋体" w:cs="宋体" w:hint="eastAsia"/>
                <w:szCs w:val="21"/>
              </w:rPr>
              <w:t>N</w:t>
            </w:r>
          </w:p>
        </w:tc>
        <w:tc>
          <w:tcPr>
            <w:tcW w:w="680" w:type="dxa"/>
            <w:tcBorders>
              <w:tl2br w:val="nil"/>
              <w:tr2bl w:val="nil"/>
            </w:tcBorders>
          </w:tcPr>
          <w:p w:rsidR="00370A20" w:rsidRDefault="00370A20" w:rsidP="00137600">
            <w:pPr>
              <w:rPr>
                <w:szCs w:val="21"/>
              </w:rPr>
            </w:pPr>
          </w:p>
        </w:tc>
        <w:tc>
          <w:tcPr>
            <w:tcW w:w="1687" w:type="dxa"/>
            <w:tcBorders>
              <w:tl2br w:val="nil"/>
              <w:tr2bl w:val="nil"/>
            </w:tcBorders>
          </w:tcPr>
          <w:p w:rsidR="00370A20" w:rsidRDefault="005D1A23" w:rsidP="00137600">
            <w:r>
              <w:t>varchar(64)</w:t>
            </w:r>
          </w:p>
        </w:tc>
      </w:tr>
      <w:tr w:rsidR="00370A20" w:rsidTr="00137600">
        <w:trPr>
          <w:trHeight w:val="971"/>
          <w:jc w:val="center"/>
        </w:trPr>
        <w:tc>
          <w:tcPr>
            <w:tcW w:w="1626" w:type="dxa"/>
            <w:tcBorders>
              <w:tl2br w:val="nil"/>
              <w:tr2bl w:val="nil"/>
            </w:tcBorders>
          </w:tcPr>
          <w:p w:rsidR="00370A20" w:rsidRDefault="00370A20" w:rsidP="00137600">
            <w:r w:rsidRPr="000D278B">
              <w:t>pwd</w:t>
            </w:r>
          </w:p>
        </w:tc>
        <w:tc>
          <w:tcPr>
            <w:tcW w:w="1237" w:type="dxa"/>
            <w:tcBorders>
              <w:tl2br w:val="nil"/>
              <w:tr2bl w:val="nil"/>
            </w:tcBorders>
            <w:tcMar>
              <w:top w:w="0" w:type="dxa"/>
              <w:left w:w="108" w:type="dxa"/>
              <w:bottom w:w="0" w:type="dxa"/>
              <w:right w:w="108" w:type="dxa"/>
            </w:tcMar>
          </w:tcPr>
          <w:p w:rsidR="00370A20" w:rsidRDefault="00370A20" w:rsidP="00137600">
            <w:pPr>
              <w:rPr>
                <w:rFonts w:cs="Calibri"/>
                <w:szCs w:val="21"/>
              </w:rPr>
            </w:pPr>
            <w:r>
              <w:rPr>
                <w:rFonts w:cs="Calibri" w:hint="eastAsia"/>
                <w:szCs w:val="21"/>
              </w:rPr>
              <w:t>CIFS</w:t>
            </w:r>
            <w:r>
              <w:rPr>
                <w:rFonts w:cs="Calibri" w:hint="eastAsia"/>
                <w:szCs w:val="21"/>
              </w:rPr>
              <w:t>访问密码</w:t>
            </w:r>
          </w:p>
        </w:tc>
        <w:tc>
          <w:tcPr>
            <w:tcW w:w="639" w:type="dxa"/>
            <w:tcBorders>
              <w:tl2br w:val="nil"/>
              <w:tr2bl w:val="nil"/>
            </w:tcBorders>
            <w:tcMar>
              <w:top w:w="0" w:type="dxa"/>
              <w:left w:w="108" w:type="dxa"/>
              <w:bottom w:w="0" w:type="dxa"/>
              <w:right w:w="108" w:type="dxa"/>
            </w:tcMar>
          </w:tcPr>
          <w:p w:rsidR="00370A20" w:rsidRDefault="00370A20" w:rsidP="00137600">
            <w:pPr>
              <w:rPr>
                <w:rFonts w:cs="Calibri"/>
                <w:szCs w:val="21"/>
              </w:rPr>
            </w:pPr>
          </w:p>
        </w:tc>
        <w:tc>
          <w:tcPr>
            <w:tcW w:w="1808" w:type="dxa"/>
            <w:tcBorders>
              <w:tl2br w:val="nil"/>
              <w:tr2bl w:val="nil"/>
            </w:tcBorders>
            <w:tcMar>
              <w:top w:w="0" w:type="dxa"/>
              <w:left w:w="108" w:type="dxa"/>
              <w:bottom w:w="0" w:type="dxa"/>
              <w:right w:w="108" w:type="dxa"/>
            </w:tcMar>
          </w:tcPr>
          <w:p w:rsidR="00370A20" w:rsidRDefault="00370A20" w:rsidP="00137600">
            <w:pPr>
              <w:jc w:val="left"/>
              <w:rPr>
                <w:szCs w:val="21"/>
              </w:rPr>
            </w:pPr>
          </w:p>
        </w:tc>
        <w:tc>
          <w:tcPr>
            <w:tcW w:w="663" w:type="dxa"/>
            <w:tcBorders>
              <w:tl2br w:val="nil"/>
              <w:tr2bl w:val="nil"/>
            </w:tcBorders>
            <w:vAlign w:val="center"/>
          </w:tcPr>
          <w:p w:rsidR="00370A20" w:rsidRDefault="00370A20" w:rsidP="00137600">
            <w:pPr>
              <w:jc w:val="center"/>
              <w:rPr>
                <w:szCs w:val="21"/>
              </w:rPr>
            </w:pPr>
            <w:r>
              <w:rPr>
                <w:rFonts w:ascii="宋体" w:hAnsi="宋体" w:cs="宋体" w:hint="eastAsia"/>
                <w:szCs w:val="21"/>
              </w:rPr>
              <w:t>N</w:t>
            </w:r>
          </w:p>
        </w:tc>
        <w:tc>
          <w:tcPr>
            <w:tcW w:w="680" w:type="dxa"/>
            <w:tcBorders>
              <w:tl2br w:val="nil"/>
              <w:tr2bl w:val="nil"/>
            </w:tcBorders>
          </w:tcPr>
          <w:p w:rsidR="00370A20" w:rsidRDefault="00370A20" w:rsidP="00137600">
            <w:pPr>
              <w:rPr>
                <w:szCs w:val="21"/>
              </w:rPr>
            </w:pPr>
          </w:p>
        </w:tc>
        <w:tc>
          <w:tcPr>
            <w:tcW w:w="1687" w:type="dxa"/>
            <w:tcBorders>
              <w:tl2br w:val="nil"/>
              <w:tr2bl w:val="nil"/>
            </w:tcBorders>
          </w:tcPr>
          <w:p w:rsidR="00370A20" w:rsidRDefault="005D1A23" w:rsidP="00137600">
            <w:r>
              <w:t>varchar(64)</w:t>
            </w:r>
          </w:p>
        </w:tc>
      </w:tr>
    </w:tbl>
    <w:p w:rsidR="00370A20" w:rsidRPr="00370A20" w:rsidRDefault="00567199">
      <w:pPr>
        <w:pStyle w:val="4"/>
      </w:pPr>
      <w:r>
        <w:rPr>
          <w:rFonts w:hint="eastAsia"/>
        </w:rPr>
        <w:t>业务申请信息</w:t>
      </w:r>
    </w:p>
    <w:p w:rsidR="00567199" w:rsidRDefault="00567199" w:rsidP="000D278B">
      <w:pPr>
        <w:pStyle w:val="5"/>
      </w:pPr>
      <w:r>
        <w:rPr>
          <w:rFonts w:hint="eastAsia"/>
        </w:rPr>
        <w:t>业务申请单（</w:t>
      </w:r>
      <w:r>
        <w:rPr>
          <w:rFonts w:hint="eastAsia"/>
        </w:rPr>
        <w:t>approval_form</w:t>
      </w:r>
      <w:r>
        <w:rPr>
          <w:rFonts w:hint="eastAsia"/>
        </w:rPr>
        <w:t>）</w:t>
      </w:r>
    </w:p>
    <w:tbl>
      <w:tblPr>
        <w:tblW w:w="8422" w:type="dxa"/>
        <w:jc w:val="center"/>
        <w:tblLayout w:type="fixed"/>
        <w:tblCellMar>
          <w:left w:w="0" w:type="dxa"/>
          <w:right w:w="0" w:type="dxa"/>
        </w:tblCellMar>
        <w:tblLook w:val="0000" w:firstRow="0" w:lastRow="0" w:firstColumn="0" w:lastColumn="0" w:noHBand="0" w:noVBand="0"/>
      </w:tblPr>
      <w:tblGrid>
        <w:gridCol w:w="1323"/>
        <w:gridCol w:w="76"/>
        <w:gridCol w:w="1273"/>
        <w:gridCol w:w="699"/>
        <w:gridCol w:w="2589"/>
        <w:gridCol w:w="537"/>
        <w:gridCol w:w="722"/>
        <w:gridCol w:w="1203"/>
      </w:tblGrid>
      <w:tr w:rsidR="00567199" w:rsidTr="00137600">
        <w:trPr>
          <w:trHeight w:val="632"/>
          <w:jc w:val="center"/>
        </w:trPr>
        <w:tc>
          <w:tcPr>
            <w:tcW w:w="1323" w:type="dxa"/>
            <w:tcBorders>
              <w:top w:val="single" w:sz="4" w:space="0" w:color="auto"/>
              <w:left w:val="single" w:sz="4" w:space="0" w:color="auto"/>
              <w:bottom w:val="single" w:sz="4" w:space="0" w:color="auto"/>
              <w:right w:val="single" w:sz="8" w:space="0" w:color="auto"/>
            </w:tcBorders>
          </w:tcPr>
          <w:p w:rsidR="00567199" w:rsidRDefault="00567199" w:rsidP="00137600">
            <w:pPr>
              <w:rPr>
                <w:rFonts w:ascii="宋体" w:hAnsi="宋体"/>
                <w:b/>
              </w:rPr>
            </w:pPr>
            <w:r w:rsidRPr="006A3A33">
              <w:rPr>
                <w:rFonts w:ascii="宋体" w:hAnsi="宋体" w:hint="eastAsia"/>
                <w:b/>
                <w:sz w:val="21"/>
                <w:szCs w:val="21"/>
              </w:rPr>
              <w:t>APPROVAL_FORM</w:t>
            </w:r>
          </w:p>
        </w:tc>
        <w:tc>
          <w:tcPr>
            <w:tcW w:w="7099" w:type="dxa"/>
            <w:gridSpan w:val="7"/>
            <w:tcBorders>
              <w:top w:val="single" w:sz="4" w:space="0" w:color="auto"/>
              <w:left w:val="single" w:sz="8" w:space="0" w:color="auto"/>
              <w:bottom w:val="single" w:sz="4" w:space="0" w:color="auto"/>
              <w:right w:val="single" w:sz="4" w:space="0" w:color="auto"/>
            </w:tcBorders>
            <w:tcMar>
              <w:top w:w="0" w:type="dxa"/>
              <w:left w:w="108" w:type="dxa"/>
              <w:bottom w:w="0" w:type="dxa"/>
              <w:right w:w="108" w:type="dxa"/>
            </w:tcMar>
          </w:tcPr>
          <w:p w:rsidR="00567199" w:rsidRDefault="00567199" w:rsidP="00137600">
            <w:pPr>
              <w:rPr>
                <w:rFonts w:ascii="宋体" w:hAnsi="宋体"/>
              </w:rPr>
            </w:pPr>
            <w:r w:rsidRPr="006A3A33">
              <w:rPr>
                <w:rFonts w:ascii="宋体" w:hAnsi="宋体" w:hint="eastAsia"/>
                <w:b/>
              </w:rPr>
              <w:t>业务申请单</w:t>
            </w:r>
          </w:p>
        </w:tc>
      </w:tr>
      <w:tr w:rsidR="00567199" w:rsidTr="00137600">
        <w:trPr>
          <w:trHeight w:val="324"/>
          <w:jc w:val="center"/>
        </w:trPr>
        <w:tc>
          <w:tcPr>
            <w:tcW w:w="8422" w:type="dxa"/>
            <w:gridSpan w:val="8"/>
            <w:tcBorders>
              <w:top w:val="single" w:sz="4" w:space="0" w:color="auto"/>
              <w:left w:val="single" w:sz="8" w:space="0" w:color="auto"/>
              <w:bottom w:val="single" w:sz="8" w:space="0" w:color="auto"/>
              <w:right w:val="single" w:sz="8" w:space="0" w:color="auto"/>
            </w:tcBorders>
            <w:shd w:val="clear" w:color="auto" w:fill="F2F2F2"/>
          </w:tcPr>
          <w:p w:rsidR="00567199" w:rsidRDefault="00567199" w:rsidP="00137600">
            <w:pPr>
              <w:rPr>
                <w:rFonts w:ascii="宋体" w:hAnsi="宋体"/>
                <w:color w:val="000000"/>
              </w:rPr>
            </w:pPr>
            <w:r>
              <w:rPr>
                <w:rFonts w:ascii="宋体" w:hAnsi="宋体" w:hint="eastAsia"/>
                <w:color w:val="000000"/>
              </w:rPr>
              <w:t>业务申请信息</w:t>
            </w:r>
          </w:p>
        </w:tc>
      </w:tr>
      <w:tr w:rsidR="00567199" w:rsidTr="00137600">
        <w:trPr>
          <w:trHeight w:val="610"/>
          <w:jc w:val="center"/>
        </w:trPr>
        <w:tc>
          <w:tcPr>
            <w:tcW w:w="1399" w:type="dxa"/>
            <w:gridSpan w:val="2"/>
            <w:tcBorders>
              <w:top w:val="single" w:sz="8" w:space="0" w:color="auto"/>
              <w:left w:val="single" w:sz="8" w:space="0" w:color="auto"/>
              <w:bottom w:val="single" w:sz="8" w:space="0" w:color="auto"/>
              <w:right w:val="single" w:sz="8" w:space="0" w:color="auto"/>
            </w:tcBorders>
          </w:tcPr>
          <w:p w:rsidR="00567199" w:rsidRDefault="00567199" w:rsidP="00137600">
            <w:pPr>
              <w:rPr>
                <w:rFonts w:ascii="宋体" w:hAnsi="宋体"/>
              </w:rPr>
            </w:pPr>
            <w:r>
              <w:rPr>
                <w:rFonts w:ascii="宋体" w:hAnsi="宋体" w:hint="eastAsia"/>
              </w:rPr>
              <w:t>字段代码</w:t>
            </w:r>
          </w:p>
        </w:tc>
        <w:tc>
          <w:tcPr>
            <w:tcW w:w="127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rPr>
            </w:pPr>
            <w:r>
              <w:rPr>
                <w:rFonts w:ascii="宋体" w:hAnsi="宋体" w:hint="eastAsia"/>
              </w:rPr>
              <w:t>字段名</w:t>
            </w:r>
          </w:p>
        </w:tc>
        <w:tc>
          <w:tcPr>
            <w:tcW w:w="699"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rPr>
            </w:pPr>
            <w:r>
              <w:rPr>
                <w:rFonts w:ascii="宋体" w:hAnsi="宋体" w:hint="eastAsia"/>
              </w:rPr>
              <w:t>主键</w:t>
            </w:r>
          </w:p>
        </w:tc>
        <w:tc>
          <w:tcPr>
            <w:tcW w:w="2589"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rPr>
            </w:pPr>
            <w:r>
              <w:rPr>
                <w:rFonts w:ascii="宋体" w:hAnsi="宋体" w:hint="eastAsia"/>
              </w:rPr>
              <w:t>备注</w:t>
            </w:r>
          </w:p>
        </w:tc>
        <w:tc>
          <w:tcPr>
            <w:tcW w:w="537" w:type="dxa"/>
            <w:tcBorders>
              <w:top w:val="single" w:sz="8" w:space="0" w:color="auto"/>
              <w:left w:val="nil"/>
              <w:bottom w:val="single" w:sz="8" w:space="0" w:color="auto"/>
              <w:right w:val="single" w:sz="4" w:space="0" w:color="auto"/>
            </w:tcBorders>
          </w:tcPr>
          <w:p w:rsidR="00567199" w:rsidRDefault="00567199" w:rsidP="00137600">
            <w:pPr>
              <w:jc w:val="center"/>
              <w:rPr>
                <w:rFonts w:ascii="宋体" w:hAnsi="宋体"/>
              </w:rPr>
            </w:pPr>
            <w:r>
              <w:rPr>
                <w:rFonts w:ascii="宋体" w:hAnsi="宋体" w:hint="eastAsia"/>
              </w:rPr>
              <w:t>可空</w:t>
            </w:r>
          </w:p>
        </w:tc>
        <w:tc>
          <w:tcPr>
            <w:tcW w:w="722" w:type="dxa"/>
            <w:tcBorders>
              <w:top w:val="single" w:sz="8" w:space="0" w:color="auto"/>
              <w:left w:val="single" w:sz="4" w:space="0" w:color="auto"/>
              <w:bottom w:val="single" w:sz="8" w:space="0" w:color="auto"/>
              <w:right w:val="single" w:sz="4" w:space="0" w:color="auto"/>
            </w:tcBorders>
          </w:tcPr>
          <w:p w:rsidR="00567199" w:rsidRDefault="00567199" w:rsidP="00137600">
            <w:pPr>
              <w:rPr>
                <w:rFonts w:ascii="宋体" w:hAnsi="宋体"/>
              </w:rPr>
            </w:pPr>
            <w:r>
              <w:rPr>
                <w:rFonts w:ascii="宋体" w:hAnsi="宋体" w:hint="eastAsia"/>
              </w:rPr>
              <w:t>默认值</w:t>
            </w:r>
          </w:p>
        </w:tc>
        <w:tc>
          <w:tcPr>
            <w:tcW w:w="1203" w:type="dxa"/>
            <w:tcBorders>
              <w:top w:val="single" w:sz="8" w:space="0" w:color="auto"/>
              <w:left w:val="single" w:sz="4" w:space="0" w:color="auto"/>
              <w:bottom w:val="single" w:sz="8" w:space="0" w:color="auto"/>
              <w:right w:val="single" w:sz="8" w:space="0" w:color="auto"/>
            </w:tcBorders>
          </w:tcPr>
          <w:p w:rsidR="00567199" w:rsidRDefault="00567199" w:rsidP="00137600">
            <w:pPr>
              <w:rPr>
                <w:rFonts w:ascii="宋体" w:hAnsi="宋体"/>
              </w:rPr>
            </w:pPr>
            <w:r>
              <w:rPr>
                <w:rFonts w:ascii="宋体" w:hAnsi="宋体" w:hint="eastAsia"/>
              </w:rPr>
              <w:t>类型</w:t>
            </w:r>
          </w:p>
        </w:tc>
      </w:tr>
      <w:tr w:rsidR="00567199" w:rsidTr="00137600">
        <w:trPr>
          <w:trHeight w:val="395"/>
          <w:jc w:val="center"/>
        </w:trPr>
        <w:tc>
          <w:tcPr>
            <w:tcW w:w="1399" w:type="dxa"/>
            <w:gridSpan w:val="2"/>
            <w:tcBorders>
              <w:top w:val="single" w:sz="8" w:space="0" w:color="auto"/>
              <w:left w:val="single" w:sz="8" w:space="0" w:color="auto"/>
              <w:bottom w:val="single" w:sz="8" w:space="0" w:color="auto"/>
              <w:right w:val="single" w:sz="8" w:space="0" w:color="auto"/>
            </w:tcBorders>
          </w:tcPr>
          <w:p w:rsidR="00567199" w:rsidRDefault="00567199" w:rsidP="00137600">
            <w:pPr>
              <w:rPr>
                <w:rFonts w:ascii="宋体" w:hAnsi="宋体"/>
              </w:rPr>
            </w:pPr>
            <w:r w:rsidRPr="006A3A33">
              <w:rPr>
                <w:rFonts w:hint="eastAsia"/>
              </w:rPr>
              <w:t>id</w:t>
            </w:r>
          </w:p>
        </w:tc>
        <w:tc>
          <w:tcPr>
            <w:tcW w:w="127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67199" w:rsidRDefault="00567199" w:rsidP="00137600">
            <w:pPr>
              <w:rPr>
                <w:rFonts w:ascii="宋体" w:hAnsi="宋体"/>
              </w:rPr>
            </w:pPr>
            <w:r>
              <w:rPr>
                <w:rFonts w:ascii="宋体" w:hAnsi="宋体" w:hint="eastAsia"/>
              </w:rPr>
              <w:t>序号</w:t>
            </w:r>
          </w:p>
        </w:tc>
        <w:tc>
          <w:tcPr>
            <w:tcW w:w="699"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67199" w:rsidRDefault="00567199" w:rsidP="00137600">
            <w:pPr>
              <w:rPr>
                <w:rFonts w:ascii="宋体" w:hAnsi="宋体"/>
              </w:rPr>
            </w:pPr>
            <w:r>
              <w:rPr>
                <w:rFonts w:ascii="宋体" w:hAnsi="宋体" w:hint="eastAsia"/>
              </w:rPr>
              <w:t>Y</w:t>
            </w:r>
          </w:p>
        </w:tc>
        <w:tc>
          <w:tcPr>
            <w:tcW w:w="2589"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67199" w:rsidRDefault="00567199" w:rsidP="00137600">
            <w:pPr>
              <w:rPr>
                <w:rFonts w:ascii="宋体" w:hAnsi="宋体"/>
              </w:rPr>
            </w:pPr>
            <w:r>
              <w:rPr>
                <w:rFonts w:ascii="宋体" w:hAnsi="宋体" w:hint="eastAsia"/>
              </w:rPr>
              <w:t>系统根据规则生成，主键能够区分业务网和互联网，避免导入数据冲突。暂定分段。</w:t>
            </w:r>
          </w:p>
        </w:tc>
        <w:tc>
          <w:tcPr>
            <w:tcW w:w="537" w:type="dxa"/>
            <w:tcBorders>
              <w:top w:val="single" w:sz="8" w:space="0" w:color="auto"/>
              <w:left w:val="nil"/>
              <w:bottom w:val="single" w:sz="8" w:space="0" w:color="auto"/>
              <w:right w:val="single" w:sz="4" w:space="0" w:color="auto"/>
            </w:tcBorders>
          </w:tcPr>
          <w:p w:rsidR="00567199" w:rsidRPr="006A3A33" w:rsidRDefault="00567199" w:rsidP="00137600">
            <w:pPr>
              <w:jc w:val="center"/>
            </w:pPr>
            <w:r w:rsidRPr="006A3A33">
              <w:t>N</w:t>
            </w:r>
          </w:p>
        </w:tc>
        <w:tc>
          <w:tcPr>
            <w:tcW w:w="722" w:type="dxa"/>
            <w:tcBorders>
              <w:top w:val="single" w:sz="8" w:space="0" w:color="auto"/>
              <w:left w:val="single" w:sz="4" w:space="0" w:color="auto"/>
              <w:bottom w:val="single" w:sz="8" w:space="0" w:color="auto"/>
              <w:right w:val="single" w:sz="4" w:space="0" w:color="auto"/>
            </w:tcBorders>
          </w:tcPr>
          <w:p w:rsidR="00567199" w:rsidRDefault="00567199" w:rsidP="00137600">
            <w:pPr>
              <w:rPr>
                <w:rFonts w:ascii="宋体" w:hAnsi="宋体"/>
              </w:rPr>
            </w:pPr>
          </w:p>
        </w:tc>
        <w:tc>
          <w:tcPr>
            <w:tcW w:w="1203" w:type="dxa"/>
            <w:tcBorders>
              <w:top w:val="single" w:sz="8" w:space="0" w:color="auto"/>
              <w:left w:val="single" w:sz="4" w:space="0" w:color="auto"/>
              <w:bottom w:val="single" w:sz="8" w:space="0" w:color="auto"/>
              <w:right w:val="single" w:sz="8" w:space="0" w:color="auto"/>
            </w:tcBorders>
          </w:tcPr>
          <w:p w:rsidR="00567199" w:rsidRDefault="00567199" w:rsidP="00137600">
            <w:pPr>
              <w:rPr>
                <w:rFonts w:ascii="宋体" w:hAnsi="宋体"/>
              </w:rPr>
            </w:pPr>
            <w:r w:rsidRPr="006A3A33">
              <w:rPr>
                <w:rFonts w:hint="eastAsia"/>
              </w:rPr>
              <w:t>int</w:t>
            </w:r>
          </w:p>
        </w:tc>
      </w:tr>
      <w:tr w:rsidR="00567199" w:rsidTr="00137600">
        <w:trPr>
          <w:trHeight w:val="642"/>
          <w:jc w:val="center"/>
        </w:trPr>
        <w:tc>
          <w:tcPr>
            <w:tcW w:w="1399" w:type="dxa"/>
            <w:gridSpan w:val="2"/>
            <w:tcBorders>
              <w:top w:val="nil"/>
              <w:left w:val="single" w:sz="8" w:space="0" w:color="auto"/>
              <w:bottom w:val="single" w:sz="8" w:space="0" w:color="auto"/>
              <w:right w:val="single" w:sz="8" w:space="0" w:color="auto"/>
            </w:tcBorders>
          </w:tcPr>
          <w:p w:rsidR="00567199" w:rsidRDefault="00567199" w:rsidP="00137600">
            <w:pPr>
              <w:rPr>
                <w:rFonts w:ascii="宋体" w:hAnsi="宋体"/>
              </w:rPr>
            </w:pPr>
            <w:r w:rsidRPr="006A3A33">
              <w:rPr>
                <w:rFonts w:hint="eastAsia"/>
              </w:rPr>
              <w:lastRenderedPageBreak/>
              <w:t>business_id</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7199" w:rsidRDefault="00567199" w:rsidP="00396A62">
            <w:pPr>
              <w:rPr>
                <w:rFonts w:cs="Calibri"/>
                <w:szCs w:val="21"/>
              </w:rPr>
            </w:pPr>
            <w:r>
              <w:rPr>
                <w:rFonts w:cs="Calibri" w:hint="eastAsia"/>
                <w:szCs w:val="21"/>
              </w:rPr>
              <w:t>业务</w:t>
            </w:r>
            <w:r w:rsidR="00396A62">
              <w:rPr>
                <w:rFonts w:cs="Calibri" w:hint="eastAsia"/>
                <w:szCs w:val="21"/>
              </w:rPr>
              <w:t>序号</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567199" w:rsidRPr="006A3A33" w:rsidRDefault="00567199" w:rsidP="00137600">
            <w:pPr>
              <w:rPr>
                <w:sz w:val="21"/>
                <w:szCs w:val="21"/>
              </w:rPr>
            </w:pPr>
          </w:p>
        </w:tc>
        <w:tc>
          <w:tcPr>
            <w:tcW w:w="537" w:type="dxa"/>
            <w:tcBorders>
              <w:top w:val="nil"/>
              <w:left w:val="nil"/>
              <w:bottom w:val="single" w:sz="8" w:space="0" w:color="auto"/>
              <w:right w:val="single" w:sz="4" w:space="0" w:color="auto"/>
            </w:tcBorders>
            <w:vAlign w:val="center"/>
          </w:tcPr>
          <w:p w:rsidR="00567199" w:rsidRPr="006A3A33" w:rsidRDefault="00567199" w:rsidP="00137600">
            <w:pPr>
              <w:jc w:val="center"/>
              <w:rPr>
                <w:rFonts w:cs="Times New Roman"/>
                <w:szCs w:val="21"/>
              </w:rPr>
            </w:pPr>
            <w:r w:rsidRPr="006A3A33">
              <w:rPr>
                <w:rFonts w:cs="Times New Roman"/>
                <w:szCs w:val="21"/>
              </w:rPr>
              <w:t>N</w:t>
            </w:r>
          </w:p>
        </w:tc>
        <w:tc>
          <w:tcPr>
            <w:tcW w:w="722" w:type="dxa"/>
            <w:tcBorders>
              <w:top w:val="nil"/>
              <w:left w:val="single" w:sz="4" w:space="0" w:color="auto"/>
              <w:bottom w:val="single" w:sz="8" w:space="0" w:color="auto"/>
              <w:right w:val="single" w:sz="8" w:space="0" w:color="auto"/>
            </w:tcBorders>
            <w:vAlign w:val="center"/>
          </w:tcPr>
          <w:p w:rsidR="00567199" w:rsidRDefault="00567199" w:rsidP="00137600">
            <w:pPr>
              <w:rPr>
                <w:rFonts w:ascii="宋体" w:hAnsi="宋体" w:cs="宋体"/>
                <w:szCs w:val="21"/>
              </w:rPr>
            </w:pPr>
          </w:p>
        </w:tc>
        <w:tc>
          <w:tcPr>
            <w:tcW w:w="1203" w:type="dxa"/>
            <w:tcBorders>
              <w:top w:val="nil"/>
              <w:left w:val="nil"/>
              <w:bottom w:val="single" w:sz="8" w:space="0" w:color="auto"/>
              <w:right w:val="single" w:sz="8" w:space="0" w:color="auto"/>
            </w:tcBorders>
          </w:tcPr>
          <w:p w:rsidR="00567199" w:rsidRDefault="00567199" w:rsidP="00137600">
            <w:pPr>
              <w:rPr>
                <w:rFonts w:ascii="宋体" w:hAnsi="宋体" w:cs="宋体"/>
                <w:szCs w:val="21"/>
              </w:rPr>
            </w:pPr>
            <w:r w:rsidRPr="006A3A33">
              <w:rPr>
                <w:rFonts w:cs="Times New Roman" w:hint="eastAsia"/>
                <w:szCs w:val="22"/>
              </w:rPr>
              <w:t>int</w:t>
            </w:r>
          </w:p>
        </w:tc>
      </w:tr>
      <w:tr w:rsidR="00567199" w:rsidTr="00137600">
        <w:trPr>
          <w:trHeight w:val="454"/>
          <w:jc w:val="center"/>
        </w:trPr>
        <w:tc>
          <w:tcPr>
            <w:tcW w:w="1399" w:type="dxa"/>
            <w:gridSpan w:val="2"/>
            <w:tcBorders>
              <w:top w:val="nil"/>
              <w:left w:val="single" w:sz="8" w:space="0" w:color="auto"/>
              <w:bottom w:val="single" w:sz="8" w:space="0" w:color="auto"/>
              <w:right w:val="single" w:sz="8" w:space="0" w:color="auto"/>
            </w:tcBorders>
          </w:tcPr>
          <w:p w:rsidR="00567199" w:rsidRDefault="00567199" w:rsidP="00137600">
            <w:r>
              <w:rPr>
                <w:rFonts w:hint="eastAsia"/>
              </w:rPr>
              <w:t>business_name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szCs w:val="21"/>
              </w:rPr>
            </w:pPr>
            <w:r>
              <w:rPr>
                <w:rFonts w:cs="Calibri" w:hint="eastAsia"/>
                <w:szCs w:val="21"/>
              </w:rPr>
              <w:t>业务名称</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color w:val="FF0000"/>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szCs w:val="21"/>
              </w:rPr>
            </w:pPr>
          </w:p>
        </w:tc>
        <w:tc>
          <w:tcPr>
            <w:tcW w:w="537" w:type="dxa"/>
            <w:tcBorders>
              <w:top w:val="nil"/>
              <w:left w:val="nil"/>
              <w:bottom w:val="single" w:sz="8" w:space="0" w:color="auto"/>
              <w:right w:val="single" w:sz="4" w:space="0" w:color="auto"/>
            </w:tcBorders>
            <w:vAlign w:val="center"/>
          </w:tcPr>
          <w:p w:rsidR="00567199" w:rsidRPr="006A3A33" w:rsidRDefault="00567199" w:rsidP="00137600">
            <w:pPr>
              <w:jc w:val="center"/>
              <w:rPr>
                <w:rFonts w:cs="Times New Roman"/>
                <w:szCs w:val="21"/>
              </w:rPr>
            </w:pPr>
            <w:r w:rsidRPr="006A3A33">
              <w:rPr>
                <w:rFonts w:cs="Times New Roman"/>
                <w:szCs w:val="21"/>
              </w:rPr>
              <w:t>N</w:t>
            </w:r>
          </w:p>
        </w:tc>
        <w:tc>
          <w:tcPr>
            <w:tcW w:w="722" w:type="dxa"/>
            <w:tcBorders>
              <w:top w:val="nil"/>
              <w:left w:val="single" w:sz="4" w:space="0" w:color="auto"/>
              <w:bottom w:val="single" w:sz="8" w:space="0" w:color="auto"/>
              <w:right w:val="single" w:sz="8" w:space="0" w:color="auto"/>
            </w:tcBorders>
            <w:vAlign w:val="center"/>
          </w:tcPr>
          <w:p w:rsidR="00567199" w:rsidRDefault="00567199" w:rsidP="00137600">
            <w:pPr>
              <w:rPr>
                <w:rFonts w:ascii="宋体" w:hAnsi="宋体" w:cs="宋体"/>
                <w:color w:val="FF0000"/>
                <w:szCs w:val="21"/>
              </w:rPr>
            </w:pPr>
          </w:p>
        </w:tc>
        <w:tc>
          <w:tcPr>
            <w:tcW w:w="1203" w:type="dxa"/>
            <w:tcBorders>
              <w:top w:val="nil"/>
              <w:left w:val="nil"/>
              <w:bottom w:val="single" w:sz="8" w:space="0" w:color="auto"/>
              <w:right w:val="single" w:sz="8" w:space="0" w:color="auto"/>
            </w:tcBorders>
          </w:tcPr>
          <w:p w:rsidR="00567199" w:rsidRDefault="00567199" w:rsidP="00137600">
            <w:r>
              <w:rPr>
                <w:rFonts w:hint="eastAsia"/>
              </w:rPr>
              <w:t>varchar(255)</w:t>
            </w:r>
          </w:p>
        </w:tc>
      </w:tr>
      <w:tr w:rsidR="00567199" w:rsidTr="00137600">
        <w:trPr>
          <w:trHeight w:val="648"/>
          <w:jc w:val="center"/>
        </w:trPr>
        <w:tc>
          <w:tcPr>
            <w:tcW w:w="1399" w:type="dxa"/>
            <w:gridSpan w:val="2"/>
            <w:tcBorders>
              <w:top w:val="nil"/>
              <w:left w:val="single" w:sz="8" w:space="0" w:color="auto"/>
              <w:bottom w:val="single" w:sz="8" w:space="0" w:color="auto"/>
              <w:right w:val="single" w:sz="8" w:space="0" w:color="auto"/>
            </w:tcBorders>
          </w:tcPr>
          <w:p w:rsidR="00567199" w:rsidRDefault="00567199" w:rsidP="00137600">
            <w:pPr>
              <w:rPr>
                <w:rFonts w:ascii="宋体" w:hAnsi="宋体"/>
              </w:rPr>
            </w:pPr>
            <w:r>
              <w:rPr>
                <w:rFonts w:hint="eastAsia"/>
              </w:rPr>
              <w:t>apply_code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szCs w:val="21"/>
              </w:rPr>
            </w:pPr>
            <w:r>
              <w:rPr>
                <w:rFonts w:cs="Calibri" w:hint="eastAsia"/>
                <w:szCs w:val="21"/>
              </w:rPr>
              <w:t>申请单位代码</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jc w:val="left"/>
              <w:rPr>
                <w:szCs w:val="21"/>
              </w:rPr>
            </w:pPr>
          </w:p>
        </w:tc>
        <w:tc>
          <w:tcPr>
            <w:tcW w:w="537" w:type="dxa"/>
            <w:tcBorders>
              <w:top w:val="nil"/>
              <w:left w:val="nil"/>
              <w:bottom w:val="single" w:sz="8" w:space="0" w:color="auto"/>
              <w:right w:val="single" w:sz="4" w:space="0" w:color="auto"/>
            </w:tcBorders>
            <w:vAlign w:val="center"/>
          </w:tcPr>
          <w:p w:rsidR="00567199" w:rsidRPr="006A3A33" w:rsidRDefault="00567199" w:rsidP="00137600">
            <w:pPr>
              <w:jc w:val="center"/>
              <w:rPr>
                <w:rFonts w:cs="Times New Roman"/>
                <w:szCs w:val="21"/>
              </w:rPr>
            </w:pPr>
            <w:r w:rsidRPr="006A3A33">
              <w:rPr>
                <w:rFonts w:cs="Times New Roman"/>
                <w:szCs w:val="21"/>
              </w:rPr>
              <w:t>Y</w:t>
            </w:r>
          </w:p>
        </w:tc>
        <w:tc>
          <w:tcPr>
            <w:tcW w:w="722" w:type="dxa"/>
            <w:tcBorders>
              <w:top w:val="nil"/>
              <w:left w:val="single" w:sz="4" w:space="0" w:color="auto"/>
              <w:bottom w:val="single" w:sz="8" w:space="0" w:color="auto"/>
              <w:right w:val="single" w:sz="8" w:space="0" w:color="auto"/>
            </w:tcBorders>
            <w:vAlign w:val="center"/>
          </w:tcPr>
          <w:p w:rsidR="00567199" w:rsidRDefault="00567199" w:rsidP="00137600">
            <w:pPr>
              <w:rPr>
                <w:rFonts w:ascii="宋体" w:hAnsi="宋体" w:cs="宋体"/>
                <w:szCs w:val="21"/>
              </w:rPr>
            </w:pPr>
          </w:p>
        </w:tc>
        <w:tc>
          <w:tcPr>
            <w:tcW w:w="1203" w:type="dxa"/>
            <w:tcBorders>
              <w:top w:val="nil"/>
              <w:left w:val="nil"/>
              <w:bottom w:val="single" w:sz="8" w:space="0" w:color="auto"/>
              <w:right w:val="single" w:sz="8" w:space="0" w:color="auto"/>
            </w:tcBorders>
            <w:vAlign w:val="center"/>
          </w:tcPr>
          <w:p w:rsidR="00567199" w:rsidRPr="000D278B" w:rsidRDefault="00567199" w:rsidP="00137600">
            <w:pPr>
              <w:rPr>
                <w:rFonts w:ascii="宋体" w:hAnsi="宋体" w:cs="宋体"/>
                <w:color w:val="FF0000"/>
                <w:szCs w:val="21"/>
              </w:rPr>
            </w:pPr>
            <w:r w:rsidRPr="000D278B">
              <w:rPr>
                <w:color w:val="FF0000"/>
              </w:rPr>
              <w:t>varchar(255)</w:t>
            </w:r>
          </w:p>
        </w:tc>
      </w:tr>
      <w:tr w:rsidR="00567199" w:rsidTr="00137600">
        <w:trPr>
          <w:trHeight w:val="953"/>
          <w:jc w:val="center"/>
        </w:trPr>
        <w:tc>
          <w:tcPr>
            <w:tcW w:w="1399" w:type="dxa"/>
            <w:gridSpan w:val="2"/>
            <w:tcBorders>
              <w:top w:val="nil"/>
              <w:left w:val="single" w:sz="8" w:space="0" w:color="auto"/>
              <w:bottom w:val="single" w:sz="8" w:space="0" w:color="auto"/>
              <w:right w:val="single" w:sz="8" w:space="0" w:color="auto"/>
            </w:tcBorders>
          </w:tcPr>
          <w:p w:rsidR="00567199" w:rsidRDefault="00567199" w:rsidP="00137600">
            <w:pPr>
              <w:rPr>
                <w:rFonts w:ascii="宋体" w:hAnsi="宋体"/>
              </w:rPr>
            </w:pPr>
            <w:r w:rsidRPr="006A3A33">
              <w:rPr>
                <w:rFonts w:hint="eastAsia"/>
              </w:rPr>
              <w:t>apply_credit_code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szCs w:val="21"/>
              </w:rPr>
            </w:pPr>
            <w:r>
              <w:rPr>
                <w:rFonts w:cs="Calibri" w:hint="eastAsia"/>
                <w:szCs w:val="21"/>
              </w:rPr>
              <w:t>申请单位</w:t>
            </w:r>
            <w:r>
              <w:rPr>
                <w:szCs w:val="21"/>
              </w:rPr>
              <w:t>统一社会信用代码</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jc w:val="left"/>
              <w:rPr>
                <w:color w:val="FF0000"/>
                <w:szCs w:val="21"/>
              </w:rPr>
            </w:pPr>
          </w:p>
        </w:tc>
        <w:tc>
          <w:tcPr>
            <w:tcW w:w="537" w:type="dxa"/>
            <w:tcBorders>
              <w:top w:val="nil"/>
              <w:left w:val="nil"/>
              <w:bottom w:val="single" w:sz="8" w:space="0" w:color="auto"/>
              <w:right w:val="single" w:sz="4" w:space="0" w:color="auto"/>
            </w:tcBorders>
            <w:vAlign w:val="center"/>
          </w:tcPr>
          <w:p w:rsidR="00567199" w:rsidRPr="006A3A33" w:rsidRDefault="00567199" w:rsidP="00137600">
            <w:pPr>
              <w:jc w:val="center"/>
              <w:rPr>
                <w:rFonts w:cs="Times New Roman"/>
                <w:szCs w:val="21"/>
              </w:rPr>
            </w:pPr>
            <w:r w:rsidRPr="006A3A33">
              <w:rPr>
                <w:rFonts w:cs="Times New Roman"/>
                <w:szCs w:val="21"/>
              </w:rPr>
              <w:t>Y</w:t>
            </w:r>
          </w:p>
        </w:tc>
        <w:tc>
          <w:tcPr>
            <w:tcW w:w="722" w:type="dxa"/>
            <w:tcBorders>
              <w:top w:val="nil"/>
              <w:left w:val="single" w:sz="4" w:space="0" w:color="auto"/>
              <w:bottom w:val="single" w:sz="8" w:space="0" w:color="auto"/>
              <w:right w:val="single" w:sz="8" w:space="0" w:color="auto"/>
            </w:tcBorders>
            <w:vAlign w:val="center"/>
          </w:tcPr>
          <w:p w:rsidR="00567199" w:rsidRDefault="00567199" w:rsidP="00137600">
            <w:pPr>
              <w:rPr>
                <w:rFonts w:ascii="宋体" w:hAnsi="宋体" w:cs="宋体"/>
                <w:szCs w:val="21"/>
              </w:rPr>
            </w:pPr>
          </w:p>
        </w:tc>
        <w:tc>
          <w:tcPr>
            <w:tcW w:w="1203" w:type="dxa"/>
            <w:tcBorders>
              <w:top w:val="nil"/>
              <w:left w:val="nil"/>
              <w:bottom w:val="single" w:sz="8" w:space="0" w:color="auto"/>
              <w:right w:val="single" w:sz="8" w:space="0" w:color="auto"/>
            </w:tcBorders>
            <w:vAlign w:val="center"/>
          </w:tcPr>
          <w:p w:rsidR="00567199" w:rsidRPr="000D278B" w:rsidRDefault="00567199" w:rsidP="00137600">
            <w:pPr>
              <w:rPr>
                <w:rFonts w:ascii="宋体" w:hAnsi="宋体" w:cs="宋体"/>
                <w:color w:val="FF0000"/>
                <w:szCs w:val="21"/>
              </w:rPr>
            </w:pPr>
            <w:r w:rsidRPr="000D278B">
              <w:rPr>
                <w:color w:val="FF0000"/>
              </w:rPr>
              <w:t>varchar(255)</w:t>
            </w:r>
          </w:p>
        </w:tc>
      </w:tr>
      <w:tr w:rsidR="00567199" w:rsidTr="00137600">
        <w:trPr>
          <w:trHeight w:val="648"/>
          <w:jc w:val="center"/>
        </w:trPr>
        <w:tc>
          <w:tcPr>
            <w:tcW w:w="1399" w:type="dxa"/>
            <w:gridSpan w:val="2"/>
            <w:tcBorders>
              <w:top w:val="nil"/>
              <w:left w:val="single" w:sz="8" w:space="0" w:color="auto"/>
              <w:bottom w:val="single" w:sz="8" w:space="0" w:color="auto"/>
              <w:right w:val="single" w:sz="8" w:space="0" w:color="auto"/>
            </w:tcBorders>
          </w:tcPr>
          <w:p w:rsidR="00567199" w:rsidRDefault="00567199" w:rsidP="00137600">
            <w:pPr>
              <w:rPr>
                <w:rFonts w:ascii="宋体" w:hAnsi="宋体"/>
                <w:color w:val="FF0000"/>
              </w:rPr>
            </w:pPr>
            <w:r>
              <w:rPr>
                <w:rFonts w:hint="eastAsia"/>
              </w:rPr>
              <w:t>apply_org_code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color w:val="FF0000"/>
                <w:szCs w:val="21"/>
              </w:rPr>
            </w:pPr>
            <w:r w:rsidRPr="006A3A33">
              <w:rPr>
                <w:rFonts w:cs="Calibri" w:hint="eastAsia"/>
                <w:szCs w:val="21"/>
              </w:rPr>
              <w:t>申请单位组织机构代码</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color w:val="FF0000"/>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jc w:val="left"/>
              <w:rPr>
                <w:color w:val="FF0000"/>
                <w:szCs w:val="21"/>
              </w:rPr>
            </w:pPr>
          </w:p>
        </w:tc>
        <w:tc>
          <w:tcPr>
            <w:tcW w:w="537" w:type="dxa"/>
            <w:tcBorders>
              <w:top w:val="nil"/>
              <w:left w:val="nil"/>
              <w:bottom w:val="single" w:sz="8" w:space="0" w:color="auto"/>
              <w:right w:val="single" w:sz="4" w:space="0" w:color="auto"/>
            </w:tcBorders>
            <w:vAlign w:val="center"/>
          </w:tcPr>
          <w:p w:rsidR="00567199" w:rsidRPr="006A3A33" w:rsidRDefault="00567199" w:rsidP="00137600">
            <w:pPr>
              <w:jc w:val="center"/>
              <w:rPr>
                <w:rFonts w:cs="Times New Roman"/>
                <w:color w:val="FF0000"/>
                <w:szCs w:val="21"/>
              </w:rPr>
            </w:pPr>
            <w:r w:rsidRPr="006A3A33">
              <w:rPr>
                <w:rFonts w:cs="Times New Roman"/>
                <w:szCs w:val="21"/>
              </w:rPr>
              <w:t>Y</w:t>
            </w:r>
          </w:p>
        </w:tc>
        <w:tc>
          <w:tcPr>
            <w:tcW w:w="722" w:type="dxa"/>
            <w:tcBorders>
              <w:top w:val="nil"/>
              <w:left w:val="single" w:sz="4" w:space="0" w:color="auto"/>
              <w:bottom w:val="single" w:sz="8" w:space="0" w:color="auto"/>
              <w:right w:val="single" w:sz="8" w:space="0" w:color="auto"/>
            </w:tcBorders>
            <w:vAlign w:val="center"/>
          </w:tcPr>
          <w:p w:rsidR="00567199" w:rsidRDefault="00567199" w:rsidP="00137600">
            <w:pPr>
              <w:rPr>
                <w:rFonts w:ascii="宋体" w:hAnsi="宋体" w:cs="宋体"/>
                <w:color w:val="FF0000"/>
                <w:szCs w:val="21"/>
              </w:rPr>
            </w:pPr>
          </w:p>
        </w:tc>
        <w:tc>
          <w:tcPr>
            <w:tcW w:w="1203" w:type="dxa"/>
            <w:tcBorders>
              <w:top w:val="nil"/>
              <w:left w:val="nil"/>
              <w:bottom w:val="single" w:sz="8" w:space="0" w:color="auto"/>
              <w:right w:val="single" w:sz="8" w:space="0" w:color="auto"/>
            </w:tcBorders>
            <w:vAlign w:val="center"/>
          </w:tcPr>
          <w:p w:rsidR="00567199" w:rsidRPr="00396A62" w:rsidRDefault="00567199" w:rsidP="00137600">
            <w:pPr>
              <w:rPr>
                <w:rFonts w:ascii="宋体" w:hAnsi="宋体" w:cs="宋体"/>
                <w:color w:val="FF0000"/>
                <w:szCs w:val="21"/>
              </w:rPr>
            </w:pPr>
            <w:r w:rsidRPr="000D278B">
              <w:rPr>
                <w:color w:val="FF0000"/>
              </w:rPr>
              <w:t>varchar(255)</w:t>
            </w:r>
          </w:p>
        </w:tc>
      </w:tr>
      <w:tr w:rsidR="00567199" w:rsidTr="00137600">
        <w:trPr>
          <w:trHeight w:val="648"/>
          <w:jc w:val="center"/>
        </w:trPr>
        <w:tc>
          <w:tcPr>
            <w:tcW w:w="1399" w:type="dxa"/>
            <w:gridSpan w:val="2"/>
            <w:tcBorders>
              <w:top w:val="nil"/>
              <w:left w:val="single" w:sz="8" w:space="0" w:color="auto"/>
              <w:bottom w:val="single" w:sz="8" w:space="0" w:color="auto"/>
              <w:right w:val="single" w:sz="8" w:space="0" w:color="auto"/>
            </w:tcBorders>
          </w:tcPr>
          <w:p w:rsidR="00567199" w:rsidRDefault="00567199" w:rsidP="00137600">
            <w:pPr>
              <w:rPr>
                <w:rFonts w:ascii="宋体" w:hAnsi="宋体"/>
              </w:rPr>
            </w:pPr>
            <w:r>
              <w:rPr>
                <w:rFonts w:hint="eastAsia"/>
              </w:rPr>
              <w:t>a</w:t>
            </w:r>
            <w:r w:rsidRPr="006A3A33">
              <w:rPr>
                <w:rFonts w:hint="eastAsia"/>
              </w:rPr>
              <w:t>pply_name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szCs w:val="21"/>
              </w:rPr>
            </w:pPr>
            <w:r>
              <w:rPr>
                <w:rFonts w:cs="Calibri" w:hint="eastAsia"/>
                <w:szCs w:val="21"/>
              </w:rPr>
              <w:t>申请单位</w:t>
            </w:r>
            <w:r>
              <w:rPr>
                <w:rFonts w:cs="Calibri" w:hint="eastAsia"/>
                <w:szCs w:val="21"/>
              </w:rPr>
              <w:t>/</w:t>
            </w:r>
            <w:r>
              <w:rPr>
                <w:rFonts w:cs="Calibri" w:hint="eastAsia"/>
                <w:szCs w:val="21"/>
              </w:rPr>
              <w:t>个人名称</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jc w:val="left"/>
              <w:rPr>
                <w:szCs w:val="21"/>
              </w:rPr>
            </w:pPr>
          </w:p>
        </w:tc>
        <w:tc>
          <w:tcPr>
            <w:tcW w:w="537" w:type="dxa"/>
            <w:tcBorders>
              <w:top w:val="nil"/>
              <w:left w:val="nil"/>
              <w:bottom w:val="single" w:sz="8" w:space="0" w:color="auto"/>
              <w:right w:val="single" w:sz="4" w:space="0" w:color="auto"/>
            </w:tcBorders>
            <w:vAlign w:val="center"/>
          </w:tcPr>
          <w:p w:rsidR="00567199" w:rsidRPr="006A3A33" w:rsidRDefault="00567199" w:rsidP="00137600">
            <w:pPr>
              <w:jc w:val="center"/>
              <w:rPr>
                <w:rFonts w:cs="Times New Roman"/>
                <w:szCs w:val="21"/>
              </w:rPr>
            </w:pPr>
            <w:r w:rsidRPr="006A3A33">
              <w:rPr>
                <w:rFonts w:cs="Times New Roman"/>
                <w:szCs w:val="21"/>
              </w:rPr>
              <w:t>N</w:t>
            </w:r>
          </w:p>
        </w:tc>
        <w:tc>
          <w:tcPr>
            <w:tcW w:w="722" w:type="dxa"/>
            <w:tcBorders>
              <w:top w:val="nil"/>
              <w:left w:val="single" w:sz="4" w:space="0" w:color="auto"/>
              <w:bottom w:val="single" w:sz="8" w:space="0" w:color="auto"/>
              <w:right w:val="single" w:sz="8" w:space="0" w:color="auto"/>
            </w:tcBorders>
            <w:vAlign w:val="center"/>
          </w:tcPr>
          <w:p w:rsidR="00567199" w:rsidRDefault="00567199" w:rsidP="00137600">
            <w:pPr>
              <w:rPr>
                <w:rFonts w:ascii="宋体" w:hAnsi="宋体" w:cs="宋体"/>
                <w:szCs w:val="21"/>
              </w:rPr>
            </w:pPr>
          </w:p>
        </w:tc>
        <w:tc>
          <w:tcPr>
            <w:tcW w:w="1203" w:type="dxa"/>
            <w:tcBorders>
              <w:top w:val="nil"/>
              <w:left w:val="nil"/>
              <w:bottom w:val="single" w:sz="8" w:space="0" w:color="auto"/>
              <w:right w:val="single" w:sz="8" w:space="0" w:color="auto"/>
            </w:tcBorders>
            <w:vAlign w:val="center"/>
          </w:tcPr>
          <w:p w:rsidR="00567199" w:rsidRDefault="00567199" w:rsidP="00137600">
            <w:pPr>
              <w:rPr>
                <w:rFonts w:ascii="宋体" w:hAnsi="宋体" w:cs="宋体"/>
                <w:szCs w:val="21"/>
              </w:rPr>
            </w:pPr>
            <w:r>
              <w:rPr>
                <w:rFonts w:hint="eastAsia"/>
              </w:rPr>
              <w:t>varchar(255)</w:t>
            </w:r>
          </w:p>
        </w:tc>
      </w:tr>
      <w:tr w:rsidR="00567199" w:rsidTr="00137600">
        <w:trPr>
          <w:trHeight w:val="648"/>
          <w:jc w:val="center"/>
        </w:trPr>
        <w:tc>
          <w:tcPr>
            <w:tcW w:w="1399" w:type="dxa"/>
            <w:gridSpan w:val="2"/>
            <w:tcBorders>
              <w:top w:val="nil"/>
              <w:left w:val="single" w:sz="8" w:space="0" w:color="auto"/>
              <w:bottom w:val="single" w:sz="8" w:space="0" w:color="auto"/>
              <w:right w:val="single" w:sz="8" w:space="0" w:color="auto"/>
            </w:tcBorders>
          </w:tcPr>
          <w:p w:rsidR="00567199" w:rsidRDefault="00567199" w:rsidP="00137600">
            <w:pPr>
              <w:rPr>
                <w:rFonts w:ascii="宋体" w:hAnsi="宋体"/>
              </w:rPr>
            </w:pPr>
            <w:r>
              <w:rPr>
                <w:rFonts w:hint="eastAsia"/>
              </w:rPr>
              <w:t>c</w:t>
            </w:r>
            <w:r w:rsidRPr="006A3A33">
              <w:rPr>
                <w:rFonts w:hint="eastAsia"/>
              </w:rPr>
              <w:t>ontact_name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szCs w:val="21"/>
              </w:rPr>
            </w:pPr>
            <w:r>
              <w:rPr>
                <w:rFonts w:cs="Calibri" w:hint="eastAsia"/>
                <w:szCs w:val="21"/>
              </w:rPr>
              <w:t>联系人名称</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567199" w:rsidRPr="006A3A33" w:rsidRDefault="00567199" w:rsidP="00137600">
            <w:pPr>
              <w:jc w:val="left"/>
              <w:rPr>
                <w:sz w:val="21"/>
                <w:szCs w:val="22"/>
              </w:rPr>
            </w:pPr>
            <w:r w:rsidRPr="006A3A33">
              <w:rPr>
                <w:rFonts w:hint="eastAsia"/>
                <w:sz w:val="21"/>
                <w:szCs w:val="22"/>
              </w:rPr>
              <w:t>申办人姓名</w:t>
            </w:r>
          </w:p>
        </w:tc>
        <w:tc>
          <w:tcPr>
            <w:tcW w:w="537" w:type="dxa"/>
            <w:tcBorders>
              <w:top w:val="nil"/>
              <w:left w:val="nil"/>
              <w:bottom w:val="single" w:sz="8" w:space="0" w:color="auto"/>
              <w:right w:val="single" w:sz="4" w:space="0" w:color="auto"/>
            </w:tcBorders>
            <w:vAlign w:val="center"/>
          </w:tcPr>
          <w:p w:rsidR="00567199" w:rsidRPr="006A3A33" w:rsidRDefault="00567199" w:rsidP="00137600">
            <w:pPr>
              <w:jc w:val="center"/>
              <w:rPr>
                <w:rFonts w:cs="Times New Roman"/>
                <w:szCs w:val="21"/>
              </w:rPr>
            </w:pPr>
            <w:r w:rsidRPr="006A3A33">
              <w:rPr>
                <w:rFonts w:cs="Times New Roman"/>
                <w:szCs w:val="21"/>
              </w:rPr>
              <w:t>Y</w:t>
            </w:r>
          </w:p>
        </w:tc>
        <w:tc>
          <w:tcPr>
            <w:tcW w:w="722" w:type="dxa"/>
            <w:tcBorders>
              <w:top w:val="nil"/>
              <w:left w:val="single" w:sz="4" w:space="0" w:color="auto"/>
              <w:bottom w:val="single" w:sz="8" w:space="0" w:color="auto"/>
              <w:right w:val="single" w:sz="8" w:space="0" w:color="auto"/>
            </w:tcBorders>
            <w:vAlign w:val="center"/>
          </w:tcPr>
          <w:p w:rsidR="00567199" w:rsidRDefault="00567199" w:rsidP="00137600">
            <w:pPr>
              <w:rPr>
                <w:rFonts w:ascii="宋体" w:hAnsi="宋体" w:cs="宋体"/>
                <w:szCs w:val="21"/>
              </w:rPr>
            </w:pPr>
          </w:p>
        </w:tc>
        <w:tc>
          <w:tcPr>
            <w:tcW w:w="1203" w:type="dxa"/>
            <w:tcBorders>
              <w:top w:val="nil"/>
              <w:left w:val="nil"/>
              <w:bottom w:val="single" w:sz="8" w:space="0" w:color="auto"/>
              <w:right w:val="single" w:sz="8" w:space="0" w:color="auto"/>
            </w:tcBorders>
            <w:vAlign w:val="center"/>
          </w:tcPr>
          <w:p w:rsidR="00567199" w:rsidRDefault="00567199" w:rsidP="00137600">
            <w:pPr>
              <w:rPr>
                <w:rFonts w:ascii="宋体" w:hAnsi="宋体" w:cs="宋体"/>
                <w:color w:val="000000"/>
                <w:szCs w:val="21"/>
              </w:rPr>
            </w:pPr>
            <w:r>
              <w:rPr>
                <w:rFonts w:hint="eastAsia"/>
              </w:rPr>
              <w:t>varchar(255)</w:t>
            </w:r>
          </w:p>
        </w:tc>
      </w:tr>
      <w:tr w:rsidR="00567199" w:rsidTr="00137600">
        <w:trPr>
          <w:trHeight w:val="648"/>
          <w:jc w:val="center"/>
        </w:trPr>
        <w:tc>
          <w:tcPr>
            <w:tcW w:w="1399" w:type="dxa"/>
            <w:gridSpan w:val="2"/>
            <w:tcBorders>
              <w:top w:val="nil"/>
              <w:left w:val="single" w:sz="8" w:space="0" w:color="auto"/>
              <w:bottom w:val="single" w:sz="8" w:space="0" w:color="auto"/>
              <w:right w:val="single" w:sz="8" w:space="0" w:color="auto"/>
            </w:tcBorders>
          </w:tcPr>
          <w:p w:rsidR="00567199" w:rsidRDefault="00567199" w:rsidP="00137600">
            <w:pPr>
              <w:rPr>
                <w:rFonts w:ascii="宋体" w:hAnsi="宋体"/>
              </w:rPr>
            </w:pPr>
            <w:r>
              <w:rPr>
                <w:rFonts w:hint="eastAsia"/>
              </w:rPr>
              <w:t>c</w:t>
            </w:r>
            <w:r w:rsidRPr="006A3A33">
              <w:rPr>
                <w:rFonts w:hint="eastAsia"/>
              </w:rPr>
              <w:t>ontact_tele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7199" w:rsidRDefault="00567199">
            <w:pPr>
              <w:rPr>
                <w:rFonts w:cs="Calibri"/>
                <w:szCs w:val="21"/>
              </w:rPr>
            </w:pPr>
            <w:r>
              <w:rPr>
                <w:rFonts w:cs="Calibri" w:hint="eastAsia"/>
                <w:szCs w:val="21"/>
              </w:rPr>
              <w:t>联系</w:t>
            </w:r>
            <w:r w:rsidR="00B168C7">
              <w:rPr>
                <w:rFonts w:cs="Calibri" w:hint="eastAsia"/>
                <w:szCs w:val="21"/>
              </w:rPr>
              <w:t>电话</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567199" w:rsidRPr="006A3A33" w:rsidRDefault="00567199" w:rsidP="00137600">
            <w:pPr>
              <w:jc w:val="left"/>
              <w:rPr>
                <w:sz w:val="21"/>
                <w:szCs w:val="22"/>
              </w:rPr>
            </w:pPr>
            <w:r w:rsidRPr="006A3A33">
              <w:rPr>
                <w:rFonts w:hint="eastAsia"/>
                <w:sz w:val="21"/>
                <w:szCs w:val="22"/>
              </w:rPr>
              <w:t>申办人手机号</w:t>
            </w:r>
          </w:p>
        </w:tc>
        <w:tc>
          <w:tcPr>
            <w:tcW w:w="537" w:type="dxa"/>
            <w:tcBorders>
              <w:top w:val="nil"/>
              <w:left w:val="nil"/>
              <w:bottom w:val="single" w:sz="8" w:space="0" w:color="auto"/>
              <w:right w:val="single" w:sz="4" w:space="0" w:color="auto"/>
            </w:tcBorders>
            <w:vAlign w:val="center"/>
          </w:tcPr>
          <w:p w:rsidR="00567199" w:rsidRPr="006A3A33" w:rsidRDefault="00567199" w:rsidP="00137600">
            <w:pPr>
              <w:jc w:val="center"/>
              <w:rPr>
                <w:rFonts w:cs="Times New Roman"/>
                <w:szCs w:val="21"/>
              </w:rPr>
            </w:pPr>
            <w:r w:rsidRPr="006A3A33">
              <w:rPr>
                <w:rFonts w:cs="Times New Roman"/>
                <w:szCs w:val="21"/>
              </w:rPr>
              <w:t>Y</w:t>
            </w:r>
          </w:p>
        </w:tc>
        <w:tc>
          <w:tcPr>
            <w:tcW w:w="722" w:type="dxa"/>
            <w:tcBorders>
              <w:top w:val="nil"/>
              <w:left w:val="single" w:sz="4" w:space="0" w:color="auto"/>
              <w:bottom w:val="single" w:sz="8" w:space="0" w:color="auto"/>
              <w:right w:val="single" w:sz="8" w:space="0" w:color="auto"/>
            </w:tcBorders>
            <w:vAlign w:val="center"/>
          </w:tcPr>
          <w:p w:rsidR="00567199" w:rsidRDefault="00567199" w:rsidP="00137600">
            <w:pPr>
              <w:rPr>
                <w:rFonts w:ascii="宋体" w:hAnsi="宋体" w:cs="宋体"/>
                <w:szCs w:val="21"/>
              </w:rPr>
            </w:pPr>
          </w:p>
        </w:tc>
        <w:tc>
          <w:tcPr>
            <w:tcW w:w="1203" w:type="dxa"/>
            <w:tcBorders>
              <w:top w:val="nil"/>
              <w:left w:val="nil"/>
              <w:bottom w:val="single" w:sz="8" w:space="0" w:color="auto"/>
              <w:right w:val="single" w:sz="8" w:space="0" w:color="auto"/>
            </w:tcBorders>
            <w:vAlign w:val="center"/>
          </w:tcPr>
          <w:p w:rsidR="00567199" w:rsidRDefault="00567199" w:rsidP="00137600">
            <w:pPr>
              <w:rPr>
                <w:rFonts w:ascii="宋体" w:hAnsi="宋体" w:cs="宋体"/>
                <w:color w:val="000000"/>
                <w:szCs w:val="21"/>
              </w:rPr>
            </w:pPr>
            <w:r>
              <w:rPr>
                <w:rFonts w:hint="eastAsia"/>
              </w:rPr>
              <w:t>varchar(255)</w:t>
            </w:r>
          </w:p>
        </w:tc>
      </w:tr>
      <w:tr w:rsidR="00B168C7" w:rsidTr="00137600">
        <w:trPr>
          <w:trHeight w:val="648"/>
          <w:jc w:val="center"/>
        </w:trPr>
        <w:tc>
          <w:tcPr>
            <w:tcW w:w="1399" w:type="dxa"/>
            <w:gridSpan w:val="2"/>
            <w:tcBorders>
              <w:top w:val="nil"/>
              <w:left w:val="single" w:sz="8" w:space="0" w:color="auto"/>
              <w:bottom w:val="single" w:sz="8" w:space="0" w:color="auto"/>
              <w:right w:val="single" w:sz="8" w:space="0" w:color="auto"/>
            </w:tcBorders>
          </w:tcPr>
          <w:p w:rsidR="00B168C7" w:rsidRDefault="00B168C7" w:rsidP="00137600">
            <w:r>
              <w:rPr>
                <w:rFonts w:hint="eastAsia"/>
              </w:rPr>
              <w:t>contact_mail</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168C7" w:rsidRDefault="00B168C7" w:rsidP="00B168C7">
            <w:pPr>
              <w:rPr>
                <w:rFonts w:cs="Calibri"/>
                <w:szCs w:val="21"/>
              </w:rPr>
            </w:pPr>
            <w:r>
              <w:rPr>
                <w:rFonts w:cs="Calibri" w:hint="eastAsia"/>
                <w:szCs w:val="21"/>
              </w:rPr>
              <w:t>联系邮箱</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B168C7" w:rsidRDefault="00B168C7"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B168C7" w:rsidRPr="006A3A33" w:rsidRDefault="00B168C7" w:rsidP="00137600">
            <w:pPr>
              <w:jc w:val="left"/>
              <w:rPr>
                <w:sz w:val="21"/>
                <w:szCs w:val="22"/>
              </w:rPr>
            </w:pPr>
            <w:r>
              <w:rPr>
                <w:rFonts w:hint="eastAsia"/>
                <w:sz w:val="21"/>
                <w:szCs w:val="22"/>
              </w:rPr>
              <w:t>申办人邮箱</w:t>
            </w:r>
          </w:p>
        </w:tc>
        <w:tc>
          <w:tcPr>
            <w:tcW w:w="537" w:type="dxa"/>
            <w:tcBorders>
              <w:top w:val="nil"/>
              <w:left w:val="nil"/>
              <w:bottom w:val="single" w:sz="8" w:space="0" w:color="auto"/>
              <w:right w:val="single" w:sz="4" w:space="0" w:color="auto"/>
            </w:tcBorders>
            <w:vAlign w:val="center"/>
          </w:tcPr>
          <w:p w:rsidR="00B168C7" w:rsidRPr="006A3A33" w:rsidRDefault="00B168C7" w:rsidP="00137600">
            <w:pPr>
              <w:jc w:val="center"/>
              <w:rPr>
                <w:rFonts w:cs="Times New Roman"/>
                <w:szCs w:val="21"/>
              </w:rPr>
            </w:pPr>
            <w:r>
              <w:rPr>
                <w:rFonts w:cs="Times New Roman" w:hint="eastAsia"/>
                <w:szCs w:val="21"/>
              </w:rPr>
              <w:t>Y</w:t>
            </w:r>
          </w:p>
        </w:tc>
        <w:tc>
          <w:tcPr>
            <w:tcW w:w="722" w:type="dxa"/>
            <w:tcBorders>
              <w:top w:val="nil"/>
              <w:left w:val="single" w:sz="4" w:space="0" w:color="auto"/>
              <w:bottom w:val="single" w:sz="8" w:space="0" w:color="auto"/>
              <w:right w:val="single" w:sz="8" w:space="0" w:color="auto"/>
            </w:tcBorders>
            <w:vAlign w:val="center"/>
          </w:tcPr>
          <w:p w:rsidR="00B168C7" w:rsidRDefault="00B168C7" w:rsidP="00137600">
            <w:pPr>
              <w:rPr>
                <w:rFonts w:ascii="宋体" w:hAnsi="宋体" w:cs="宋体"/>
                <w:szCs w:val="21"/>
              </w:rPr>
            </w:pPr>
          </w:p>
        </w:tc>
        <w:tc>
          <w:tcPr>
            <w:tcW w:w="1203" w:type="dxa"/>
            <w:tcBorders>
              <w:top w:val="nil"/>
              <w:left w:val="nil"/>
              <w:bottom w:val="single" w:sz="8" w:space="0" w:color="auto"/>
              <w:right w:val="single" w:sz="8" w:space="0" w:color="auto"/>
            </w:tcBorders>
            <w:vAlign w:val="center"/>
          </w:tcPr>
          <w:p w:rsidR="00B168C7" w:rsidRDefault="00B168C7" w:rsidP="00137600">
            <w:r>
              <w:rPr>
                <w:rFonts w:hint="eastAsia"/>
              </w:rPr>
              <w:t>varchar(255)</w:t>
            </w:r>
          </w:p>
        </w:tc>
      </w:tr>
      <w:tr w:rsidR="00B168C7" w:rsidTr="00137600">
        <w:trPr>
          <w:trHeight w:val="648"/>
          <w:jc w:val="center"/>
        </w:trPr>
        <w:tc>
          <w:tcPr>
            <w:tcW w:w="1399" w:type="dxa"/>
            <w:gridSpan w:val="2"/>
            <w:tcBorders>
              <w:top w:val="nil"/>
              <w:left w:val="single" w:sz="8" w:space="0" w:color="auto"/>
              <w:bottom w:val="single" w:sz="8" w:space="0" w:color="auto"/>
              <w:right w:val="single" w:sz="8" w:space="0" w:color="auto"/>
            </w:tcBorders>
          </w:tcPr>
          <w:p w:rsidR="00B168C7" w:rsidRDefault="00B168C7" w:rsidP="00137600">
            <w:r>
              <w:rPr>
                <w:rFonts w:hint="eastAsia"/>
              </w:rPr>
              <w:t>contact_address</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168C7" w:rsidRDefault="00B168C7" w:rsidP="00B168C7">
            <w:pPr>
              <w:rPr>
                <w:rFonts w:cs="Calibri"/>
                <w:szCs w:val="21"/>
              </w:rPr>
            </w:pPr>
            <w:r>
              <w:rPr>
                <w:rFonts w:cs="Calibri" w:hint="eastAsia"/>
                <w:szCs w:val="21"/>
              </w:rPr>
              <w:t>邮寄地址</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B168C7" w:rsidRDefault="00B168C7"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B168C7" w:rsidRDefault="00B168C7" w:rsidP="00137600">
            <w:pPr>
              <w:jc w:val="left"/>
              <w:rPr>
                <w:sz w:val="21"/>
                <w:szCs w:val="22"/>
              </w:rPr>
            </w:pPr>
            <w:r>
              <w:rPr>
                <w:rFonts w:hint="eastAsia"/>
                <w:sz w:val="21"/>
                <w:szCs w:val="22"/>
              </w:rPr>
              <w:t>邮寄地址</w:t>
            </w:r>
          </w:p>
        </w:tc>
        <w:tc>
          <w:tcPr>
            <w:tcW w:w="537" w:type="dxa"/>
            <w:tcBorders>
              <w:top w:val="nil"/>
              <w:left w:val="nil"/>
              <w:bottom w:val="single" w:sz="8" w:space="0" w:color="auto"/>
              <w:right w:val="single" w:sz="4" w:space="0" w:color="auto"/>
            </w:tcBorders>
            <w:vAlign w:val="center"/>
          </w:tcPr>
          <w:p w:rsidR="00B168C7" w:rsidRDefault="00B168C7" w:rsidP="00137600">
            <w:pPr>
              <w:jc w:val="center"/>
              <w:rPr>
                <w:rFonts w:cs="Times New Roman"/>
                <w:szCs w:val="21"/>
              </w:rPr>
            </w:pPr>
            <w:r>
              <w:rPr>
                <w:rFonts w:cs="Times New Roman" w:hint="eastAsia"/>
                <w:szCs w:val="21"/>
              </w:rPr>
              <w:t>Y</w:t>
            </w:r>
          </w:p>
        </w:tc>
        <w:tc>
          <w:tcPr>
            <w:tcW w:w="722" w:type="dxa"/>
            <w:tcBorders>
              <w:top w:val="nil"/>
              <w:left w:val="single" w:sz="4" w:space="0" w:color="auto"/>
              <w:bottom w:val="single" w:sz="8" w:space="0" w:color="auto"/>
              <w:right w:val="single" w:sz="8" w:space="0" w:color="auto"/>
            </w:tcBorders>
            <w:vAlign w:val="center"/>
          </w:tcPr>
          <w:p w:rsidR="00B168C7" w:rsidRDefault="00B168C7" w:rsidP="00137600">
            <w:pPr>
              <w:rPr>
                <w:rFonts w:ascii="宋体" w:hAnsi="宋体" w:cs="宋体"/>
                <w:szCs w:val="21"/>
              </w:rPr>
            </w:pPr>
          </w:p>
        </w:tc>
        <w:tc>
          <w:tcPr>
            <w:tcW w:w="1203" w:type="dxa"/>
            <w:tcBorders>
              <w:top w:val="nil"/>
              <w:left w:val="nil"/>
              <w:bottom w:val="single" w:sz="8" w:space="0" w:color="auto"/>
              <w:right w:val="single" w:sz="8" w:space="0" w:color="auto"/>
            </w:tcBorders>
            <w:vAlign w:val="center"/>
          </w:tcPr>
          <w:p w:rsidR="00B168C7" w:rsidRDefault="00B168C7" w:rsidP="00137600">
            <w:r>
              <w:rPr>
                <w:rFonts w:hint="eastAsia"/>
              </w:rPr>
              <w:t>varchar(255)</w:t>
            </w:r>
          </w:p>
        </w:tc>
      </w:tr>
      <w:tr w:rsidR="00B168C7" w:rsidTr="00137600">
        <w:trPr>
          <w:trHeight w:val="648"/>
          <w:jc w:val="center"/>
        </w:trPr>
        <w:tc>
          <w:tcPr>
            <w:tcW w:w="1399" w:type="dxa"/>
            <w:gridSpan w:val="2"/>
            <w:tcBorders>
              <w:top w:val="nil"/>
              <w:left w:val="single" w:sz="8" w:space="0" w:color="auto"/>
              <w:bottom w:val="single" w:sz="8" w:space="0" w:color="auto"/>
              <w:right w:val="single" w:sz="8" w:space="0" w:color="auto"/>
            </w:tcBorders>
          </w:tcPr>
          <w:p w:rsidR="00B168C7" w:rsidRDefault="00B168C7" w:rsidP="00137600">
            <w:r>
              <w:rPr>
                <w:rFonts w:hint="eastAsia"/>
              </w:rPr>
              <w:t>n</w:t>
            </w:r>
            <w:r>
              <w:t>otice_</w:t>
            </w:r>
            <w:r>
              <w:rPr>
                <w:rFonts w:hint="eastAsia"/>
              </w:rPr>
              <w:t>get</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168C7" w:rsidRDefault="00B168C7" w:rsidP="00B168C7">
            <w:pPr>
              <w:rPr>
                <w:rFonts w:cs="Calibri"/>
                <w:szCs w:val="21"/>
              </w:rPr>
            </w:pPr>
            <w:r>
              <w:rPr>
                <w:rFonts w:cs="Calibri" w:hint="eastAsia"/>
                <w:szCs w:val="21"/>
              </w:rPr>
              <w:t>通知获取方式</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B168C7" w:rsidRDefault="00B168C7"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B168C7" w:rsidRDefault="00B168C7" w:rsidP="00137600">
            <w:pPr>
              <w:jc w:val="left"/>
              <w:rPr>
                <w:sz w:val="21"/>
                <w:szCs w:val="22"/>
              </w:rPr>
            </w:pPr>
          </w:p>
        </w:tc>
        <w:tc>
          <w:tcPr>
            <w:tcW w:w="537" w:type="dxa"/>
            <w:tcBorders>
              <w:top w:val="nil"/>
              <w:left w:val="nil"/>
              <w:bottom w:val="single" w:sz="8" w:space="0" w:color="auto"/>
              <w:right w:val="single" w:sz="4" w:space="0" w:color="auto"/>
            </w:tcBorders>
            <w:vAlign w:val="center"/>
          </w:tcPr>
          <w:p w:rsidR="00B168C7" w:rsidRDefault="00B168C7" w:rsidP="00137600">
            <w:pPr>
              <w:jc w:val="center"/>
              <w:rPr>
                <w:rFonts w:cs="Times New Roman"/>
                <w:szCs w:val="21"/>
              </w:rPr>
            </w:pPr>
            <w:r>
              <w:rPr>
                <w:rFonts w:cs="Times New Roman" w:hint="eastAsia"/>
                <w:szCs w:val="21"/>
              </w:rPr>
              <w:t>Y</w:t>
            </w:r>
          </w:p>
        </w:tc>
        <w:tc>
          <w:tcPr>
            <w:tcW w:w="722" w:type="dxa"/>
            <w:tcBorders>
              <w:top w:val="nil"/>
              <w:left w:val="single" w:sz="4" w:space="0" w:color="auto"/>
              <w:bottom w:val="single" w:sz="8" w:space="0" w:color="auto"/>
              <w:right w:val="single" w:sz="8" w:space="0" w:color="auto"/>
            </w:tcBorders>
            <w:vAlign w:val="center"/>
          </w:tcPr>
          <w:p w:rsidR="00B168C7" w:rsidRDefault="00B168C7" w:rsidP="00137600">
            <w:pPr>
              <w:rPr>
                <w:rFonts w:ascii="宋体" w:hAnsi="宋体" w:cs="宋体"/>
                <w:szCs w:val="21"/>
              </w:rPr>
            </w:pPr>
          </w:p>
        </w:tc>
        <w:tc>
          <w:tcPr>
            <w:tcW w:w="1203" w:type="dxa"/>
            <w:tcBorders>
              <w:top w:val="nil"/>
              <w:left w:val="nil"/>
              <w:bottom w:val="single" w:sz="8" w:space="0" w:color="auto"/>
              <w:right w:val="single" w:sz="8" w:space="0" w:color="auto"/>
            </w:tcBorders>
            <w:vAlign w:val="center"/>
          </w:tcPr>
          <w:p w:rsidR="00B168C7" w:rsidRDefault="00B168C7" w:rsidP="00137600">
            <w:r>
              <w:rPr>
                <w:rFonts w:hint="eastAsia"/>
              </w:rPr>
              <w:t>c</w:t>
            </w:r>
            <w:r>
              <w:t>har(</w:t>
            </w:r>
            <w:r>
              <w:rPr>
                <w:rFonts w:hint="eastAsia"/>
              </w:rPr>
              <w:t>1)</w:t>
            </w:r>
          </w:p>
        </w:tc>
      </w:tr>
      <w:tr w:rsidR="00567199" w:rsidTr="00137600">
        <w:trPr>
          <w:trHeight w:val="648"/>
          <w:jc w:val="center"/>
        </w:trPr>
        <w:tc>
          <w:tcPr>
            <w:tcW w:w="1399" w:type="dxa"/>
            <w:gridSpan w:val="2"/>
            <w:tcBorders>
              <w:top w:val="nil"/>
              <w:left w:val="single" w:sz="8" w:space="0" w:color="auto"/>
              <w:bottom w:val="single" w:sz="8" w:space="0" w:color="auto"/>
              <w:right w:val="single" w:sz="8" w:space="0" w:color="auto"/>
            </w:tcBorders>
          </w:tcPr>
          <w:p w:rsidR="00567199" w:rsidRDefault="00567199" w:rsidP="00137600">
            <w:r>
              <w:rPr>
                <w:rFonts w:hint="eastAsia"/>
              </w:rPr>
              <w:t>create_time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szCs w:val="21"/>
              </w:rPr>
            </w:pPr>
            <w:r>
              <w:rPr>
                <w:rFonts w:cs="Calibri" w:hint="eastAsia"/>
                <w:szCs w:val="21"/>
              </w:rPr>
              <w:t>创建日期</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jc w:val="left"/>
            </w:pPr>
            <w:r>
              <w:rPr>
                <w:rFonts w:hint="eastAsia"/>
              </w:rPr>
              <w:t>保存时生成创建日期</w:t>
            </w:r>
          </w:p>
        </w:tc>
        <w:tc>
          <w:tcPr>
            <w:tcW w:w="537" w:type="dxa"/>
            <w:tcBorders>
              <w:top w:val="nil"/>
              <w:left w:val="nil"/>
              <w:bottom w:val="single" w:sz="8" w:space="0" w:color="auto"/>
              <w:right w:val="single" w:sz="4" w:space="0" w:color="auto"/>
            </w:tcBorders>
            <w:vAlign w:val="center"/>
          </w:tcPr>
          <w:p w:rsidR="00567199" w:rsidRPr="006A3A33" w:rsidRDefault="00567199" w:rsidP="00137600">
            <w:pPr>
              <w:jc w:val="center"/>
              <w:rPr>
                <w:rFonts w:cs="Times New Roman"/>
                <w:szCs w:val="21"/>
              </w:rPr>
            </w:pPr>
            <w:r w:rsidRPr="006A3A33">
              <w:rPr>
                <w:rFonts w:cs="Times New Roman"/>
                <w:szCs w:val="21"/>
              </w:rPr>
              <w:t>N</w:t>
            </w:r>
          </w:p>
        </w:tc>
        <w:tc>
          <w:tcPr>
            <w:tcW w:w="722" w:type="dxa"/>
            <w:tcBorders>
              <w:top w:val="nil"/>
              <w:left w:val="single" w:sz="4" w:space="0" w:color="auto"/>
              <w:bottom w:val="single" w:sz="8" w:space="0" w:color="auto"/>
              <w:right w:val="single" w:sz="8" w:space="0" w:color="auto"/>
            </w:tcBorders>
            <w:vAlign w:val="center"/>
          </w:tcPr>
          <w:p w:rsidR="00567199" w:rsidRDefault="00567199" w:rsidP="00137600">
            <w:pPr>
              <w:rPr>
                <w:rFonts w:ascii="宋体" w:hAnsi="宋体" w:cs="宋体"/>
                <w:szCs w:val="21"/>
              </w:rPr>
            </w:pPr>
          </w:p>
        </w:tc>
        <w:tc>
          <w:tcPr>
            <w:tcW w:w="1203" w:type="dxa"/>
            <w:tcBorders>
              <w:top w:val="nil"/>
              <w:left w:val="nil"/>
              <w:bottom w:val="single" w:sz="8" w:space="0" w:color="auto"/>
              <w:right w:val="single" w:sz="8" w:space="0" w:color="auto"/>
            </w:tcBorders>
            <w:vAlign w:val="center"/>
          </w:tcPr>
          <w:p w:rsidR="00567199" w:rsidRDefault="00567199" w:rsidP="00137600">
            <w:r>
              <w:rPr>
                <w:rFonts w:hint="eastAsia"/>
              </w:rPr>
              <w:t>datetime</w:t>
            </w:r>
          </w:p>
        </w:tc>
      </w:tr>
      <w:tr w:rsidR="00567199" w:rsidTr="00137600">
        <w:trPr>
          <w:trHeight w:val="648"/>
          <w:jc w:val="center"/>
        </w:trPr>
        <w:tc>
          <w:tcPr>
            <w:tcW w:w="1399" w:type="dxa"/>
            <w:gridSpan w:val="2"/>
            <w:tcBorders>
              <w:top w:val="nil"/>
              <w:left w:val="single" w:sz="8" w:space="0" w:color="auto"/>
              <w:bottom w:val="single" w:sz="8" w:space="0" w:color="auto"/>
              <w:right w:val="single" w:sz="8" w:space="0" w:color="auto"/>
            </w:tcBorders>
          </w:tcPr>
          <w:p w:rsidR="00567199" w:rsidRDefault="00567199" w:rsidP="00137600">
            <w:r>
              <w:rPr>
                <w:rFonts w:hint="eastAsia"/>
              </w:rPr>
              <w:t>apply_by</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szCs w:val="21"/>
              </w:rPr>
            </w:pPr>
            <w:r>
              <w:rPr>
                <w:rFonts w:cs="Calibri" w:hint="eastAsia"/>
                <w:szCs w:val="21"/>
              </w:rPr>
              <w:t>申请人</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jc w:val="left"/>
            </w:pPr>
            <w:r>
              <w:rPr>
                <w:rFonts w:hint="eastAsia"/>
              </w:rPr>
              <w:t>系统登录用户名</w:t>
            </w:r>
          </w:p>
        </w:tc>
        <w:tc>
          <w:tcPr>
            <w:tcW w:w="537" w:type="dxa"/>
            <w:tcBorders>
              <w:top w:val="nil"/>
              <w:left w:val="nil"/>
              <w:bottom w:val="single" w:sz="8" w:space="0" w:color="auto"/>
              <w:right w:val="single" w:sz="4" w:space="0" w:color="auto"/>
            </w:tcBorders>
            <w:vAlign w:val="center"/>
          </w:tcPr>
          <w:p w:rsidR="00567199" w:rsidRPr="006A3A33" w:rsidRDefault="00567199" w:rsidP="00137600">
            <w:pPr>
              <w:jc w:val="center"/>
              <w:rPr>
                <w:szCs w:val="21"/>
              </w:rPr>
            </w:pPr>
          </w:p>
        </w:tc>
        <w:tc>
          <w:tcPr>
            <w:tcW w:w="722" w:type="dxa"/>
            <w:tcBorders>
              <w:top w:val="nil"/>
              <w:left w:val="single" w:sz="4" w:space="0" w:color="auto"/>
              <w:bottom w:val="single" w:sz="8" w:space="0" w:color="auto"/>
              <w:right w:val="single" w:sz="8" w:space="0" w:color="auto"/>
            </w:tcBorders>
            <w:vAlign w:val="center"/>
          </w:tcPr>
          <w:p w:rsidR="00567199" w:rsidRDefault="00567199" w:rsidP="00137600">
            <w:pPr>
              <w:rPr>
                <w:rFonts w:ascii="宋体" w:hAnsi="宋体" w:cs="宋体"/>
                <w:szCs w:val="21"/>
              </w:rPr>
            </w:pPr>
          </w:p>
        </w:tc>
        <w:tc>
          <w:tcPr>
            <w:tcW w:w="1203" w:type="dxa"/>
            <w:tcBorders>
              <w:top w:val="nil"/>
              <w:left w:val="nil"/>
              <w:bottom w:val="single" w:sz="8" w:space="0" w:color="auto"/>
              <w:right w:val="single" w:sz="8" w:space="0" w:color="auto"/>
            </w:tcBorders>
            <w:vAlign w:val="center"/>
          </w:tcPr>
          <w:p w:rsidR="00567199" w:rsidRDefault="00567199" w:rsidP="00137600">
            <w:r>
              <w:rPr>
                <w:rFonts w:hint="eastAsia"/>
              </w:rPr>
              <w:t>varchar(255)</w:t>
            </w:r>
          </w:p>
        </w:tc>
      </w:tr>
      <w:tr w:rsidR="00567199" w:rsidTr="00137600">
        <w:trPr>
          <w:trHeight w:val="642"/>
          <w:jc w:val="center"/>
        </w:trPr>
        <w:tc>
          <w:tcPr>
            <w:tcW w:w="1399" w:type="dxa"/>
            <w:gridSpan w:val="2"/>
            <w:tcBorders>
              <w:top w:val="nil"/>
              <w:left w:val="single" w:sz="8" w:space="0" w:color="auto"/>
              <w:bottom w:val="single" w:sz="8" w:space="0" w:color="auto"/>
              <w:right w:val="single" w:sz="8" w:space="0" w:color="auto"/>
            </w:tcBorders>
          </w:tcPr>
          <w:p w:rsidR="00567199" w:rsidRDefault="00567199" w:rsidP="00137600">
            <w:pPr>
              <w:rPr>
                <w:rFonts w:ascii="宋体" w:hAnsi="宋体"/>
              </w:rPr>
            </w:pPr>
            <w:del w:id="1648" w:author="t450" w:date="2017-09-30T08:48:00Z">
              <w:r w:rsidDel="00EF26FE">
                <w:rPr>
                  <w:rFonts w:hint="eastAsia"/>
                </w:rPr>
                <w:delText>a</w:delText>
              </w:r>
              <w:r w:rsidRPr="006A3A33" w:rsidDel="00EF26FE">
                <w:rPr>
                  <w:rFonts w:hint="eastAsia"/>
                </w:rPr>
                <w:delText>pply</w:delText>
              </w:r>
            </w:del>
            <w:ins w:id="1649" w:author="t450" w:date="2017-09-30T08:48:00Z">
              <w:r w:rsidR="00EF26FE">
                <w:rPr>
                  <w:rFonts w:hint="eastAsia"/>
                </w:rPr>
                <w:t>submit</w:t>
              </w:r>
            </w:ins>
            <w:r w:rsidRPr="006A3A33">
              <w:rPr>
                <w:rFonts w:hint="eastAsia"/>
              </w:rPr>
              <w:t>_time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rPr>
            </w:pPr>
            <w:r>
              <w:rPr>
                <w:rFonts w:cs="Calibri" w:hint="eastAsia"/>
              </w:rPr>
              <w:t>提交日期</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pPr>
              <w:jc w:val="left"/>
            </w:pPr>
            <w:r>
              <w:rPr>
                <w:rFonts w:hint="eastAsia"/>
              </w:rPr>
              <w:t>企业提交时自动将日期填入</w:t>
            </w:r>
          </w:p>
        </w:tc>
        <w:tc>
          <w:tcPr>
            <w:tcW w:w="537" w:type="dxa"/>
            <w:tcBorders>
              <w:top w:val="nil"/>
              <w:left w:val="nil"/>
              <w:bottom w:val="single" w:sz="8" w:space="0" w:color="auto"/>
              <w:right w:val="single" w:sz="4" w:space="0" w:color="auto"/>
            </w:tcBorders>
            <w:vAlign w:val="center"/>
          </w:tcPr>
          <w:p w:rsidR="00567199" w:rsidRPr="006A3A33" w:rsidRDefault="00567199" w:rsidP="00137600">
            <w:pPr>
              <w:jc w:val="center"/>
              <w:rPr>
                <w:rFonts w:cs="Times New Roman"/>
              </w:rPr>
            </w:pPr>
            <w:del w:id="1650" w:author="t450" w:date="2017-10-30T19:41:00Z">
              <w:r w:rsidRPr="006A3A33" w:rsidDel="000E13E2">
                <w:rPr>
                  <w:rFonts w:cs="Times New Roman"/>
                </w:rPr>
                <w:delText>N</w:delText>
              </w:r>
            </w:del>
            <w:ins w:id="1651" w:author="t450" w:date="2017-10-30T19:41:00Z">
              <w:r w:rsidR="000E13E2">
                <w:rPr>
                  <w:rFonts w:cs="Times New Roman" w:hint="eastAsia"/>
                </w:rPr>
                <w:t>Y</w:t>
              </w:r>
            </w:ins>
          </w:p>
        </w:tc>
        <w:tc>
          <w:tcPr>
            <w:tcW w:w="722" w:type="dxa"/>
            <w:tcBorders>
              <w:top w:val="nil"/>
              <w:left w:val="single" w:sz="4" w:space="0" w:color="auto"/>
              <w:bottom w:val="single" w:sz="8" w:space="0" w:color="auto"/>
              <w:right w:val="single" w:sz="8" w:space="0" w:color="auto"/>
            </w:tcBorders>
            <w:vAlign w:val="center"/>
          </w:tcPr>
          <w:p w:rsidR="00567199" w:rsidRDefault="00567199" w:rsidP="00137600">
            <w:pPr>
              <w:rPr>
                <w:rFonts w:ascii="宋体" w:hAnsi="宋体" w:cs="宋体"/>
              </w:rPr>
            </w:pPr>
          </w:p>
        </w:tc>
        <w:tc>
          <w:tcPr>
            <w:tcW w:w="1203" w:type="dxa"/>
            <w:tcBorders>
              <w:top w:val="nil"/>
              <w:left w:val="nil"/>
              <w:bottom w:val="single" w:sz="8" w:space="0" w:color="auto"/>
              <w:right w:val="single" w:sz="8" w:space="0" w:color="auto"/>
            </w:tcBorders>
          </w:tcPr>
          <w:p w:rsidR="00567199" w:rsidRDefault="00567199" w:rsidP="00137600">
            <w:pPr>
              <w:rPr>
                <w:rFonts w:ascii="宋体" w:hAnsi="宋体"/>
              </w:rPr>
            </w:pPr>
            <w:r>
              <w:rPr>
                <w:rFonts w:hint="eastAsia"/>
              </w:rPr>
              <w:t>datetime</w:t>
            </w:r>
          </w:p>
        </w:tc>
      </w:tr>
      <w:tr w:rsidR="00567199" w:rsidTr="00137600">
        <w:trPr>
          <w:trHeight w:val="660"/>
          <w:jc w:val="center"/>
        </w:trPr>
        <w:tc>
          <w:tcPr>
            <w:tcW w:w="1399" w:type="dxa"/>
            <w:gridSpan w:val="2"/>
            <w:tcBorders>
              <w:top w:val="nil"/>
              <w:left w:val="single" w:sz="8" w:space="0" w:color="auto"/>
              <w:bottom w:val="single" w:sz="8" w:space="0" w:color="auto"/>
              <w:right w:val="single" w:sz="8" w:space="0" w:color="auto"/>
            </w:tcBorders>
          </w:tcPr>
          <w:p w:rsidR="00567199" w:rsidRDefault="00567199" w:rsidP="00137600">
            <w:pPr>
              <w:rPr>
                <w:rFonts w:ascii="宋体" w:hAnsi="宋体"/>
              </w:rPr>
            </w:pPr>
            <w:r>
              <w:rPr>
                <w:rFonts w:hint="eastAsia"/>
              </w:rPr>
              <w:lastRenderedPageBreak/>
              <w:t>r</w:t>
            </w:r>
            <w:r w:rsidRPr="006A3A33">
              <w:rPr>
                <w:rFonts w:hint="eastAsia"/>
              </w:rPr>
              <w:t>eason_desc</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rPr>
            </w:pPr>
            <w:r>
              <w:rPr>
                <w:rFonts w:cs="Calibri" w:hint="eastAsia"/>
              </w:rPr>
              <w:t>申请</w:t>
            </w:r>
            <w:r>
              <w:rPr>
                <w:rFonts w:cs="Calibri"/>
              </w:rPr>
              <w:t>原因</w:t>
            </w:r>
            <w:r>
              <w:rPr>
                <w:rFonts w:cs="Calibri" w:hint="eastAsia"/>
              </w:rPr>
              <w:t>描述</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jc w:val="left"/>
            </w:pPr>
            <w:r>
              <w:rPr>
                <w:rFonts w:hint="eastAsia"/>
              </w:rPr>
              <w:t>申办内容</w:t>
            </w:r>
          </w:p>
        </w:tc>
        <w:tc>
          <w:tcPr>
            <w:tcW w:w="537" w:type="dxa"/>
            <w:tcBorders>
              <w:top w:val="nil"/>
              <w:left w:val="nil"/>
              <w:bottom w:val="single" w:sz="8" w:space="0" w:color="auto"/>
              <w:right w:val="single" w:sz="4" w:space="0" w:color="auto"/>
            </w:tcBorders>
            <w:vAlign w:val="center"/>
          </w:tcPr>
          <w:p w:rsidR="00567199" w:rsidRPr="006A3A33" w:rsidRDefault="00567199" w:rsidP="00137600">
            <w:pPr>
              <w:jc w:val="center"/>
              <w:rPr>
                <w:rFonts w:cs="Times New Roman"/>
              </w:rPr>
            </w:pPr>
            <w:r w:rsidRPr="006A3A33">
              <w:rPr>
                <w:rFonts w:cs="Times New Roman"/>
              </w:rPr>
              <w:t>Y</w:t>
            </w:r>
          </w:p>
        </w:tc>
        <w:tc>
          <w:tcPr>
            <w:tcW w:w="722" w:type="dxa"/>
            <w:tcBorders>
              <w:top w:val="nil"/>
              <w:left w:val="single" w:sz="4" w:space="0" w:color="auto"/>
              <w:bottom w:val="single" w:sz="8" w:space="0" w:color="auto"/>
              <w:right w:val="single" w:sz="8" w:space="0" w:color="auto"/>
            </w:tcBorders>
            <w:vAlign w:val="center"/>
          </w:tcPr>
          <w:p w:rsidR="00567199" w:rsidRDefault="00567199" w:rsidP="00137600">
            <w:pPr>
              <w:rPr>
                <w:rFonts w:ascii="宋体" w:hAnsi="宋体" w:cs="宋体"/>
              </w:rPr>
            </w:pPr>
          </w:p>
        </w:tc>
        <w:tc>
          <w:tcPr>
            <w:tcW w:w="1203" w:type="dxa"/>
            <w:tcBorders>
              <w:top w:val="nil"/>
              <w:left w:val="nil"/>
              <w:bottom w:val="single" w:sz="8" w:space="0" w:color="auto"/>
              <w:right w:val="single" w:sz="8" w:space="0" w:color="auto"/>
            </w:tcBorders>
          </w:tcPr>
          <w:p w:rsidR="00567199" w:rsidRDefault="00567199" w:rsidP="00137600">
            <w:pPr>
              <w:rPr>
                <w:rFonts w:ascii="宋体" w:hAnsi="宋体"/>
              </w:rPr>
            </w:pPr>
            <w:r>
              <w:rPr>
                <w:rFonts w:hint="eastAsia"/>
              </w:rPr>
              <w:t>varchar(255)</w:t>
            </w:r>
          </w:p>
        </w:tc>
      </w:tr>
      <w:tr w:rsidR="00567199" w:rsidTr="00137600">
        <w:trPr>
          <w:trHeight w:val="648"/>
          <w:jc w:val="center"/>
        </w:trPr>
        <w:tc>
          <w:tcPr>
            <w:tcW w:w="1399" w:type="dxa"/>
            <w:gridSpan w:val="2"/>
            <w:tcBorders>
              <w:top w:val="nil"/>
              <w:left w:val="single" w:sz="8" w:space="0" w:color="auto"/>
              <w:bottom w:val="single" w:sz="8" w:space="0" w:color="auto"/>
              <w:right w:val="single" w:sz="8" w:space="0" w:color="auto"/>
            </w:tcBorders>
          </w:tcPr>
          <w:p w:rsidR="00567199" w:rsidRPr="000D278B" w:rsidRDefault="00567199" w:rsidP="00137600">
            <w:r w:rsidRPr="00E9081A">
              <w:rPr>
                <w:rFonts w:hint="eastAsia"/>
              </w:rPr>
              <w:t>complete_time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7199" w:rsidRPr="000D278B" w:rsidRDefault="00567199" w:rsidP="00137600">
            <w:r w:rsidRPr="00E9081A">
              <w:rPr>
                <w:rFonts w:hint="eastAsia"/>
              </w:rPr>
              <w:t>材料齐备时间</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567199" w:rsidRPr="000D278B" w:rsidRDefault="00567199" w:rsidP="00137600"/>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567199" w:rsidRPr="000D278B" w:rsidRDefault="000446B7" w:rsidP="00137600">
            <w:pPr>
              <w:jc w:val="left"/>
            </w:pPr>
            <w:del w:id="1652" w:author="t450" w:date="2017-09-30T08:47:00Z">
              <w:r w:rsidRPr="000D278B" w:rsidDel="00EF26FE">
                <w:rPr>
                  <w:rFonts w:hint="eastAsia"/>
                </w:rPr>
                <w:delText>接收</w:delText>
              </w:r>
            </w:del>
            <w:ins w:id="1653" w:author="t450" w:date="2017-09-30T08:47:00Z">
              <w:r w:rsidR="00EF26FE">
                <w:rPr>
                  <w:rFonts w:hint="eastAsia"/>
                </w:rPr>
                <w:t>企业最后一次提交</w:t>
              </w:r>
            </w:ins>
            <w:r w:rsidRPr="000D278B">
              <w:rPr>
                <w:rFonts w:hint="eastAsia"/>
              </w:rPr>
              <w:t>日期，可修改</w:t>
            </w:r>
          </w:p>
        </w:tc>
        <w:tc>
          <w:tcPr>
            <w:tcW w:w="537" w:type="dxa"/>
            <w:tcBorders>
              <w:top w:val="nil"/>
              <w:left w:val="nil"/>
              <w:bottom w:val="single" w:sz="8" w:space="0" w:color="auto"/>
              <w:right w:val="single" w:sz="4" w:space="0" w:color="auto"/>
            </w:tcBorders>
            <w:vAlign w:val="center"/>
          </w:tcPr>
          <w:p w:rsidR="00567199" w:rsidRPr="000D278B" w:rsidRDefault="00567199" w:rsidP="00137600">
            <w:pPr>
              <w:jc w:val="center"/>
              <w:rPr>
                <w:rFonts w:cs="Times New Roman"/>
              </w:rPr>
            </w:pPr>
            <w:r w:rsidRPr="00D54BD1">
              <w:rPr>
                <w:rFonts w:cs="Times New Roman"/>
              </w:rPr>
              <w:t>Y</w:t>
            </w:r>
          </w:p>
        </w:tc>
        <w:tc>
          <w:tcPr>
            <w:tcW w:w="722" w:type="dxa"/>
            <w:tcBorders>
              <w:top w:val="nil"/>
              <w:left w:val="single" w:sz="4" w:space="0" w:color="auto"/>
              <w:bottom w:val="single" w:sz="8" w:space="0" w:color="auto"/>
              <w:right w:val="single" w:sz="8" w:space="0" w:color="auto"/>
            </w:tcBorders>
            <w:vAlign w:val="center"/>
          </w:tcPr>
          <w:p w:rsidR="00567199" w:rsidRPr="000D278B" w:rsidRDefault="00567199" w:rsidP="00137600">
            <w:pPr>
              <w:rPr>
                <w:rFonts w:ascii="宋体" w:hAnsi="宋体" w:cs="宋体"/>
              </w:rPr>
            </w:pPr>
          </w:p>
        </w:tc>
        <w:tc>
          <w:tcPr>
            <w:tcW w:w="1203" w:type="dxa"/>
            <w:tcBorders>
              <w:top w:val="nil"/>
              <w:left w:val="nil"/>
              <w:bottom w:val="single" w:sz="8" w:space="0" w:color="auto"/>
              <w:right w:val="single" w:sz="8" w:space="0" w:color="auto"/>
            </w:tcBorders>
          </w:tcPr>
          <w:p w:rsidR="00567199" w:rsidRPr="000D278B" w:rsidRDefault="000446B7" w:rsidP="00137600">
            <w:pPr>
              <w:rPr>
                <w:rFonts w:ascii="宋体" w:hAnsi="宋体"/>
              </w:rPr>
            </w:pPr>
            <w:r w:rsidRPr="000D278B">
              <w:t>datetime</w:t>
            </w:r>
          </w:p>
        </w:tc>
      </w:tr>
      <w:tr w:rsidR="00EF26FE" w:rsidTr="00137600">
        <w:trPr>
          <w:trHeight w:val="648"/>
          <w:jc w:val="center"/>
          <w:ins w:id="1654" w:author="t450" w:date="2017-09-30T08:47:00Z"/>
        </w:trPr>
        <w:tc>
          <w:tcPr>
            <w:tcW w:w="1399" w:type="dxa"/>
            <w:gridSpan w:val="2"/>
            <w:tcBorders>
              <w:top w:val="nil"/>
              <w:left w:val="single" w:sz="8" w:space="0" w:color="auto"/>
              <w:bottom w:val="single" w:sz="8" w:space="0" w:color="auto"/>
              <w:right w:val="single" w:sz="8" w:space="0" w:color="auto"/>
            </w:tcBorders>
          </w:tcPr>
          <w:p w:rsidR="00EF26FE" w:rsidRPr="00E9081A" w:rsidRDefault="00EF26FE" w:rsidP="00137600">
            <w:pPr>
              <w:rPr>
                <w:ins w:id="1655" w:author="t450" w:date="2017-09-30T08:47:00Z"/>
              </w:rPr>
            </w:pPr>
            <w:ins w:id="1656" w:author="t450" w:date="2017-09-30T08:48:00Z">
              <w:r>
                <w:rPr>
                  <w:rFonts w:hint="eastAsia"/>
                </w:rPr>
                <w:t>apply_time</w:t>
              </w:r>
            </w:ins>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EF26FE" w:rsidRPr="00E9081A" w:rsidRDefault="00EF26FE" w:rsidP="00137600">
            <w:pPr>
              <w:rPr>
                <w:ins w:id="1657" w:author="t450" w:date="2017-09-30T08:47:00Z"/>
              </w:rPr>
            </w:pPr>
            <w:ins w:id="1658" w:author="t450" w:date="2017-09-30T08:48:00Z">
              <w:r>
                <w:rPr>
                  <w:rFonts w:hint="eastAsia"/>
                </w:rPr>
                <w:t>业</w:t>
              </w:r>
            </w:ins>
            <w:ins w:id="1659" w:author="t450" w:date="2017-09-30T08:49:00Z">
              <w:r>
                <w:rPr>
                  <w:rFonts w:hint="eastAsia"/>
                </w:rPr>
                <w:t>务</w:t>
              </w:r>
            </w:ins>
            <w:ins w:id="1660" w:author="t450" w:date="2017-09-30T08:48:00Z">
              <w:r>
                <w:rPr>
                  <w:rFonts w:hint="eastAsia"/>
                </w:rPr>
                <w:t>申请时间</w:t>
              </w:r>
            </w:ins>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EF26FE" w:rsidRPr="000D278B" w:rsidRDefault="00EF26FE" w:rsidP="00137600">
            <w:pPr>
              <w:rPr>
                <w:ins w:id="1661" w:author="t450" w:date="2017-09-30T08:47:00Z"/>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EF26FE" w:rsidRPr="000D278B" w:rsidDel="00EF26FE" w:rsidRDefault="00EF26FE">
            <w:pPr>
              <w:jc w:val="left"/>
              <w:rPr>
                <w:ins w:id="1662" w:author="t450" w:date="2017-09-30T08:47:00Z"/>
              </w:rPr>
            </w:pPr>
            <w:ins w:id="1663" w:author="t450" w:date="2017-09-30T08:49:00Z">
              <w:r w:rsidRPr="00EF26FE">
                <w:rPr>
                  <w:rFonts w:hint="eastAsia"/>
                  <w:rPrChange w:id="1664" w:author="t450" w:date="2017-09-30T08:49:00Z">
                    <w:rPr>
                      <w:rFonts w:ascii="微软雅黑" w:eastAsia="微软雅黑" w:hAnsi="微软雅黑" w:hint="eastAsia"/>
                      <w:b/>
                      <w:bCs/>
                      <w:color w:val="000000"/>
                      <w:spacing w:val="5"/>
                      <w:sz w:val="21"/>
                      <w:szCs w:val="21"/>
                      <w:shd w:val="clear" w:color="auto" w:fill="FFFFFF"/>
                    </w:rPr>
                  </w:rPrChange>
                </w:rPr>
                <w:t>银行</w:t>
              </w:r>
              <w:r>
                <w:rPr>
                  <w:rFonts w:hint="eastAsia"/>
                </w:rPr>
                <w:t>第一次</w:t>
              </w:r>
              <w:r w:rsidRPr="00EF26FE">
                <w:rPr>
                  <w:rFonts w:hint="eastAsia"/>
                  <w:rPrChange w:id="1665" w:author="t450" w:date="2017-09-30T08:49:00Z">
                    <w:rPr>
                      <w:rFonts w:ascii="微软雅黑" w:eastAsia="微软雅黑" w:hAnsi="微软雅黑" w:hint="eastAsia"/>
                      <w:b/>
                      <w:bCs/>
                      <w:color w:val="000000"/>
                      <w:spacing w:val="5"/>
                      <w:sz w:val="21"/>
                      <w:szCs w:val="21"/>
                      <w:shd w:val="clear" w:color="auto" w:fill="FFFFFF"/>
                    </w:rPr>
                  </w:rPrChange>
                </w:rPr>
                <w:t>接收时间</w:t>
              </w:r>
            </w:ins>
          </w:p>
        </w:tc>
        <w:tc>
          <w:tcPr>
            <w:tcW w:w="537" w:type="dxa"/>
            <w:tcBorders>
              <w:top w:val="nil"/>
              <w:left w:val="nil"/>
              <w:bottom w:val="single" w:sz="8" w:space="0" w:color="auto"/>
              <w:right w:val="single" w:sz="4" w:space="0" w:color="auto"/>
            </w:tcBorders>
            <w:vAlign w:val="center"/>
          </w:tcPr>
          <w:p w:rsidR="00EF26FE" w:rsidRPr="00D54BD1" w:rsidRDefault="00EF26FE" w:rsidP="00137600">
            <w:pPr>
              <w:jc w:val="center"/>
              <w:rPr>
                <w:ins w:id="1666" w:author="t450" w:date="2017-09-30T08:47:00Z"/>
                <w:rFonts w:cs="Times New Roman"/>
              </w:rPr>
            </w:pPr>
            <w:ins w:id="1667" w:author="t450" w:date="2017-09-30T08:49:00Z">
              <w:r>
                <w:rPr>
                  <w:rFonts w:cs="Times New Roman"/>
                </w:rPr>
                <w:t>Y</w:t>
              </w:r>
            </w:ins>
          </w:p>
        </w:tc>
        <w:tc>
          <w:tcPr>
            <w:tcW w:w="722" w:type="dxa"/>
            <w:tcBorders>
              <w:top w:val="nil"/>
              <w:left w:val="single" w:sz="4" w:space="0" w:color="auto"/>
              <w:bottom w:val="single" w:sz="8" w:space="0" w:color="auto"/>
              <w:right w:val="single" w:sz="8" w:space="0" w:color="auto"/>
            </w:tcBorders>
            <w:vAlign w:val="center"/>
          </w:tcPr>
          <w:p w:rsidR="00EF26FE" w:rsidRPr="000D278B" w:rsidRDefault="00EF26FE" w:rsidP="00137600">
            <w:pPr>
              <w:rPr>
                <w:ins w:id="1668" w:author="t450" w:date="2017-09-30T08:47:00Z"/>
                <w:rFonts w:ascii="宋体" w:hAnsi="宋体" w:cs="宋体"/>
              </w:rPr>
            </w:pPr>
          </w:p>
        </w:tc>
        <w:tc>
          <w:tcPr>
            <w:tcW w:w="1203" w:type="dxa"/>
            <w:tcBorders>
              <w:top w:val="nil"/>
              <w:left w:val="nil"/>
              <w:bottom w:val="single" w:sz="8" w:space="0" w:color="auto"/>
              <w:right w:val="single" w:sz="8" w:space="0" w:color="auto"/>
            </w:tcBorders>
          </w:tcPr>
          <w:p w:rsidR="00EF26FE" w:rsidRPr="000D278B" w:rsidRDefault="00EF26FE" w:rsidP="00137600">
            <w:pPr>
              <w:rPr>
                <w:ins w:id="1669" w:author="t450" w:date="2017-09-30T08:47:00Z"/>
              </w:rPr>
            </w:pPr>
            <w:ins w:id="1670" w:author="t450" w:date="2017-09-30T08:50:00Z">
              <w:r>
                <w:rPr>
                  <w:rFonts w:hint="eastAsia"/>
                </w:rPr>
                <w:t>datetime</w:t>
              </w:r>
            </w:ins>
          </w:p>
        </w:tc>
      </w:tr>
      <w:tr w:rsidR="00567199" w:rsidTr="00137600">
        <w:trPr>
          <w:trHeight w:val="481"/>
          <w:jc w:val="center"/>
        </w:trPr>
        <w:tc>
          <w:tcPr>
            <w:tcW w:w="1399" w:type="dxa"/>
            <w:gridSpan w:val="2"/>
            <w:tcBorders>
              <w:top w:val="nil"/>
              <w:left w:val="single" w:sz="8" w:space="0" w:color="auto"/>
              <w:bottom w:val="single" w:sz="8" w:space="0" w:color="auto"/>
              <w:right w:val="single" w:sz="8" w:space="0" w:color="auto"/>
            </w:tcBorders>
          </w:tcPr>
          <w:p w:rsidR="00567199" w:rsidRDefault="00567199" w:rsidP="00137600">
            <w:r>
              <w:rPr>
                <w:rFonts w:hint="eastAsia"/>
              </w:rPr>
              <w:t>statu</w:t>
            </w:r>
            <w:r w:rsidR="00E9081A">
              <w:rPr>
                <w:rFonts w:hint="eastAsia"/>
              </w:rPr>
              <w:t>_company</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rPr>
            </w:pPr>
            <w:r>
              <w:rPr>
                <w:rFonts w:cs="Calibri" w:hint="eastAsia"/>
              </w:rPr>
              <w:t>单据状态</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color w:val="FF0000"/>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jc w:val="left"/>
            </w:pPr>
            <w:r>
              <w:rPr>
                <w:rFonts w:hint="eastAsia"/>
              </w:rPr>
              <w:t>暂存，已提交</w:t>
            </w:r>
          </w:p>
        </w:tc>
        <w:tc>
          <w:tcPr>
            <w:tcW w:w="537" w:type="dxa"/>
            <w:tcBorders>
              <w:top w:val="nil"/>
              <w:left w:val="nil"/>
              <w:bottom w:val="single" w:sz="8" w:space="0" w:color="auto"/>
              <w:right w:val="single" w:sz="4" w:space="0" w:color="auto"/>
            </w:tcBorders>
            <w:vAlign w:val="center"/>
          </w:tcPr>
          <w:p w:rsidR="00567199" w:rsidRPr="006A3A33" w:rsidRDefault="00567199" w:rsidP="00137600">
            <w:pPr>
              <w:jc w:val="center"/>
              <w:rPr>
                <w:rFonts w:cs="Times New Roman"/>
              </w:rPr>
            </w:pPr>
            <w:r w:rsidRPr="006A3A33">
              <w:rPr>
                <w:rFonts w:cs="Times New Roman"/>
              </w:rPr>
              <w:t>Y</w:t>
            </w:r>
          </w:p>
        </w:tc>
        <w:tc>
          <w:tcPr>
            <w:tcW w:w="722" w:type="dxa"/>
            <w:tcBorders>
              <w:top w:val="nil"/>
              <w:left w:val="single" w:sz="4" w:space="0" w:color="auto"/>
              <w:bottom w:val="single" w:sz="8" w:space="0" w:color="auto"/>
              <w:right w:val="single" w:sz="8" w:space="0" w:color="auto"/>
            </w:tcBorders>
            <w:vAlign w:val="center"/>
          </w:tcPr>
          <w:p w:rsidR="00567199" w:rsidRDefault="00567199" w:rsidP="00137600">
            <w:pPr>
              <w:rPr>
                <w:rFonts w:ascii="宋体" w:hAnsi="宋体" w:cs="宋体"/>
                <w:color w:val="FF0000"/>
              </w:rPr>
            </w:pPr>
          </w:p>
        </w:tc>
        <w:tc>
          <w:tcPr>
            <w:tcW w:w="1203" w:type="dxa"/>
            <w:tcBorders>
              <w:top w:val="nil"/>
              <w:left w:val="nil"/>
              <w:bottom w:val="single" w:sz="8" w:space="0" w:color="auto"/>
              <w:right w:val="single" w:sz="8" w:space="0" w:color="auto"/>
            </w:tcBorders>
          </w:tcPr>
          <w:p w:rsidR="00567199" w:rsidRDefault="00567199" w:rsidP="00137600">
            <w:r>
              <w:rPr>
                <w:rFonts w:hint="eastAsia"/>
              </w:rPr>
              <w:t>varchar(255)</w:t>
            </w:r>
          </w:p>
        </w:tc>
      </w:tr>
      <w:tr w:rsidR="00E9081A" w:rsidTr="00137600">
        <w:trPr>
          <w:trHeight w:val="481"/>
          <w:jc w:val="center"/>
        </w:trPr>
        <w:tc>
          <w:tcPr>
            <w:tcW w:w="1399" w:type="dxa"/>
            <w:gridSpan w:val="2"/>
            <w:tcBorders>
              <w:top w:val="nil"/>
              <w:left w:val="single" w:sz="8" w:space="0" w:color="auto"/>
              <w:bottom w:val="single" w:sz="8" w:space="0" w:color="auto"/>
              <w:right w:val="single" w:sz="8" w:space="0" w:color="auto"/>
            </w:tcBorders>
          </w:tcPr>
          <w:p w:rsidR="00E9081A" w:rsidRDefault="00E9081A" w:rsidP="00137600">
            <w:r>
              <w:rPr>
                <w:rFonts w:hint="eastAsia"/>
              </w:rPr>
              <w:t>statu_bank</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E9081A" w:rsidRDefault="00E9081A" w:rsidP="00137600">
            <w:pPr>
              <w:rPr>
                <w:rFonts w:cs="Calibri"/>
              </w:rPr>
            </w:pPr>
            <w:r>
              <w:rPr>
                <w:rFonts w:cs="Calibri" w:hint="eastAsia"/>
              </w:rPr>
              <w:t>审核状态</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E9081A" w:rsidRDefault="00E9081A" w:rsidP="00137600">
            <w:pPr>
              <w:rPr>
                <w:rFonts w:cs="Calibri"/>
                <w:color w:val="FF0000"/>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E9081A" w:rsidRDefault="00E9081A" w:rsidP="00137600">
            <w:pPr>
              <w:jc w:val="left"/>
            </w:pPr>
          </w:p>
        </w:tc>
        <w:tc>
          <w:tcPr>
            <w:tcW w:w="537" w:type="dxa"/>
            <w:tcBorders>
              <w:top w:val="nil"/>
              <w:left w:val="nil"/>
              <w:bottom w:val="single" w:sz="8" w:space="0" w:color="auto"/>
              <w:right w:val="single" w:sz="4" w:space="0" w:color="auto"/>
            </w:tcBorders>
            <w:vAlign w:val="center"/>
          </w:tcPr>
          <w:p w:rsidR="00E9081A" w:rsidRPr="006A3A33" w:rsidRDefault="00E9081A" w:rsidP="00137600">
            <w:pPr>
              <w:jc w:val="center"/>
              <w:rPr>
                <w:rFonts w:cs="Times New Roman"/>
              </w:rPr>
            </w:pPr>
            <w:r>
              <w:rPr>
                <w:rFonts w:cs="Times New Roman" w:hint="eastAsia"/>
              </w:rPr>
              <w:t>Y</w:t>
            </w:r>
          </w:p>
        </w:tc>
        <w:tc>
          <w:tcPr>
            <w:tcW w:w="722" w:type="dxa"/>
            <w:tcBorders>
              <w:top w:val="nil"/>
              <w:left w:val="single" w:sz="4" w:space="0" w:color="auto"/>
              <w:bottom w:val="single" w:sz="8" w:space="0" w:color="auto"/>
              <w:right w:val="single" w:sz="8" w:space="0" w:color="auto"/>
            </w:tcBorders>
            <w:vAlign w:val="center"/>
          </w:tcPr>
          <w:p w:rsidR="00E9081A" w:rsidRDefault="00E9081A" w:rsidP="00137600">
            <w:pPr>
              <w:rPr>
                <w:rFonts w:ascii="宋体" w:hAnsi="宋体" w:cs="宋体"/>
                <w:color w:val="FF0000"/>
              </w:rPr>
            </w:pPr>
          </w:p>
        </w:tc>
        <w:tc>
          <w:tcPr>
            <w:tcW w:w="1203" w:type="dxa"/>
            <w:tcBorders>
              <w:top w:val="nil"/>
              <w:left w:val="nil"/>
              <w:bottom w:val="single" w:sz="8" w:space="0" w:color="auto"/>
              <w:right w:val="single" w:sz="8" w:space="0" w:color="auto"/>
            </w:tcBorders>
          </w:tcPr>
          <w:p w:rsidR="00E9081A" w:rsidRDefault="00E9081A" w:rsidP="00137600">
            <w:r>
              <w:rPr>
                <w:rFonts w:hint="eastAsia"/>
              </w:rPr>
              <w:t>varchar(255)</w:t>
            </w:r>
          </w:p>
        </w:tc>
      </w:tr>
      <w:tr w:rsidR="00567199" w:rsidTr="00137600">
        <w:trPr>
          <w:trHeight w:val="481"/>
          <w:jc w:val="center"/>
        </w:trPr>
        <w:tc>
          <w:tcPr>
            <w:tcW w:w="1399" w:type="dxa"/>
            <w:gridSpan w:val="2"/>
            <w:tcBorders>
              <w:top w:val="nil"/>
              <w:left w:val="single" w:sz="8" w:space="0" w:color="auto"/>
              <w:bottom w:val="single" w:sz="8" w:space="0" w:color="auto"/>
              <w:right w:val="single" w:sz="8" w:space="0" w:color="auto"/>
            </w:tcBorders>
          </w:tcPr>
          <w:p w:rsidR="00567199" w:rsidRDefault="00567199" w:rsidP="00137600">
            <w:r>
              <w:rPr>
                <w:rFonts w:hint="eastAsia"/>
              </w:rPr>
              <w:t>modify_by</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rPr>
            </w:pPr>
            <w:r>
              <w:rPr>
                <w:rFonts w:cs="Calibri" w:hint="eastAsia"/>
              </w:rPr>
              <w:t>修改人</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color w:val="FF0000"/>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jc w:val="left"/>
            </w:pPr>
          </w:p>
        </w:tc>
        <w:tc>
          <w:tcPr>
            <w:tcW w:w="537" w:type="dxa"/>
            <w:tcBorders>
              <w:top w:val="nil"/>
              <w:left w:val="nil"/>
              <w:bottom w:val="single" w:sz="8" w:space="0" w:color="auto"/>
              <w:right w:val="single" w:sz="4" w:space="0" w:color="auto"/>
            </w:tcBorders>
            <w:vAlign w:val="center"/>
          </w:tcPr>
          <w:p w:rsidR="00567199" w:rsidRPr="006A3A33" w:rsidRDefault="00567199" w:rsidP="00137600">
            <w:pPr>
              <w:jc w:val="center"/>
              <w:rPr>
                <w:rFonts w:cs="Times New Roman"/>
              </w:rPr>
            </w:pPr>
            <w:r w:rsidRPr="006A3A33">
              <w:rPr>
                <w:rFonts w:cs="Times New Roman"/>
              </w:rPr>
              <w:t>Y</w:t>
            </w:r>
          </w:p>
        </w:tc>
        <w:tc>
          <w:tcPr>
            <w:tcW w:w="722" w:type="dxa"/>
            <w:tcBorders>
              <w:top w:val="nil"/>
              <w:left w:val="single" w:sz="4" w:space="0" w:color="auto"/>
              <w:bottom w:val="single" w:sz="8" w:space="0" w:color="auto"/>
              <w:right w:val="single" w:sz="8" w:space="0" w:color="auto"/>
            </w:tcBorders>
            <w:vAlign w:val="center"/>
          </w:tcPr>
          <w:p w:rsidR="00567199" w:rsidRDefault="00567199" w:rsidP="00137600">
            <w:pPr>
              <w:rPr>
                <w:rFonts w:ascii="宋体" w:hAnsi="宋体" w:cs="宋体"/>
                <w:color w:val="FF0000"/>
              </w:rPr>
            </w:pPr>
          </w:p>
        </w:tc>
        <w:tc>
          <w:tcPr>
            <w:tcW w:w="1203" w:type="dxa"/>
            <w:tcBorders>
              <w:top w:val="nil"/>
              <w:left w:val="nil"/>
              <w:bottom w:val="single" w:sz="8" w:space="0" w:color="auto"/>
              <w:right w:val="single" w:sz="8" w:space="0" w:color="auto"/>
            </w:tcBorders>
          </w:tcPr>
          <w:p w:rsidR="00567199" w:rsidRDefault="00567199" w:rsidP="00137600">
            <w:r>
              <w:rPr>
                <w:rFonts w:hint="eastAsia"/>
              </w:rPr>
              <w:t>varchar(255)</w:t>
            </w:r>
          </w:p>
        </w:tc>
      </w:tr>
      <w:tr w:rsidR="00567199" w:rsidTr="00137600">
        <w:trPr>
          <w:trHeight w:val="481"/>
          <w:jc w:val="center"/>
        </w:trPr>
        <w:tc>
          <w:tcPr>
            <w:tcW w:w="1399" w:type="dxa"/>
            <w:gridSpan w:val="2"/>
            <w:tcBorders>
              <w:top w:val="nil"/>
              <w:left w:val="single" w:sz="8" w:space="0" w:color="auto"/>
              <w:bottom w:val="single" w:sz="8" w:space="0" w:color="auto"/>
              <w:right w:val="single" w:sz="8" w:space="0" w:color="auto"/>
            </w:tcBorders>
          </w:tcPr>
          <w:p w:rsidR="00567199" w:rsidRDefault="00567199" w:rsidP="00137600">
            <w:r>
              <w:rPr>
                <w:rFonts w:hint="eastAsia"/>
              </w:rPr>
              <w:t>modify_time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rPr>
            </w:pPr>
            <w:r>
              <w:rPr>
                <w:rFonts w:cs="Calibri" w:hint="eastAsia"/>
              </w:rPr>
              <w:t>修改时间</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color w:val="FF0000"/>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jc w:val="left"/>
            </w:pPr>
          </w:p>
        </w:tc>
        <w:tc>
          <w:tcPr>
            <w:tcW w:w="537" w:type="dxa"/>
            <w:tcBorders>
              <w:top w:val="nil"/>
              <w:left w:val="nil"/>
              <w:bottom w:val="single" w:sz="8" w:space="0" w:color="auto"/>
              <w:right w:val="single" w:sz="4" w:space="0" w:color="auto"/>
            </w:tcBorders>
            <w:vAlign w:val="center"/>
          </w:tcPr>
          <w:p w:rsidR="00567199" w:rsidRPr="006A3A33" w:rsidRDefault="00567199" w:rsidP="00137600">
            <w:pPr>
              <w:jc w:val="center"/>
              <w:rPr>
                <w:rFonts w:cs="Times New Roman"/>
              </w:rPr>
            </w:pPr>
            <w:r w:rsidRPr="006A3A33">
              <w:rPr>
                <w:rFonts w:cs="Times New Roman"/>
              </w:rPr>
              <w:t>Y</w:t>
            </w:r>
          </w:p>
        </w:tc>
        <w:tc>
          <w:tcPr>
            <w:tcW w:w="722" w:type="dxa"/>
            <w:tcBorders>
              <w:top w:val="nil"/>
              <w:left w:val="single" w:sz="4" w:space="0" w:color="auto"/>
              <w:bottom w:val="single" w:sz="8" w:space="0" w:color="auto"/>
              <w:right w:val="single" w:sz="8" w:space="0" w:color="auto"/>
            </w:tcBorders>
            <w:vAlign w:val="center"/>
          </w:tcPr>
          <w:p w:rsidR="00567199" w:rsidRDefault="00567199" w:rsidP="00137600">
            <w:pPr>
              <w:rPr>
                <w:rFonts w:ascii="宋体" w:hAnsi="宋体" w:cs="宋体"/>
                <w:color w:val="FF0000"/>
              </w:rPr>
            </w:pPr>
          </w:p>
        </w:tc>
        <w:tc>
          <w:tcPr>
            <w:tcW w:w="1203" w:type="dxa"/>
            <w:tcBorders>
              <w:top w:val="nil"/>
              <w:left w:val="nil"/>
              <w:bottom w:val="single" w:sz="8" w:space="0" w:color="auto"/>
              <w:right w:val="single" w:sz="8" w:space="0" w:color="auto"/>
            </w:tcBorders>
          </w:tcPr>
          <w:p w:rsidR="00567199" w:rsidRDefault="00567199" w:rsidP="00137600">
            <w:r>
              <w:rPr>
                <w:rFonts w:hint="eastAsia"/>
              </w:rPr>
              <w:t>datetime</w:t>
            </w:r>
          </w:p>
        </w:tc>
      </w:tr>
      <w:tr w:rsidR="00567199" w:rsidTr="00137600">
        <w:trPr>
          <w:trHeight w:val="648"/>
          <w:jc w:val="center"/>
        </w:trPr>
        <w:tc>
          <w:tcPr>
            <w:tcW w:w="1399" w:type="dxa"/>
            <w:gridSpan w:val="2"/>
            <w:tcBorders>
              <w:top w:val="nil"/>
              <w:left w:val="single" w:sz="8" w:space="0" w:color="auto"/>
              <w:bottom w:val="single" w:sz="8" w:space="0" w:color="auto"/>
              <w:right w:val="single" w:sz="8" w:space="0" w:color="auto"/>
            </w:tcBorders>
          </w:tcPr>
          <w:p w:rsidR="00567199" w:rsidRDefault="00E9081A" w:rsidP="00137600">
            <w:pPr>
              <w:rPr>
                <w:rFonts w:ascii="宋体" w:hAnsi="宋体"/>
                <w:szCs w:val="21"/>
              </w:rPr>
            </w:pPr>
            <w:r>
              <w:rPr>
                <w:rFonts w:hint="eastAsia"/>
              </w:rPr>
              <w:t>recieve</w:t>
            </w:r>
            <w:r w:rsidR="00567199" w:rsidRPr="006A3A33">
              <w:rPr>
                <w:rFonts w:hint="eastAsia"/>
                <w:szCs w:val="22"/>
              </w:rPr>
              <w:t>_time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7199" w:rsidRDefault="00567199" w:rsidP="00137600">
            <w:pPr>
              <w:rPr>
                <w:rFonts w:ascii="宋体" w:hAnsi="宋体"/>
                <w:szCs w:val="21"/>
              </w:rPr>
            </w:pPr>
            <w:r>
              <w:rPr>
                <w:rFonts w:ascii="宋体" w:hAnsi="宋体" w:hint="eastAsia"/>
                <w:szCs w:val="21"/>
              </w:rPr>
              <w:t>接收时间</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jc w:val="left"/>
              <w:rPr>
                <w:szCs w:val="20"/>
              </w:rPr>
            </w:pPr>
          </w:p>
        </w:tc>
        <w:tc>
          <w:tcPr>
            <w:tcW w:w="537" w:type="dxa"/>
            <w:tcBorders>
              <w:top w:val="nil"/>
              <w:left w:val="nil"/>
              <w:bottom w:val="single" w:sz="8" w:space="0" w:color="auto"/>
              <w:right w:val="single" w:sz="4" w:space="0" w:color="auto"/>
            </w:tcBorders>
            <w:vAlign w:val="center"/>
          </w:tcPr>
          <w:p w:rsidR="00567199" w:rsidRPr="006A3A33" w:rsidRDefault="00567199" w:rsidP="00137600">
            <w:pPr>
              <w:jc w:val="center"/>
              <w:rPr>
                <w:rFonts w:cs="Times New Roman"/>
                <w:szCs w:val="21"/>
              </w:rPr>
            </w:pPr>
            <w:r w:rsidRPr="006A3A33">
              <w:rPr>
                <w:rFonts w:cs="Times New Roman"/>
                <w:szCs w:val="21"/>
              </w:rPr>
              <w:t>Y</w:t>
            </w:r>
          </w:p>
        </w:tc>
        <w:tc>
          <w:tcPr>
            <w:tcW w:w="722" w:type="dxa"/>
            <w:tcBorders>
              <w:top w:val="nil"/>
              <w:left w:val="single" w:sz="4" w:space="0" w:color="auto"/>
              <w:bottom w:val="single" w:sz="8" w:space="0" w:color="auto"/>
              <w:right w:val="single" w:sz="8" w:space="0" w:color="auto"/>
            </w:tcBorders>
            <w:vAlign w:val="center"/>
          </w:tcPr>
          <w:p w:rsidR="00567199" w:rsidRDefault="00567199" w:rsidP="00137600">
            <w:pPr>
              <w:rPr>
                <w:rFonts w:ascii="宋体" w:hAnsi="宋体" w:cs="宋体"/>
                <w:szCs w:val="21"/>
              </w:rPr>
            </w:pPr>
          </w:p>
        </w:tc>
        <w:tc>
          <w:tcPr>
            <w:tcW w:w="1203" w:type="dxa"/>
            <w:tcBorders>
              <w:top w:val="nil"/>
              <w:left w:val="nil"/>
              <w:bottom w:val="single" w:sz="8" w:space="0" w:color="auto"/>
              <w:right w:val="single" w:sz="8" w:space="0" w:color="auto"/>
            </w:tcBorders>
          </w:tcPr>
          <w:p w:rsidR="00567199" w:rsidRDefault="00567199" w:rsidP="00137600">
            <w:pPr>
              <w:rPr>
                <w:rFonts w:ascii="宋体" w:hAnsi="宋体" w:cs="宋体"/>
                <w:szCs w:val="21"/>
              </w:rPr>
            </w:pPr>
            <w:r w:rsidRPr="006A3A33">
              <w:rPr>
                <w:rFonts w:cs="Times New Roman" w:hint="eastAsia"/>
                <w:szCs w:val="22"/>
              </w:rPr>
              <w:t>datetime</w:t>
            </w:r>
          </w:p>
        </w:tc>
      </w:tr>
      <w:tr w:rsidR="00567199" w:rsidTr="00137600">
        <w:trPr>
          <w:trHeight w:val="469"/>
          <w:jc w:val="center"/>
        </w:trPr>
        <w:tc>
          <w:tcPr>
            <w:tcW w:w="1399" w:type="dxa"/>
            <w:gridSpan w:val="2"/>
            <w:tcBorders>
              <w:top w:val="nil"/>
              <w:left w:val="single" w:sz="8" w:space="0" w:color="auto"/>
              <w:bottom w:val="single" w:sz="8" w:space="0" w:color="auto"/>
              <w:right w:val="single" w:sz="8" w:space="0" w:color="auto"/>
            </w:tcBorders>
          </w:tcPr>
          <w:p w:rsidR="00567199" w:rsidRDefault="00567199" w:rsidP="00137600">
            <w:r>
              <w:rPr>
                <w:rFonts w:hint="eastAsia"/>
              </w:rPr>
              <w:t>form_code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7199" w:rsidRDefault="00567199" w:rsidP="00137600">
            <w:pPr>
              <w:rPr>
                <w:rFonts w:ascii="宋体" w:hAnsi="宋体"/>
                <w:szCs w:val="21"/>
              </w:rPr>
            </w:pPr>
            <w:r>
              <w:rPr>
                <w:rFonts w:ascii="宋体" w:hAnsi="宋体" w:hint="eastAsia"/>
                <w:szCs w:val="21"/>
              </w:rPr>
              <w:t>表单单号</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396A62" w:rsidP="001717A0">
            <w:pPr>
              <w:jc w:val="left"/>
              <w:rPr>
                <w:szCs w:val="20"/>
              </w:rPr>
            </w:pPr>
            <w:r>
              <w:rPr>
                <w:rFonts w:hint="eastAsia"/>
                <w:szCs w:val="20"/>
              </w:rPr>
              <w:t>保存时生成</w:t>
            </w:r>
            <w:r w:rsidR="001717A0">
              <w:rPr>
                <w:rFonts w:hint="eastAsia"/>
                <w:szCs w:val="20"/>
              </w:rPr>
              <w:t>申请编</w:t>
            </w:r>
            <w:r>
              <w:rPr>
                <w:rFonts w:hint="eastAsia"/>
                <w:szCs w:val="20"/>
              </w:rPr>
              <w:t>号</w:t>
            </w:r>
          </w:p>
        </w:tc>
        <w:tc>
          <w:tcPr>
            <w:tcW w:w="537" w:type="dxa"/>
            <w:tcBorders>
              <w:top w:val="nil"/>
              <w:left w:val="nil"/>
              <w:bottom w:val="single" w:sz="8" w:space="0" w:color="auto"/>
              <w:right w:val="single" w:sz="4" w:space="0" w:color="auto"/>
            </w:tcBorders>
            <w:vAlign w:val="center"/>
          </w:tcPr>
          <w:p w:rsidR="00567199" w:rsidRPr="006A3A33" w:rsidRDefault="00567199" w:rsidP="00137600">
            <w:pPr>
              <w:jc w:val="center"/>
              <w:rPr>
                <w:rFonts w:cs="Times New Roman"/>
                <w:szCs w:val="21"/>
              </w:rPr>
            </w:pPr>
            <w:r w:rsidRPr="006A3A33">
              <w:rPr>
                <w:rFonts w:cs="Times New Roman"/>
                <w:szCs w:val="21"/>
              </w:rPr>
              <w:t>Y</w:t>
            </w:r>
          </w:p>
        </w:tc>
        <w:tc>
          <w:tcPr>
            <w:tcW w:w="722" w:type="dxa"/>
            <w:tcBorders>
              <w:top w:val="nil"/>
              <w:left w:val="single" w:sz="4" w:space="0" w:color="auto"/>
              <w:bottom w:val="single" w:sz="8" w:space="0" w:color="auto"/>
              <w:right w:val="single" w:sz="8" w:space="0" w:color="auto"/>
            </w:tcBorders>
            <w:vAlign w:val="center"/>
          </w:tcPr>
          <w:p w:rsidR="00567199" w:rsidRDefault="00567199" w:rsidP="00137600">
            <w:pPr>
              <w:rPr>
                <w:rFonts w:ascii="宋体" w:hAnsi="宋体" w:cs="宋体"/>
                <w:szCs w:val="21"/>
              </w:rPr>
            </w:pPr>
          </w:p>
        </w:tc>
        <w:tc>
          <w:tcPr>
            <w:tcW w:w="1203" w:type="dxa"/>
            <w:tcBorders>
              <w:top w:val="nil"/>
              <w:left w:val="nil"/>
              <w:bottom w:val="single" w:sz="8" w:space="0" w:color="auto"/>
              <w:right w:val="single" w:sz="8" w:space="0" w:color="auto"/>
            </w:tcBorders>
          </w:tcPr>
          <w:p w:rsidR="00567199" w:rsidRDefault="00567199" w:rsidP="00137600">
            <w:r>
              <w:rPr>
                <w:rFonts w:hint="eastAsia"/>
              </w:rPr>
              <w:t>varchar(255)</w:t>
            </w:r>
          </w:p>
        </w:tc>
      </w:tr>
      <w:tr w:rsidR="00567199" w:rsidTr="00137600">
        <w:trPr>
          <w:trHeight w:val="344"/>
          <w:jc w:val="center"/>
        </w:trPr>
        <w:tc>
          <w:tcPr>
            <w:tcW w:w="1399" w:type="dxa"/>
            <w:gridSpan w:val="2"/>
            <w:tcBorders>
              <w:top w:val="nil"/>
              <w:left w:val="single" w:sz="8" w:space="0" w:color="auto"/>
              <w:bottom w:val="single" w:sz="8" w:space="0" w:color="auto"/>
              <w:right w:val="single" w:sz="8" w:space="0" w:color="auto"/>
            </w:tcBorders>
          </w:tcPr>
          <w:p w:rsidR="00567199" w:rsidRPr="006A3A33" w:rsidRDefault="00567199" w:rsidP="00E9081A">
            <w:r>
              <w:rPr>
                <w:rFonts w:hint="eastAsia"/>
              </w:rPr>
              <w:t>a</w:t>
            </w:r>
            <w:r>
              <w:t>ssign</w:t>
            </w:r>
            <w:r>
              <w:rPr>
                <w:rFonts w:hint="eastAsia"/>
              </w:rPr>
              <w:t>_</w:t>
            </w:r>
            <w:r w:rsidR="00E9081A">
              <w:rPr>
                <w:rFonts w:hint="eastAsia"/>
              </w:rPr>
              <w:t>receive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szCs w:val="21"/>
              </w:rPr>
            </w:pPr>
            <w:r>
              <w:rPr>
                <w:rFonts w:cs="Calibri" w:hint="eastAsia"/>
                <w:szCs w:val="21"/>
              </w:rPr>
              <w:t>指定接收人</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jc w:val="left"/>
              <w:rPr>
                <w:sz w:val="20"/>
                <w:szCs w:val="20"/>
              </w:rPr>
            </w:pPr>
          </w:p>
        </w:tc>
        <w:tc>
          <w:tcPr>
            <w:tcW w:w="537" w:type="dxa"/>
            <w:tcBorders>
              <w:top w:val="nil"/>
              <w:left w:val="nil"/>
              <w:bottom w:val="single" w:sz="8" w:space="0" w:color="auto"/>
              <w:right w:val="single" w:sz="4" w:space="0" w:color="auto"/>
            </w:tcBorders>
            <w:vAlign w:val="center"/>
          </w:tcPr>
          <w:p w:rsidR="00567199" w:rsidRPr="006A3A33" w:rsidRDefault="00567199" w:rsidP="00137600">
            <w:pPr>
              <w:jc w:val="center"/>
              <w:rPr>
                <w:rFonts w:cs="Times New Roman"/>
                <w:szCs w:val="21"/>
              </w:rPr>
            </w:pPr>
            <w:r>
              <w:rPr>
                <w:rFonts w:cs="Times New Roman" w:hint="eastAsia"/>
                <w:szCs w:val="21"/>
              </w:rPr>
              <w:t>Y</w:t>
            </w:r>
          </w:p>
        </w:tc>
        <w:tc>
          <w:tcPr>
            <w:tcW w:w="722" w:type="dxa"/>
            <w:tcBorders>
              <w:top w:val="nil"/>
              <w:left w:val="single" w:sz="4" w:space="0" w:color="auto"/>
              <w:bottom w:val="single" w:sz="8" w:space="0" w:color="auto"/>
              <w:right w:val="single" w:sz="8" w:space="0" w:color="auto"/>
            </w:tcBorders>
            <w:vAlign w:val="center"/>
          </w:tcPr>
          <w:p w:rsidR="00567199" w:rsidRDefault="00567199" w:rsidP="00137600">
            <w:pPr>
              <w:rPr>
                <w:rFonts w:ascii="宋体" w:hAnsi="宋体" w:cs="宋体"/>
                <w:szCs w:val="21"/>
              </w:rPr>
            </w:pPr>
          </w:p>
        </w:tc>
        <w:tc>
          <w:tcPr>
            <w:tcW w:w="1203" w:type="dxa"/>
            <w:tcBorders>
              <w:top w:val="nil"/>
              <w:left w:val="nil"/>
              <w:bottom w:val="single" w:sz="8" w:space="0" w:color="auto"/>
              <w:right w:val="single" w:sz="8" w:space="0" w:color="auto"/>
            </w:tcBorders>
          </w:tcPr>
          <w:p w:rsidR="00567199" w:rsidRDefault="00567199" w:rsidP="00137600">
            <w:r>
              <w:rPr>
                <w:rFonts w:hint="eastAsia"/>
              </w:rPr>
              <w:t>varchar(255)</w:t>
            </w:r>
          </w:p>
        </w:tc>
      </w:tr>
      <w:tr w:rsidR="002E7275" w:rsidTr="00137600">
        <w:trPr>
          <w:trHeight w:val="344"/>
          <w:jc w:val="center"/>
        </w:trPr>
        <w:tc>
          <w:tcPr>
            <w:tcW w:w="1399" w:type="dxa"/>
            <w:gridSpan w:val="2"/>
            <w:tcBorders>
              <w:top w:val="nil"/>
              <w:left w:val="single" w:sz="8" w:space="0" w:color="auto"/>
              <w:bottom w:val="single" w:sz="8" w:space="0" w:color="auto"/>
              <w:right w:val="single" w:sz="8" w:space="0" w:color="auto"/>
            </w:tcBorders>
          </w:tcPr>
          <w:p w:rsidR="002E7275" w:rsidRPr="000D278B" w:rsidRDefault="000A1218" w:rsidP="00137600">
            <w:pPr>
              <w:rPr>
                <w:color w:val="FF0000"/>
              </w:rPr>
            </w:pPr>
            <w:r>
              <w:rPr>
                <w:rFonts w:hint="eastAsia"/>
                <w:szCs w:val="22"/>
              </w:rPr>
              <w:t>f</w:t>
            </w:r>
            <w:r w:rsidRPr="000D278B">
              <w:rPr>
                <w:szCs w:val="22"/>
              </w:rPr>
              <w:t>inish_time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E7275" w:rsidRPr="000D278B" w:rsidRDefault="002E7275" w:rsidP="00137600">
            <w:pPr>
              <w:rPr>
                <w:rFonts w:ascii="宋体" w:hAnsi="宋体"/>
                <w:szCs w:val="21"/>
              </w:rPr>
            </w:pPr>
            <w:r w:rsidRPr="000D278B">
              <w:rPr>
                <w:rFonts w:ascii="宋体" w:hAnsi="宋体" w:hint="eastAsia"/>
                <w:szCs w:val="21"/>
              </w:rPr>
              <w:t>办结时间</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2E7275" w:rsidRPr="000D278B" w:rsidRDefault="002E7275" w:rsidP="00137600">
            <w:pPr>
              <w:rPr>
                <w:rFonts w:ascii="宋体" w:hAnsi="宋体"/>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2E7275" w:rsidRPr="000D278B" w:rsidRDefault="002E7275" w:rsidP="00137600">
            <w:pPr>
              <w:jc w:val="left"/>
              <w:rPr>
                <w:color w:val="FF0000"/>
                <w:sz w:val="20"/>
                <w:szCs w:val="20"/>
              </w:rPr>
            </w:pPr>
          </w:p>
        </w:tc>
        <w:tc>
          <w:tcPr>
            <w:tcW w:w="537" w:type="dxa"/>
            <w:tcBorders>
              <w:top w:val="nil"/>
              <w:left w:val="nil"/>
              <w:bottom w:val="single" w:sz="8" w:space="0" w:color="auto"/>
              <w:right w:val="single" w:sz="4" w:space="0" w:color="auto"/>
            </w:tcBorders>
            <w:vAlign w:val="center"/>
          </w:tcPr>
          <w:p w:rsidR="002E7275" w:rsidRPr="000D278B" w:rsidRDefault="00E9081A" w:rsidP="00137600">
            <w:pPr>
              <w:jc w:val="center"/>
              <w:rPr>
                <w:rFonts w:cs="Times New Roman"/>
                <w:color w:val="FF0000"/>
                <w:szCs w:val="21"/>
              </w:rPr>
            </w:pPr>
            <w:r w:rsidRPr="000D278B">
              <w:rPr>
                <w:rFonts w:cs="Times New Roman"/>
                <w:szCs w:val="21"/>
              </w:rPr>
              <w:t>Y</w:t>
            </w:r>
            <w:r>
              <w:rPr>
                <w:rFonts w:cs="Times New Roman" w:hint="eastAsia"/>
                <w:color w:val="FF0000"/>
                <w:szCs w:val="21"/>
              </w:rPr>
              <w:t xml:space="preserve"> </w:t>
            </w:r>
          </w:p>
        </w:tc>
        <w:tc>
          <w:tcPr>
            <w:tcW w:w="722" w:type="dxa"/>
            <w:tcBorders>
              <w:top w:val="nil"/>
              <w:left w:val="single" w:sz="4" w:space="0" w:color="auto"/>
              <w:bottom w:val="single" w:sz="8" w:space="0" w:color="auto"/>
              <w:right w:val="single" w:sz="8" w:space="0" w:color="auto"/>
            </w:tcBorders>
            <w:vAlign w:val="center"/>
          </w:tcPr>
          <w:p w:rsidR="002E7275" w:rsidRPr="000D278B" w:rsidRDefault="002E7275" w:rsidP="00137600">
            <w:pPr>
              <w:rPr>
                <w:rFonts w:ascii="宋体" w:hAnsi="宋体" w:cs="宋体"/>
                <w:color w:val="FF0000"/>
                <w:szCs w:val="21"/>
              </w:rPr>
            </w:pPr>
          </w:p>
        </w:tc>
        <w:tc>
          <w:tcPr>
            <w:tcW w:w="1203" w:type="dxa"/>
            <w:tcBorders>
              <w:top w:val="nil"/>
              <w:left w:val="nil"/>
              <w:bottom w:val="single" w:sz="8" w:space="0" w:color="auto"/>
              <w:right w:val="single" w:sz="8" w:space="0" w:color="auto"/>
            </w:tcBorders>
          </w:tcPr>
          <w:p w:rsidR="002E7275" w:rsidRPr="00026FE4" w:rsidRDefault="00E9081A" w:rsidP="00137600">
            <w:r w:rsidRPr="000D278B">
              <w:t>datetime</w:t>
            </w:r>
          </w:p>
        </w:tc>
      </w:tr>
      <w:tr w:rsidR="002E7275" w:rsidTr="00137600">
        <w:trPr>
          <w:trHeight w:val="344"/>
          <w:jc w:val="center"/>
        </w:trPr>
        <w:tc>
          <w:tcPr>
            <w:tcW w:w="1399" w:type="dxa"/>
            <w:gridSpan w:val="2"/>
            <w:tcBorders>
              <w:top w:val="nil"/>
              <w:left w:val="single" w:sz="8" w:space="0" w:color="auto"/>
              <w:bottom w:val="single" w:sz="8" w:space="0" w:color="auto"/>
              <w:right w:val="single" w:sz="8" w:space="0" w:color="auto"/>
            </w:tcBorders>
          </w:tcPr>
          <w:p w:rsidR="002E7275" w:rsidRPr="002E7275" w:rsidRDefault="00E9081A" w:rsidP="00137600">
            <w:pPr>
              <w:rPr>
                <w:color w:val="FF0000"/>
              </w:rPr>
            </w:pPr>
            <w:r w:rsidRPr="000D278B">
              <w:rPr>
                <w:szCs w:val="22"/>
              </w:rPr>
              <w:t>finish_result</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E7275" w:rsidRPr="000D278B" w:rsidRDefault="002E7275" w:rsidP="00137600">
            <w:pPr>
              <w:rPr>
                <w:rFonts w:cs="Calibri"/>
                <w:szCs w:val="21"/>
              </w:rPr>
            </w:pPr>
            <w:r w:rsidRPr="000D278B">
              <w:rPr>
                <w:rFonts w:cs="Calibri" w:hint="eastAsia"/>
                <w:szCs w:val="21"/>
              </w:rPr>
              <w:t>办结结论</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2E7275" w:rsidRPr="002E7275" w:rsidRDefault="002E7275" w:rsidP="00137600">
            <w:pPr>
              <w:rPr>
                <w:rFonts w:cs="Calibri"/>
                <w:color w:val="FF0000"/>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2E7275" w:rsidRPr="002E7275" w:rsidRDefault="002E7275" w:rsidP="00137600">
            <w:pPr>
              <w:jc w:val="left"/>
              <w:rPr>
                <w:color w:val="FF0000"/>
                <w:sz w:val="20"/>
                <w:szCs w:val="20"/>
              </w:rPr>
            </w:pPr>
            <w:r w:rsidRPr="000D278B">
              <w:rPr>
                <w:rFonts w:hint="eastAsia"/>
                <w:szCs w:val="20"/>
              </w:rPr>
              <w:t>同意、不同意</w:t>
            </w:r>
          </w:p>
        </w:tc>
        <w:tc>
          <w:tcPr>
            <w:tcW w:w="537" w:type="dxa"/>
            <w:tcBorders>
              <w:top w:val="nil"/>
              <w:left w:val="nil"/>
              <w:bottom w:val="single" w:sz="8" w:space="0" w:color="auto"/>
              <w:right w:val="single" w:sz="4" w:space="0" w:color="auto"/>
            </w:tcBorders>
            <w:vAlign w:val="center"/>
          </w:tcPr>
          <w:p w:rsidR="002E7275" w:rsidRPr="000D278B" w:rsidRDefault="005D1A23" w:rsidP="00137600">
            <w:pPr>
              <w:jc w:val="center"/>
              <w:rPr>
                <w:rFonts w:cs="Times New Roman"/>
                <w:szCs w:val="21"/>
              </w:rPr>
            </w:pPr>
            <w:r w:rsidRPr="000D278B">
              <w:rPr>
                <w:rFonts w:cs="Times New Roman"/>
                <w:szCs w:val="21"/>
              </w:rPr>
              <w:t>Y</w:t>
            </w:r>
          </w:p>
        </w:tc>
        <w:tc>
          <w:tcPr>
            <w:tcW w:w="722" w:type="dxa"/>
            <w:tcBorders>
              <w:top w:val="nil"/>
              <w:left w:val="single" w:sz="4" w:space="0" w:color="auto"/>
              <w:bottom w:val="single" w:sz="8" w:space="0" w:color="auto"/>
              <w:right w:val="single" w:sz="8" w:space="0" w:color="auto"/>
            </w:tcBorders>
            <w:vAlign w:val="center"/>
          </w:tcPr>
          <w:p w:rsidR="002E7275" w:rsidRPr="002E7275" w:rsidRDefault="002E7275" w:rsidP="00137600">
            <w:pPr>
              <w:rPr>
                <w:rFonts w:ascii="宋体" w:hAnsi="宋体" w:cs="宋体"/>
                <w:color w:val="FF0000"/>
                <w:szCs w:val="21"/>
              </w:rPr>
            </w:pPr>
          </w:p>
        </w:tc>
        <w:tc>
          <w:tcPr>
            <w:tcW w:w="1203" w:type="dxa"/>
            <w:tcBorders>
              <w:top w:val="nil"/>
              <w:left w:val="nil"/>
              <w:bottom w:val="single" w:sz="8" w:space="0" w:color="auto"/>
              <w:right w:val="single" w:sz="8" w:space="0" w:color="auto"/>
            </w:tcBorders>
          </w:tcPr>
          <w:p w:rsidR="002E7275" w:rsidRPr="000D278B" w:rsidRDefault="000F3FAD" w:rsidP="00137600">
            <w:r w:rsidRPr="000D278B">
              <w:t>varchar(</w:t>
            </w:r>
            <w:r w:rsidR="00026FE4" w:rsidRPr="000D278B">
              <w:t>255</w:t>
            </w:r>
            <w:r w:rsidRPr="000D278B">
              <w:t>)</w:t>
            </w:r>
          </w:p>
        </w:tc>
      </w:tr>
      <w:tr w:rsidR="00026FE4" w:rsidTr="00137600">
        <w:trPr>
          <w:trHeight w:val="344"/>
          <w:jc w:val="center"/>
        </w:trPr>
        <w:tc>
          <w:tcPr>
            <w:tcW w:w="1399" w:type="dxa"/>
            <w:gridSpan w:val="2"/>
            <w:tcBorders>
              <w:top w:val="nil"/>
              <w:left w:val="single" w:sz="8" w:space="0" w:color="auto"/>
              <w:bottom w:val="single" w:sz="8" w:space="0" w:color="auto"/>
              <w:right w:val="single" w:sz="8" w:space="0" w:color="auto"/>
            </w:tcBorders>
          </w:tcPr>
          <w:p w:rsidR="00026FE4" w:rsidRPr="00E9081A" w:rsidRDefault="00026FE4" w:rsidP="00137600">
            <w:pPr>
              <w:rPr>
                <w:szCs w:val="22"/>
              </w:rPr>
            </w:pPr>
            <w:r w:rsidRPr="000D278B">
              <w:rPr>
                <w:szCs w:val="22"/>
              </w:rPr>
              <w:t>accept_time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26FE4" w:rsidRPr="000A1218" w:rsidRDefault="00026FE4" w:rsidP="00137600">
            <w:pPr>
              <w:rPr>
                <w:rFonts w:cs="Calibri"/>
                <w:szCs w:val="21"/>
              </w:rPr>
            </w:pPr>
            <w:r w:rsidRPr="000A1218">
              <w:rPr>
                <w:rFonts w:cs="Calibri" w:hint="eastAsia"/>
                <w:szCs w:val="21"/>
              </w:rPr>
              <w:t>受理时间</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026FE4" w:rsidRPr="000D278B" w:rsidRDefault="00026FE4" w:rsidP="00137600">
            <w:pPr>
              <w:rPr>
                <w:rFonts w:cs="Calibri"/>
                <w:color w:val="FF0000"/>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026FE4" w:rsidRPr="000D278B" w:rsidRDefault="00026FE4" w:rsidP="00137600">
            <w:pPr>
              <w:jc w:val="left"/>
              <w:rPr>
                <w:color w:val="FF0000"/>
                <w:sz w:val="20"/>
                <w:szCs w:val="20"/>
              </w:rPr>
            </w:pPr>
          </w:p>
        </w:tc>
        <w:tc>
          <w:tcPr>
            <w:tcW w:w="537" w:type="dxa"/>
            <w:tcBorders>
              <w:top w:val="nil"/>
              <w:left w:val="nil"/>
              <w:bottom w:val="single" w:sz="8" w:space="0" w:color="auto"/>
              <w:right w:val="single" w:sz="4" w:space="0" w:color="auto"/>
            </w:tcBorders>
            <w:vAlign w:val="center"/>
          </w:tcPr>
          <w:p w:rsidR="00026FE4" w:rsidRPr="00EC4E11" w:rsidRDefault="005D1A23" w:rsidP="00137600">
            <w:pPr>
              <w:jc w:val="center"/>
              <w:rPr>
                <w:rFonts w:cs="Times New Roman"/>
                <w:szCs w:val="21"/>
              </w:rPr>
            </w:pPr>
            <w:r w:rsidRPr="000D278B">
              <w:rPr>
                <w:rFonts w:cs="Times New Roman"/>
                <w:szCs w:val="21"/>
              </w:rPr>
              <w:t>Y</w:t>
            </w:r>
          </w:p>
        </w:tc>
        <w:tc>
          <w:tcPr>
            <w:tcW w:w="722" w:type="dxa"/>
            <w:tcBorders>
              <w:top w:val="nil"/>
              <w:left w:val="single" w:sz="4" w:space="0" w:color="auto"/>
              <w:bottom w:val="single" w:sz="8" w:space="0" w:color="auto"/>
              <w:right w:val="single" w:sz="8" w:space="0" w:color="auto"/>
            </w:tcBorders>
            <w:vAlign w:val="center"/>
          </w:tcPr>
          <w:p w:rsidR="00026FE4" w:rsidRPr="000D278B" w:rsidRDefault="00026FE4" w:rsidP="00137600">
            <w:pPr>
              <w:rPr>
                <w:rFonts w:ascii="宋体" w:hAnsi="宋体" w:cs="宋体"/>
                <w:color w:val="FF0000"/>
                <w:szCs w:val="21"/>
              </w:rPr>
            </w:pPr>
          </w:p>
        </w:tc>
        <w:tc>
          <w:tcPr>
            <w:tcW w:w="1203" w:type="dxa"/>
            <w:tcBorders>
              <w:top w:val="nil"/>
              <w:left w:val="nil"/>
              <w:bottom w:val="single" w:sz="8" w:space="0" w:color="auto"/>
              <w:right w:val="single" w:sz="8" w:space="0" w:color="auto"/>
            </w:tcBorders>
          </w:tcPr>
          <w:p w:rsidR="00026FE4" w:rsidRPr="000D278B" w:rsidRDefault="00026FE4" w:rsidP="00137600">
            <w:pPr>
              <w:rPr>
                <w:color w:val="FF0000"/>
              </w:rPr>
            </w:pPr>
            <w:r w:rsidRPr="00EB5D9F">
              <w:rPr>
                <w:rFonts w:hint="eastAsia"/>
              </w:rPr>
              <w:t>datetime</w:t>
            </w:r>
          </w:p>
        </w:tc>
      </w:tr>
      <w:tr w:rsidR="00026FE4" w:rsidTr="00137600">
        <w:trPr>
          <w:trHeight w:val="344"/>
          <w:jc w:val="center"/>
        </w:trPr>
        <w:tc>
          <w:tcPr>
            <w:tcW w:w="1399" w:type="dxa"/>
            <w:gridSpan w:val="2"/>
            <w:tcBorders>
              <w:top w:val="nil"/>
              <w:left w:val="single" w:sz="8" w:space="0" w:color="auto"/>
              <w:bottom w:val="single" w:sz="8" w:space="0" w:color="auto"/>
              <w:right w:val="single" w:sz="8" w:space="0" w:color="auto"/>
            </w:tcBorders>
          </w:tcPr>
          <w:p w:rsidR="00026FE4" w:rsidRPr="00E9081A" w:rsidRDefault="00026FE4" w:rsidP="00137600">
            <w:pPr>
              <w:rPr>
                <w:szCs w:val="22"/>
              </w:rPr>
            </w:pPr>
            <w:r>
              <w:rPr>
                <w:rFonts w:hint="eastAsia"/>
                <w:szCs w:val="22"/>
              </w:rPr>
              <w:t>a</w:t>
            </w:r>
            <w:r w:rsidRPr="000D278B">
              <w:rPr>
                <w:szCs w:val="22"/>
              </w:rPr>
              <w:t>ccept_result</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26FE4" w:rsidRPr="000A1218" w:rsidRDefault="00026FE4" w:rsidP="00137600">
            <w:pPr>
              <w:rPr>
                <w:rFonts w:cs="Calibri"/>
                <w:szCs w:val="21"/>
              </w:rPr>
            </w:pPr>
            <w:r w:rsidRPr="000A1218">
              <w:rPr>
                <w:rFonts w:cs="Calibri" w:hint="eastAsia"/>
                <w:szCs w:val="21"/>
              </w:rPr>
              <w:t>受理结论</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026FE4" w:rsidRPr="000D278B" w:rsidRDefault="00026FE4" w:rsidP="00137600">
            <w:pPr>
              <w:rPr>
                <w:rFonts w:cs="Calibri"/>
                <w:color w:val="FF0000"/>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026FE4" w:rsidRPr="000D278B" w:rsidRDefault="00026FE4" w:rsidP="00137600">
            <w:pPr>
              <w:jc w:val="left"/>
              <w:rPr>
                <w:color w:val="FF0000"/>
                <w:sz w:val="20"/>
                <w:szCs w:val="20"/>
              </w:rPr>
            </w:pPr>
            <w:r w:rsidRPr="00E9081A">
              <w:rPr>
                <w:rFonts w:hint="eastAsia"/>
                <w:sz w:val="20"/>
                <w:szCs w:val="20"/>
              </w:rPr>
              <w:t>补正、受理、退回不受理</w:t>
            </w:r>
          </w:p>
        </w:tc>
        <w:tc>
          <w:tcPr>
            <w:tcW w:w="537" w:type="dxa"/>
            <w:tcBorders>
              <w:top w:val="nil"/>
              <w:left w:val="nil"/>
              <w:bottom w:val="single" w:sz="8" w:space="0" w:color="auto"/>
              <w:right w:val="single" w:sz="4" w:space="0" w:color="auto"/>
            </w:tcBorders>
            <w:vAlign w:val="center"/>
          </w:tcPr>
          <w:p w:rsidR="00026FE4" w:rsidRPr="00EC4E11" w:rsidRDefault="005D1A23" w:rsidP="00137600">
            <w:pPr>
              <w:jc w:val="center"/>
              <w:rPr>
                <w:rFonts w:cs="Times New Roman"/>
                <w:szCs w:val="21"/>
              </w:rPr>
            </w:pPr>
            <w:r w:rsidRPr="000D278B">
              <w:rPr>
                <w:rFonts w:cs="Times New Roman"/>
                <w:szCs w:val="21"/>
              </w:rPr>
              <w:t>Y</w:t>
            </w:r>
          </w:p>
        </w:tc>
        <w:tc>
          <w:tcPr>
            <w:tcW w:w="722" w:type="dxa"/>
            <w:tcBorders>
              <w:top w:val="nil"/>
              <w:left w:val="single" w:sz="4" w:space="0" w:color="auto"/>
              <w:bottom w:val="single" w:sz="8" w:space="0" w:color="auto"/>
              <w:right w:val="single" w:sz="8" w:space="0" w:color="auto"/>
            </w:tcBorders>
            <w:vAlign w:val="center"/>
          </w:tcPr>
          <w:p w:rsidR="00026FE4" w:rsidRPr="000D278B" w:rsidRDefault="00026FE4" w:rsidP="00137600">
            <w:pPr>
              <w:rPr>
                <w:rFonts w:ascii="宋体" w:hAnsi="宋体" w:cs="宋体"/>
                <w:color w:val="FF0000"/>
                <w:szCs w:val="21"/>
              </w:rPr>
            </w:pPr>
          </w:p>
        </w:tc>
        <w:tc>
          <w:tcPr>
            <w:tcW w:w="1203" w:type="dxa"/>
            <w:tcBorders>
              <w:top w:val="nil"/>
              <w:left w:val="nil"/>
              <w:bottom w:val="single" w:sz="8" w:space="0" w:color="auto"/>
              <w:right w:val="single" w:sz="8" w:space="0" w:color="auto"/>
            </w:tcBorders>
          </w:tcPr>
          <w:p w:rsidR="00026FE4" w:rsidRPr="000D278B" w:rsidRDefault="00026FE4" w:rsidP="00137600">
            <w:pPr>
              <w:rPr>
                <w:color w:val="FF0000"/>
              </w:rPr>
            </w:pPr>
            <w:r w:rsidRPr="00EB5D9F">
              <w:rPr>
                <w:rFonts w:hint="eastAsia"/>
              </w:rPr>
              <w:t>varchar(255)</w:t>
            </w:r>
          </w:p>
        </w:tc>
      </w:tr>
      <w:tr w:rsidR="00E85A65" w:rsidTr="00137600">
        <w:trPr>
          <w:trHeight w:val="344"/>
          <w:jc w:val="center"/>
        </w:trPr>
        <w:tc>
          <w:tcPr>
            <w:tcW w:w="1399" w:type="dxa"/>
            <w:gridSpan w:val="2"/>
            <w:tcBorders>
              <w:top w:val="nil"/>
              <w:left w:val="single" w:sz="8" w:space="0" w:color="auto"/>
              <w:bottom w:val="single" w:sz="8" w:space="0" w:color="auto"/>
              <w:right w:val="single" w:sz="8" w:space="0" w:color="auto"/>
            </w:tcBorders>
          </w:tcPr>
          <w:p w:rsidR="00E85A65" w:rsidRDefault="00E85A65" w:rsidP="00137600">
            <w:pPr>
              <w:rPr>
                <w:szCs w:val="22"/>
              </w:rPr>
            </w:pPr>
            <w:r>
              <w:rPr>
                <w:rFonts w:hint="eastAsia"/>
              </w:rPr>
              <w:t>isfinish</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E85A65" w:rsidRPr="000A1218" w:rsidRDefault="00E85A65" w:rsidP="00137600">
            <w:pPr>
              <w:rPr>
                <w:rFonts w:cs="Calibri"/>
                <w:szCs w:val="21"/>
              </w:rPr>
            </w:pPr>
            <w:r>
              <w:rPr>
                <w:rFonts w:cs="Calibri" w:hint="eastAsia"/>
                <w:szCs w:val="21"/>
              </w:rPr>
              <w:t>是否办结</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E85A65" w:rsidRPr="002E7275" w:rsidRDefault="00E85A65" w:rsidP="00137600">
            <w:pPr>
              <w:rPr>
                <w:rFonts w:cs="Calibri"/>
                <w:color w:val="FF0000"/>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E85A65" w:rsidRPr="00E9081A" w:rsidRDefault="00E85A65" w:rsidP="00137600">
            <w:pPr>
              <w:jc w:val="left"/>
              <w:rPr>
                <w:sz w:val="20"/>
                <w:szCs w:val="20"/>
              </w:rPr>
            </w:pPr>
          </w:p>
        </w:tc>
        <w:tc>
          <w:tcPr>
            <w:tcW w:w="537" w:type="dxa"/>
            <w:tcBorders>
              <w:top w:val="nil"/>
              <w:left w:val="nil"/>
              <w:bottom w:val="single" w:sz="8" w:space="0" w:color="auto"/>
              <w:right w:val="single" w:sz="4" w:space="0" w:color="auto"/>
            </w:tcBorders>
            <w:vAlign w:val="center"/>
          </w:tcPr>
          <w:p w:rsidR="00E85A65" w:rsidRPr="005D1A23" w:rsidRDefault="00E85A65" w:rsidP="00137600">
            <w:pPr>
              <w:jc w:val="center"/>
              <w:rPr>
                <w:rFonts w:cs="Times New Roman"/>
                <w:szCs w:val="21"/>
              </w:rPr>
            </w:pPr>
            <w:r>
              <w:rPr>
                <w:rFonts w:cs="Times New Roman" w:hint="eastAsia"/>
                <w:szCs w:val="21"/>
              </w:rPr>
              <w:t>Y</w:t>
            </w:r>
          </w:p>
        </w:tc>
        <w:tc>
          <w:tcPr>
            <w:tcW w:w="722" w:type="dxa"/>
            <w:tcBorders>
              <w:top w:val="nil"/>
              <w:left w:val="single" w:sz="4" w:space="0" w:color="auto"/>
              <w:bottom w:val="single" w:sz="8" w:space="0" w:color="auto"/>
              <w:right w:val="single" w:sz="8" w:space="0" w:color="auto"/>
            </w:tcBorders>
            <w:vAlign w:val="center"/>
          </w:tcPr>
          <w:p w:rsidR="00E85A65" w:rsidRPr="002E7275" w:rsidRDefault="00E85A65" w:rsidP="00137600">
            <w:pPr>
              <w:rPr>
                <w:rFonts w:ascii="宋体" w:hAnsi="宋体" w:cs="宋体"/>
                <w:color w:val="FF0000"/>
                <w:szCs w:val="21"/>
              </w:rPr>
            </w:pPr>
          </w:p>
        </w:tc>
        <w:tc>
          <w:tcPr>
            <w:tcW w:w="1203" w:type="dxa"/>
            <w:tcBorders>
              <w:top w:val="nil"/>
              <w:left w:val="nil"/>
              <w:bottom w:val="single" w:sz="8" w:space="0" w:color="auto"/>
              <w:right w:val="single" w:sz="8" w:space="0" w:color="auto"/>
            </w:tcBorders>
          </w:tcPr>
          <w:p w:rsidR="00E85A65" w:rsidRPr="00EB5D9F" w:rsidRDefault="00E85A65" w:rsidP="00137600">
            <w:r>
              <w:rPr>
                <w:rFonts w:hint="eastAsia"/>
              </w:rPr>
              <w:t>char(1)</w:t>
            </w:r>
          </w:p>
        </w:tc>
      </w:tr>
      <w:tr w:rsidR="00D34A44" w:rsidTr="00137600">
        <w:trPr>
          <w:trHeight w:val="344"/>
          <w:jc w:val="center"/>
          <w:ins w:id="1671" w:author="xlli" w:date="2017-11-16T16:33:00Z"/>
        </w:trPr>
        <w:tc>
          <w:tcPr>
            <w:tcW w:w="1399" w:type="dxa"/>
            <w:gridSpan w:val="2"/>
            <w:tcBorders>
              <w:top w:val="nil"/>
              <w:left w:val="single" w:sz="8" w:space="0" w:color="auto"/>
              <w:bottom w:val="single" w:sz="8" w:space="0" w:color="auto"/>
              <w:right w:val="single" w:sz="8" w:space="0" w:color="auto"/>
            </w:tcBorders>
          </w:tcPr>
          <w:p w:rsidR="00D34A44" w:rsidRDefault="00D34A44" w:rsidP="00137600">
            <w:pPr>
              <w:rPr>
                <w:ins w:id="1672" w:author="xlli" w:date="2017-11-16T16:33:00Z"/>
              </w:rPr>
            </w:pPr>
            <w:ins w:id="1673" w:author="xlli" w:date="2017-11-16T16:33:00Z">
              <w:r w:rsidRPr="00A757A6">
                <w:t>finish_user</w:t>
              </w:r>
            </w:ins>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4A44" w:rsidRDefault="00D34A44" w:rsidP="00137600">
            <w:pPr>
              <w:rPr>
                <w:ins w:id="1674" w:author="xlli" w:date="2017-11-16T16:33:00Z"/>
                <w:rFonts w:cs="Calibri"/>
                <w:szCs w:val="21"/>
              </w:rPr>
            </w:pPr>
            <w:ins w:id="1675" w:author="xlli" w:date="2017-11-16T16:33:00Z">
              <w:r>
                <w:rPr>
                  <w:rFonts w:cs="Calibri" w:hint="eastAsia"/>
                  <w:szCs w:val="21"/>
                </w:rPr>
                <w:t>办结人</w:t>
              </w:r>
            </w:ins>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D34A44" w:rsidRPr="002E7275" w:rsidRDefault="00D34A44" w:rsidP="00137600">
            <w:pPr>
              <w:rPr>
                <w:ins w:id="1676" w:author="xlli" w:date="2017-11-16T16:33:00Z"/>
                <w:rFonts w:cs="Calibri"/>
                <w:color w:val="FF0000"/>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D34A44" w:rsidRPr="00E9081A" w:rsidRDefault="00D34A44" w:rsidP="00137600">
            <w:pPr>
              <w:jc w:val="left"/>
              <w:rPr>
                <w:ins w:id="1677" w:author="xlli" w:date="2017-11-16T16:33:00Z"/>
                <w:sz w:val="20"/>
                <w:szCs w:val="20"/>
              </w:rPr>
            </w:pPr>
          </w:p>
        </w:tc>
        <w:tc>
          <w:tcPr>
            <w:tcW w:w="537" w:type="dxa"/>
            <w:tcBorders>
              <w:top w:val="nil"/>
              <w:left w:val="nil"/>
              <w:bottom w:val="single" w:sz="8" w:space="0" w:color="auto"/>
              <w:right w:val="single" w:sz="4" w:space="0" w:color="auto"/>
            </w:tcBorders>
            <w:vAlign w:val="center"/>
          </w:tcPr>
          <w:p w:rsidR="00D34A44" w:rsidRDefault="00D34A44" w:rsidP="00137600">
            <w:pPr>
              <w:jc w:val="center"/>
              <w:rPr>
                <w:ins w:id="1678" w:author="xlli" w:date="2017-11-16T16:33:00Z"/>
                <w:rFonts w:cs="Times New Roman"/>
                <w:szCs w:val="21"/>
              </w:rPr>
            </w:pPr>
            <w:ins w:id="1679" w:author="xlli" w:date="2017-11-16T16:34:00Z">
              <w:r w:rsidRPr="000D278B">
                <w:rPr>
                  <w:rFonts w:cs="Times New Roman"/>
                  <w:szCs w:val="21"/>
                </w:rPr>
                <w:t>Y</w:t>
              </w:r>
            </w:ins>
          </w:p>
        </w:tc>
        <w:tc>
          <w:tcPr>
            <w:tcW w:w="722" w:type="dxa"/>
            <w:tcBorders>
              <w:top w:val="nil"/>
              <w:left w:val="single" w:sz="4" w:space="0" w:color="auto"/>
              <w:bottom w:val="single" w:sz="8" w:space="0" w:color="auto"/>
              <w:right w:val="single" w:sz="8" w:space="0" w:color="auto"/>
            </w:tcBorders>
            <w:vAlign w:val="center"/>
          </w:tcPr>
          <w:p w:rsidR="00D34A44" w:rsidRPr="002E7275" w:rsidRDefault="00D34A44" w:rsidP="00137600">
            <w:pPr>
              <w:rPr>
                <w:ins w:id="1680" w:author="xlli" w:date="2017-11-16T16:33:00Z"/>
                <w:rFonts w:ascii="宋体" w:hAnsi="宋体" w:cs="宋体"/>
                <w:color w:val="FF0000"/>
                <w:szCs w:val="21"/>
              </w:rPr>
            </w:pPr>
          </w:p>
        </w:tc>
        <w:tc>
          <w:tcPr>
            <w:tcW w:w="1203" w:type="dxa"/>
            <w:tcBorders>
              <w:top w:val="nil"/>
              <w:left w:val="nil"/>
              <w:bottom w:val="single" w:sz="8" w:space="0" w:color="auto"/>
              <w:right w:val="single" w:sz="8" w:space="0" w:color="auto"/>
            </w:tcBorders>
          </w:tcPr>
          <w:p w:rsidR="00D34A44" w:rsidRDefault="00D34A44" w:rsidP="00137600">
            <w:pPr>
              <w:rPr>
                <w:ins w:id="1681" w:author="xlli" w:date="2017-11-16T16:33:00Z"/>
              </w:rPr>
            </w:pPr>
            <w:ins w:id="1682" w:author="xlli" w:date="2017-11-16T16:34:00Z">
              <w:r w:rsidRPr="00EB5D9F">
                <w:rPr>
                  <w:rFonts w:hint="eastAsia"/>
                </w:rPr>
                <w:t>varchar(255)</w:t>
              </w:r>
            </w:ins>
          </w:p>
        </w:tc>
      </w:tr>
      <w:tr w:rsidR="00D34A44" w:rsidTr="00137600">
        <w:trPr>
          <w:trHeight w:val="344"/>
          <w:jc w:val="center"/>
        </w:trPr>
        <w:tc>
          <w:tcPr>
            <w:tcW w:w="1399" w:type="dxa"/>
            <w:gridSpan w:val="2"/>
            <w:tcBorders>
              <w:top w:val="nil"/>
              <w:left w:val="single" w:sz="8" w:space="0" w:color="auto"/>
              <w:bottom w:val="single" w:sz="8" w:space="0" w:color="auto"/>
              <w:right w:val="single" w:sz="8" w:space="0" w:color="auto"/>
            </w:tcBorders>
          </w:tcPr>
          <w:p w:rsidR="00D34A44" w:rsidRDefault="00D34A44" w:rsidP="00137600">
            <w:pPr>
              <w:rPr>
                <w:rFonts w:ascii="宋体" w:hAnsi="宋体"/>
              </w:rPr>
            </w:pPr>
            <w:r>
              <w:rPr>
                <w:rFonts w:hint="eastAsia"/>
              </w:rPr>
              <w:t>receive</w:t>
            </w:r>
            <w:r w:rsidRPr="006A3A33">
              <w:rPr>
                <w:rFonts w:hint="eastAsia"/>
              </w:rPr>
              <w:t>_by</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34A44" w:rsidRDefault="00D34A44" w:rsidP="00137600">
            <w:pPr>
              <w:rPr>
                <w:rFonts w:cs="Calibri"/>
                <w:szCs w:val="21"/>
              </w:rPr>
            </w:pPr>
            <w:r>
              <w:rPr>
                <w:rFonts w:cs="Calibri" w:hint="eastAsia"/>
                <w:szCs w:val="21"/>
              </w:rPr>
              <w:t>实际接收</w:t>
            </w:r>
            <w:r>
              <w:rPr>
                <w:rFonts w:cs="Calibri" w:hint="eastAsia"/>
                <w:szCs w:val="21"/>
              </w:rPr>
              <w:lastRenderedPageBreak/>
              <w:t>人</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D34A44" w:rsidRDefault="00D34A44"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D34A44" w:rsidRDefault="00D34A44" w:rsidP="00137600">
            <w:pPr>
              <w:jc w:val="left"/>
              <w:rPr>
                <w:sz w:val="20"/>
                <w:szCs w:val="20"/>
              </w:rPr>
            </w:pPr>
          </w:p>
        </w:tc>
        <w:tc>
          <w:tcPr>
            <w:tcW w:w="537" w:type="dxa"/>
            <w:tcBorders>
              <w:top w:val="nil"/>
              <w:left w:val="nil"/>
              <w:bottom w:val="single" w:sz="8" w:space="0" w:color="auto"/>
              <w:right w:val="single" w:sz="4" w:space="0" w:color="auto"/>
            </w:tcBorders>
            <w:vAlign w:val="center"/>
          </w:tcPr>
          <w:p w:rsidR="00D34A44" w:rsidRPr="006A3A33" w:rsidRDefault="00D34A44" w:rsidP="00137600">
            <w:pPr>
              <w:jc w:val="center"/>
              <w:rPr>
                <w:rFonts w:cs="Times New Roman"/>
                <w:szCs w:val="21"/>
              </w:rPr>
            </w:pPr>
            <w:r w:rsidRPr="006A3A33">
              <w:rPr>
                <w:rFonts w:cs="Times New Roman"/>
                <w:szCs w:val="21"/>
              </w:rPr>
              <w:t>Y</w:t>
            </w:r>
          </w:p>
        </w:tc>
        <w:tc>
          <w:tcPr>
            <w:tcW w:w="722" w:type="dxa"/>
            <w:tcBorders>
              <w:top w:val="nil"/>
              <w:left w:val="single" w:sz="4" w:space="0" w:color="auto"/>
              <w:bottom w:val="single" w:sz="8" w:space="0" w:color="auto"/>
              <w:right w:val="single" w:sz="8" w:space="0" w:color="auto"/>
            </w:tcBorders>
            <w:vAlign w:val="center"/>
          </w:tcPr>
          <w:p w:rsidR="00D34A44" w:rsidRDefault="00D34A44" w:rsidP="00137600">
            <w:pPr>
              <w:rPr>
                <w:rFonts w:ascii="宋体" w:hAnsi="宋体" w:cs="宋体"/>
                <w:szCs w:val="21"/>
              </w:rPr>
            </w:pPr>
          </w:p>
        </w:tc>
        <w:tc>
          <w:tcPr>
            <w:tcW w:w="1203" w:type="dxa"/>
            <w:tcBorders>
              <w:top w:val="nil"/>
              <w:left w:val="nil"/>
              <w:bottom w:val="single" w:sz="8" w:space="0" w:color="auto"/>
              <w:right w:val="single" w:sz="8" w:space="0" w:color="auto"/>
            </w:tcBorders>
          </w:tcPr>
          <w:p w:rsidR="00D34A44" w:rsidRDefault="00D34A44" w:rsidP="00137600">
            <w:pPr>
              <w:rPr>
                <w:rFonts w:ascii="宋体" w:hAnsi="宋体" w:cs="宋体"/>
                <w:szCs w:val="21"/>
              </w:rPr>
            </w:pPr>
            <w:r>
              <w:rPr>
                <w:rFonts w:hint="eastAsia"/>
              </w:rPr>
              <w:t>varchar(255</w:t>
            </w:r>
            <w:r>
              <w:rPr>
                <w:rFonts w:hint="eastAsia"/>
              </w:rPr>
              <w:lastRenderedPageBreak/>
              <w:t>)</w:t>
            </w:r>
          </w:p>
        </w:tc>
      </w:tr>
    </w:tbl>
    <w:p w:rsidR="00567199" w:rsidRPr="002F4728" w:rsidRDefault="00567199" w:rsidP="000D278B">
      <w:pPr>
        <w:pStyle w:val="5"/>
      </w:pPr>
      <w:r>
        <w:rPr>
          <w:rFonts w:hint="eastAsia"/>
        </w:rPr>
        <w:lastRenderedPageBreak/>
        <w:t>申请</w:t>
      </w:r>
      <w:r w:rsidRPr="007A1BF8">
        <w:t>单</w:t>
      </w:r>
      <w:r w:rsidRPr="00CB2A37">
        <w:rPr>
          <w:rFonts w:hint="eastAsia"/>
        </w:rPr>
        <w:t>-</w:t>
      </w:r>
      <w:r w:rsidRPr="006A3A33">
        <w:rPr>
          <w:rFonts w:hint="eastAsia"/>
        </w:rPr>
        <w:t>子表</w:t>
      </w:r>
      <w:r w:rsidRPr="006A3A33">
        <w:t>：</w:t>
      </w:r>
      <w:r w:rsidRPr="006A3A33">
        <w:rPr>
          <w:rFonts w:hint="eastAsia"/>
        </w:rPr>
        <w:t>附件</w:t>
      </w:r>
      <w:r>
        <w:rPr>
          <w:rFonts w:hint="eastAsia"/>
        </w:rPr>
        <w:t>（</w:t>
      </w:r>
      <w:r>
        <w:rPr>
          <w:rFonts w:hint="eastAsia"/>
        </w:rPr>
        <w:t>form_attachment</w:t>
      </w:r>
      <w:r>
        <w:rPr>
          <w:rFonts w:hint="eastAsia"/>
        </w:rPr>
        <w:t>）</w:t>
      </w:r>
      <w:r>
        <w:rPr>
          <w:rFonts w:hint="eastAsia"/>
        </w:rPr>
        <w:t xml:space="preserve"> </w:t>
      </w:r>
    </w:p>
    <w:tbl>
      <w:tblPr>
        <w:tblW w:w="8447" w:type="dxa"/>
        <w:jc w:val="center"/>
        <w:tblLayout w:type="fixed"/>
        <w:tblCellMar>
          <w:left w:w="0" w:type="dxa"/>
          <w:right w:w="0" w:type="dxa"/>
        </w:tblCellMar>
        <w:tblLook w:val="0000" w:firstRow="0" w:lastRow="0" w:firstColumn="0" w:lastColumn="0" w:noHBand="0" w:noVBand="0"/>
      </w:tblPr>
      <w:tblGrid>
        <w:gridCol w:w="1401"/>
        <w:gridCol w:w="1555"/>
        <w:gridCol w:w="817"/>
        <w:gridCol w:w="2021"/>
        <w:gridCol w:w="579"/>
        <w:gridCol w:w="633"/>
        <w:gridCol w:w="1420"/>
        <w:gridCol w:w="21"/>
        <w:tblGridChange w:id="1683">
          <w:tblGrid>
            <w:gridCol w:w="98"/>
            <w:gridCol w:w="1303"/>
            <w:gridCol w:w="98"/>
            <w:gridCol w:w="1457"/>
            <w:gridCol w:w="98"/>
            <w:gridCol w:w="719"/>
            <w:gridCol w:w="98"/>
            <w:gridCol w:w="1923"/>
            <w:gridCol w:w="98"/>
            <w:gridCol w:w="481"/>
            <w:gridCol w:w="98"/>
            <w:gridCol w:w="535"/>
            <w:gridCol w:w="98"/>
            <w:gridCol w:w="1343"/>
            <w:gridCol w:w="77"/>
            <w:gridCol w:w="21"/>
          </w:tblGrid>
        </w:tblGridChange>
      </w:tblGrid>
      <w:tr w:rsidR="00567199" w:rsidTr="00137600">
        <w:trPr>
          <w:gridAfter w:val="1"/>
          <w:wAfter w:w="21" w:type="dxa"/>
          <w:trHeight w:val="394"/>
          <w:jc w:val="center"/>
        </w:trPr>
        <w:tc>
          <w:tcPr>
            <w:tcW w:w="1401" w:type="dxa"/>
            <w:tcBorders>
              <w:top w:val="single" w:sz="4" w:space="0" w:color="auto"/>
              <w:left w:val="single" w:sz="8" w:space="0" w:color="auto"/>
              <w:bottom w:val="single" w:sz="8" w:space="0" w:color="auto"/>
              <w:right w:val="single" w:sz="8" w:space="0" w:color="auto"/>
            </w:tcBorders>
          </w:tcPr>
          <w:p w:rsidR="00567199" w:rsidRDefault="00567199" w:rsidP="00137600">
            <w:pPr>
              <w:rPr>
                <w:rFonts w:ascii="宋体" w:hAnsi="宋体"/>
              </w:rPr>
            </w:pPr>
            <w:r>
              <w:rPr>
                <w:rFonts w:ascii="宋体" w:hAnsi="宋体"/>
                <w:b/>
                <w:sz w:val="21"/>
                <w:szCs w:val="21"/>
              </w:rPr>
              <w:t>FORM</w:t>
            </w:r>
            <w:r w:rsidRPr="006A3A33">
              <w:rPr>
                <w:rFonts w:ascii="宋体" w:hAnsi="宋体"/>
                <w:b/>
                <w:sz w:val="21"/>
                <w:szCs w:val="21"/>
              </w:rPr>
              <w:t>_ATTACHMENT</w:t>
            </w:r>
          </w:p>
        </w:tc>
        <w:tc>
          <w:tcPr>
            <w:tcW w:w="7025" w:type="dxa"/>
            <w:gridSpan w:val="6"/>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567199" w:rsidRDefault="00567199" w:rsidP="00137600">
            <w:r>
              <w:rPr>
                <w:rFonts w:ascii="宋体" w:hAnsi="宋体" w:hint="eastAsia"/>
                <w:b/>
              </w:rPr>
              <w:t>处理</w:t>
            </w:r>
            <w:r>
              <w:rPr>
                <w:rFonts w:ascii="宋体" w:hAnsi="宋体"/>
                <w:b/>
              </w:rPr>
              <w:t>单</w:t>
            </w:r>
            <w:r>
              <w:rPr>
                <w:rFonts w:ascii="宋体" w:hAnsi="宋体" w:hint="eastAsia"/>
                <w:b/>
              </w:rPr>
              <w:t>-</w:t>
            </w:r>
            <w:proofErr w:type="gramStart"/>
            <w:r>
              <w:rPr>
                <w:rFonts w:ascii="宋体" w:hAnsi="宋体" w:hint="eastAsia"/>
                <w:b/>
              </w:rPr>
              <w:t>子表</w:t>
            </w:r>
            <w:proofErr w:type="gramEnd"/>
            <w:r>
              <w:rPr>
                <w:rFonts w:ascii="宋体" w:hAnsi="宋体" w:hint="eastAsia"/>
                <w:b/>
              </w:rPr>
              <w:t>:附件</w:t>
            </w:r>
          </w:p>
        </w:tc>
      </w:tr>
      <w:tr w:rsidR="00567199" w:rsidTr="00137600">
        <w:trPr>
          <w:gridAfter w:val="1"/>
          <w:wAfter w:w="21" w:type="dxa"/>
          <w:trHeight w:val="479"/>
          <w:jc w:val="center"/>
        </w:trPr>
        <w:tc>
          <w:tcPr>
            <w:tcW w:w="1401" w:type="dxa"/>
            <w:tcBorders>
              <w:top w:val="nil"/>
              <w:left w:val="single" w:sz="8" w:space="0" w:color="auto"/>
              <w:bottom w:val="single" w:sz="8" w:space="0" w:color="auto"/>
              <w:right w:val="single" w:sz="8" w:space="0" w:color="auto"/>
            </w:tcBorders>
          </w:tcPr>
          <w:p w:rsidR="00567199" w:rsidRDefault="00567199" w:rsidP="00137600">
            <w:pPr>
              <w:rPr>
                <w:rFonts w:ascii="宋体" w:hAnsi="宋体"/>
              </w:rPr>
            </w:pPr>
            <w:r>
              <w:rPr>
                <w:rFonts w:ascii="宋体" w:hAnsi="宋体" w:hint="eastAsia"/>
              </w:rPr>
              <w:t>字段代码</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7199" w:rsidRDefault="00567199" w:rsidP="00137600">
            <w:pPr>
              <w:rPr>
                <w:rFonts w:ascii="宋体" w:hAnsi="宋体"/>
              </w:rPr>
            </w:pPr>
            <w:r>
              <w:rPr>
                <w:rFonts w:ascii="宋体" w:hAnsi="宋体" w:hint="eastAsia"/>
              </w:rPr>
              <w:t>字段名</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szCs w:val="21"/>
              </w:rPr>
            </w:pPr>
            <w:r>
              <w:rPr>
                <w:rFonts w:ascii="宋体" w:hAnsi="宋体" w:hint="eastAsia"/>
              </w:rPr>
              <w:t>主键</w:t>
            </w: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rPr>
                <w:sz w:val="20"/>
                <w:szCs w:val="20"/>
              </w:rPr>
            </w:pPr>
            <w:r>
              <w:rPr>
                <w:rFonts w:ascii="宋体" w:hAnsi="宋体" w:hint="eastAsia"/>
              </w:rPr>
              <w:t>备注</w:t>
            </w:r>
          </w:p>
        </w:tc>
        <w:tc>
          <w:tcPr>
            <w:tcW w:w="579" w:type="dxa"/>
            <w:tcBorders>
              <w:top w:val="nil"/>
              <w:left w:val="nil"/>
              <w:bottom w:val="single" w:sz="8" w:space="0" w:color="auto"/>
              <w:right w:val="single" w:sz="4" w:space="0" w:color="auto"/>
            </w:tcBorders>
          </w:tcPr>
          <w:p w:rsidR="00567199" w:rsidRDefault="00567199" w:rsidP="00137600">
            <w:pPr>
              <w:rPr>
                <w:rFonts w:ascii="宋体" w:hAnsi="宋体" w:cs="宋体"/>
                <w:szCs w:val="21"/>
              </w:rPr>
            </w:pPr>
            <w:r>
              <w:rPr>
                <w:rFonts w:ascii="宋体" w:hAnsi="宋体" w:hint="eastAsia"/>
              </w:rPr>
              <w:t>可空</w:t>
            </w:r>
          </w:p>
        </w:tc>
        <w:tc>
          <w:tcPr>
            <w:tcW w:w="633" w:type="dxa"/>
            <w:tcBorders>
              <w:top w:val="nil"/>
              <w:left w:val="single" w:sz="4" w:space="0" w:color="auto"/>
              <w:bottom w:val="single" w:sz="8" w:space="0" w:color="auto"/>
              <w:right w:val="single" w:sz="8" w:space="0" w:color="auto"/>
            </w:tcBorders>
          </w:tcPr>
          <w:p w:rsidR="00567199" w:rsidRDefault="00567199" w:rsidP="00137600">
            <w:pPr>
              <w:rPr>
                <w:rFonts w:ascii="宋体" w:hAnsi="宋体" w:cs="宋体"/>
                <w:szCs w:val="21"/>
              </w:rPr>
            </w:pPr>
            <w:r>
              <w:rPr>
                <w:rFonts w:ascii="宋体" w:hAnsi="宋体" w:hint="eastAsia"/>
              </w:rPr>
              <w:t>默认值</w:t>
            </w:r>
          </w:p>
        </w:tc>
        <w:tc>
          <w:tcPr>
            <w:tcW w:w="1420" w:type="dxa"/>
            <w:tcBorders>
              <w:top w:val="nil"/>
              <w:left w:val="nil"/>
              <w:bottom w:val="single" w:sz="8" w:space="0" w:color="auto"/>
              <w:right w:val="single" w:sz="8" w:space="0" w:color="auto"/>
            </w:tcBorders>
          </w:tcPr>
          <w:p w:rsidR="00567199" w:rsidRDefault="00567199" w:rsidP="00137600">
            <w:pPr>
              <w:rPr>
                <w:szCs w:val="21"/>
              </w:rPr>
            </w:pPr>
            <w:r>
              <w:rPr>
                <w:rFonts w:ascii="宋体" w:hAnsi="宋体" w:hint="eastAsia"/>
              </w:rPr>
              <w:t>类型</w:t>
            </w:r>
          </w:p>
        </w:tc>
      </w:tr>
      <w:tr w:rsidR="00567199" w:rsidTr="00137600">
        <w:trPr>
          <w:gridAfter w:val="1"/>
          <w:wAfter w:w="21" w:type="dxa"/>
          <w:trHeight w:val="646"/>
          <w:jc w:val="center"/>
        </w:trPr>
        <w:tc>
          <w:tcPr>
            <w:tcW w:w="1401" w:type="dxa"/>
            <w:tcBorders>
              <w:top w:val="nil"/>
              <w:left w:val="single" w:sz="8" w:space="0" w:color="auto"/>
              <w:bottom w:val="single" w:sz="8" w:space="0" w:color="auto"/>
              <w:right w:val="single" w:sz="8" w:space="0" w:color="auto"/>
            </w:tcBorders>
          </w:tcPr>
          <w:p w:rsidR="00567199" w:rsidRDefault="00567199" w:rsidP="00137600">
            <w:pPr>
              <w:rPr>
                <w:rFonts w:ascii="宋体" w:hAnsi="宋体"/>
              </w:rPr>
            </w:pPr>
            <w:r w:rsidRPr="006A3A33">
              <w:rPr>
                <w:rFonts w:hint="eastAsia"/>
              </w:rPr>
              <w:t>id</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7199" w:rsidRDefault="00567199" w:rsidP="00137600">
            <w:pPr>
              <w:rPr>
                <w:rFonts w:ascii="宋体" w:hAnsi="宋体"/>
              </w:rPr>
            </w:pPr>
            <w:r>
              <w:rPr>
                <w:rFonts w:ascii="宋体" w:hAnsi="宋体" w:hint="eastAsia"/>
              </w:rPr>
              <w:t>序号</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szCs w:val="21"/>
              </w:rPr>
            </w:pPr>
            <w:r>
              <w:rPr>
                <w:rFonts w:cs="Calibri" w:hint="eastAsia"/>
                <w:szCs w:val="21"/>
              </w:rPr>
              <w:t>Y</w:t>
            </w: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jc w:val="left"/>
              <w:rPr>
                <w:sz w:val="20"/>
                <w:szCs w:val="20"/>
              </w:rPr>
            </w:pPr>
          </w:p>
        </w:tc>
        <w:tc>
          <w:tcPr>
            <w:tcW w:w="579" w:type="dxa"/>
            <w:tcBorders>
              <w:top w:val="nil"/>
              <w:left w:val="nil"/>
              <w:bottom w:val="single" w:sz="8" w:space="0" w:color="auto"/>
              <w:right w:val="single" w:sz="4" w:space="0" w:color="auto"/>
            </w:tcBorders>
            <w:vAlign w:val="center"/>
          </w:tcPr>
          <w:p w:rsidR="00567199" w:rsidRDefault="00567199" w:rsidP="00137600">
            <w:pPr>
              <w:jc w:val="center"/>
              <w:rPr>
                <w:rFonts w:ascii="宋体" w:hAnsi="宋体" w:cs="宋体"/>
                <w:szCs w:val="21"/>
              </w:rPr>
            </w:pPr>
            <w:r>
              <w:rPr>
                <w:rFonts w:ascii="宋体" w:hAnsi="宋体" w:cs="宋体" w:hint="eastAsia"/>
                <w:szCs w:val="21"/>
              </w:rPr>
              <w:t>N</w:t>
            </w:r>
          </w:p>
        </w:tc>
        <w:tc>
          <w:tcPr>
            <w:tcW w:w="633" w:type="dxa"/>
            <w:tcBorders>
              <w:top w:val="nil"/>
              <w:left w:val="single" w:sz="4" w:space="0" w:color="auto"/>
              <w:bottom w:val="single" w:sz="8" w:space="0" w:color="auto"/>
              <w:right w:val="single" w:sz="8" w:space="0" w:color="auto"/>
            </w:tcBorders>
            <w:vAlign w:val="center"/>
          </w:tcPr>
          <w:p w:rsidR="00567199" w:rsidRDefault="00567199" w:rsidP="00137600">
            <w:pPr>
              <w:rPr>
                <w:rFonts w:ascii="宋体" w:hAnsi="宋体" w:cs="宋体"/>
                <w:szCs w:val="21"/>
              </w:rPr>
            </w:pPr>
          </w:p>
        </w:tc>
        <w:tc>
          <w:tcPr>
            <w:tcW w:w="1420" w:type="dxa"/>
            <w:tcBorders>
              <w:top w:val="nil"/>
              <w:left w:val="nil"/>
              <w:bottom w:val="single" w:sz="8" w:space="0" w:color="auto"/>
              <w:right w:val="single" w:sz="8" w:space="0" w:color="auto"/>
            </w:tcBorders>
          </w:tcPr>
          <w:p w:rsidR="00567199" w:rsidRDefault="00567199" w:rsidP="00137600">
            <w:pPr>
              <w:rPr>
                <w:szCs w:val="21"/>
              </w:rPr>
            </w:pPr>
            <w:r>
              <w:rPr>
                <w:rFonts w:hint="eastAsia"/>
                <w:szCs w:val="21"/>
              </w:rPr>
              <w:t>int</w:t>
            </w:r>
          </w:p>
        </w:tc>
      </w:tr>
      <w:tr w:rsidR="00567199" w:rsidTr="00137600">
        <w:trPr>
          <w:gridAfter w:val="1"/>
          <w:wAfter w:w="21" w:type="dxa"/>
          <w:trHeight w:val="352"/>
          <w:jc w:val="center"/>
        </w:trPr>
        <w:tc>
          <w:tcPr>
            <w:tcW w:w="1401" w:type="dxa"/>
            <w:tcBorders>
              <w:top w:val="nil"/>
              <w:left w:val="single" w:sz="8" w:space="0" w:color="auto"/>
              <w:bottom w:val="single" w:sz="8" w:space="0" w:color="auto"/>
              <w:right w:val="single" w:sz="8" w:space="0" w:color="auto"/>
            </w:tcBorders>
          </w:tcPr>
          <w:p w:rsidR="00567199" w:rsidRDefault="00567199" w:rsidP="00137600">
            <w:pPr>
              <w:rPr>
                <w:rFonts w:ascii="宋体" w:hAnsi="宋体"/>
              </w:rPr>
            </w:pPr>
            <w:r>
              <w:rPr>
                <w:rFonts w:hint="eastAsia"/>
              </w:rPr>
              <w:t>f</w:t>
            </w:r>
            <w:r w:rsidRPr="006A3A33">
              <w:rPr>
                <w:rFonts w:hint="eastAsia"/>
              </w:rPr>
              <w:t>orm_id</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szCs w:val="21"/>
              </w:rPr>
            </w:pPr>
            <w:r>
              <w:rPr>
                <w:rFonts w:cs="Calibri" w:hint="eastAsia"/>
                <w:szCs w:val="21"/>
              </w:rPr>
              <w:t>处理单</w:t>
            </w:r>
            <w:r>
              <w:rPr>
                <w:rFonts w:cs="Calibri" w:hint="eastAsia"/>
                <w:szCs w:val="21"/>
              </w:rPr>
              <w:t>ID</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rPr>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567199" w:rsidRDefault="00567199" w:rsidP="00137600">
            <w:pPr>
              <w:jc w:val="left"/>
              <w:rPr>
                <w:sz w:val="20"/>
                <w:szCs w:val="20"/>
              </w:rPr>
            </w:pPr>
            <w:r w:rsidRPr="006A3A33">
              <w:rPr>
                <w:rFonts w:cs="Calibri" w:hint="eastAsia"/>
                <w:sz w:val="21"/>
                <w:szCs w:val="21"/>
              </w:rPr>
              <w:t>申请表主键</w:t>
            </w:r>
          </w:p>
        </w:tc>
        <w:tc>
          <w:tcPr>
            <w:tcW w:w="579" w:type="dxa"/>
            <w:tcBorders>
              <w:top w:val="nil"/>
              <w:left w:val="nil"/>
              <w:bottom w:val="single" w:sz="8" w:space="0" w:color="auto"/>
              <w:right w:val="single" w:sz="4" w:space="0" w:color="auto"/>
            </w:tcBorders>
            <w:vAlign w:val="center"/>
          </w:tcPr>
          <w:p w:rsidR="00567199" w:rsidRPr="002F4728" w:rsidRDefault="005D1A23" w:rsidP="00137600">
            <w:pPr>
              <w:jc w:val="center"/>
              <w:rPr>
                <w:rFonts w:ascii="宋体" w:hAnsi="宋体" w:cs="宋体"/>
                <w:szCs w:val="21"/>
              </w:rPr>
            </w:pPr>
            <w:r>
              <w:rPr>
                <w:rFonts w:ascii="宋体" w:hAnsi="宋体" w:cs="宋体" w:hint="eastAsia"/>
                <w:szCs w:val="21"/>
              </w:rPr>
              <w:t>Y</w:t>
            </w:r>
          </w:p>
        </w:tc>
        <w:tc>
          <w:tcPr>
            <w:tcW w:w="633" w:type="dxa"/>
            <w:tcBorders>
              <w:top w:val="nil"/>
              <w:left w:val="single" w:sz="4" w:space="0" w:color="auto"/>
              <w:bottom w:val="single" w:sz="8" w:space="0" w:color="auto"/>
              <w:right w:val="single" w:sz="8" w:space="0" w:color="auto"/>
            </w:tcBorders>
            <w:vAlign w:val="center"/>
          </w:tcPr>
          <w:p w:rsidR="00567199" w:rsidRDefault="00567199" w:rsidP="00137600">
            <w:pPr>
              <w:rPr>
                <w:rFonts w:ascii="宋体" w:hAnsi="宋体" w:cs="宋体"/>
                <w:szCs w:val="21"/>
              </w:rPr>
            </w:pPr>
          </w:p>
        </w:tc>
        <w:tc>
          <w:tcPr>
            <w:tcW w:w="1420" w:type="dxa"/>
            <w:tcBorders>
              <w:top w:val="nil"/>
              <w:left w:val="nil"/>
              <w:bottom w:val="single" w:sz="8" w:space="0" w:color="auto"/>
              <w:right w:val="single" w:sz="8" w:space="0" w:color="auto"/>
            </w:tcBorders>
          </w:tcPr>
          <w:p w:rsidR="00567199" w:rsidRDefault="00567199" w:rsidP="00137600">
            <w:pPr>
              <w:rPr>
                <w:szCs w:val="21"/>
              </w:rPr>
            </w:pPr>
            <w:r>
              <w:rPr>
                <w:rFonts w:hint="eastAsia"/>
                <w:szCs w:val="21"/>
              </w:rPr>
              <w:t>int</w:t>
            </w:r>
          </w:p>
        </w:tc>
      </w:tr>
      <w:tr w:rsidR="00D017CF" w:rsidTr="00137600">
        <w:trPr>
          <w:trHeight w:val="646"/>
          <w:jc w:val="center"/>
        </w:trPr>
        <w:tc>
          <w:tcPr>
            <w:tcW w:w="1401" w:type="dxa"/>
            <w:tcBorders>
              <w:top w:val="nil"/>
              <w:left w:val="single" w:sz="8" w:space="0" w:color="auto"/>
              <w:bottom w:val="single" w:sz="8" w:space="0" w:color="auto"/>
              <w:right w:val="single" w:sz="8" w:space="0" w:color="auto"/>
            </w:tcBorders>
          </w:tcPr>
          <w:p w:rsidR="00D017CF" w:rsidRDefault="00D017CF" w:rsidP="00137600">
            <w:r>
              <w:rPr>
                <w:rFonts w:hint="eastAsia"/>
              </w:rPr>
              <w:t>doc_type</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017CF" w:rsidRPr="006A3A33" w:rsidRDefault="00D017CF" w:rsidP="00137600">
            <w:pPr>
              <w:rPr>
                <w:rFonts w:cs="Calibri"/>
                <w:szCs w:val="21"/>
              </w:rPr>
            </w:pPr>
            <w:r>
              <w:rPr>
                <w:rFonts w:cs="Calibri" w:hint="eastAsia"/>
                <w:szCs w:val="21"/>
              </w:rPr>
              <w:t>文件类型</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D017CF" w:rsidRPr="006A3A33" w:rsidRDefault="00D017CF" w:rsidP="00137600">
            <w:pPr>
              <w:rPr>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D017CF" w:rsidRPr="006A3A33" w:rsidRDefault="00B21BA6" w:rsidP="00B21BA6">
            <w:pPr>
              <w:jc w:val="left"/>
              <w:rPr>
                <w:rFonts w:cs="Calibri"/>
                <w:sz w:val="21"/>
                <w:szCs w:val="21"/>
              </w:rPr>
            </w:pPr>
            <w:r w:rsidRPr="000D278B">
              <w:rPr>
                <w:rFonts w:cs="Calibri" w:hint="eastAsia"/>
                <w:sz w:val="21"/>
                <w:szCs w:val="21"/>
              </w:rPr>
              <w:t>业务</w:t>
            </w:r>
            <w:r w:rsidRPr="000D278B">
              <w:rPr>
                <w:rFonts w:cs="Calibri"/>
                <w:sz w:val="21"/>
                <w:szCs w:val="21"/>
              </w:rPr>
              <w:t>附件类型</w:t>
            </w:r>
            <w:r w:rsidR="00D017CF">
              <w:t>filetype</w:t>
            </w:r>
          </w:p>
        </w:tc>
        <w:tc>
          <w:tcPr>
            <w:tcW w:w="579" w:type="dxa"/>
            <w:tcBorders>
              <w:top w:val="nil"/>
              <w:left w:val="nil"/>
              <w:bottom w:val="single" w:sz="8" w:space="0" w:color="auto"/>
              <w:right w:val="single" w:sz="8" w:space="0" w:color="auto"/>
            </w:tcBorders>
            <w:vAlign w:val="center"/>
          </w:tcPr>
          <w:p w:rsidR="00D017CF" w:rsidRPr="006A3A33" w:rsidRDefault="005D1A23" w:rsidP="00137600">
            <w:pPr>
              <w:jc w:val="center"/>
              <w:rPr>
                <w:rFonts w:ascii="宋体" w:hAnsi="宋体" w:cs="宋体"/>
                <w:szCs w:val="21"/>
              </w:rPr>
            </w:pPr>
            <w:r>
              <w:rPr>
                <w:rFonts w:ascii="宋体" w:hAnsi="宋体" w:cs="宋体" w:hint="eastAsia"/>
                <w:szCs w:val="21"/>
              </w:rPr>
              <w:t>Y</w:t>
            </w:r>
          </w:p>
        </w:tc>
        <w:tc>
          <w:tcPr>
            <w:tcW w:w="633" w:type="dxa"/>
            <w:tcBorders>
              <w:top w:val="nil"/>
              <w:left w:val="nil"/>
              <w:bottom w:val="single" w:sz="8" w:space="0" w:color="auto"/>
              <w:right w:val="single" w:sz="4" w:space="0" w:color="auto"/>
            </w:tcBorders>
          </w:tcPr>
          <w:p w:rsidR="00D017CF" w:rsidRDefault="00D017CF" w:rsidP="00137600">
            <w:pPr>
              <w:rPr>
                <w:color w:val="FF0000"/>
                <w:szCs w:val="21"/>
              </w:rPr>
            </w:pPr>
          </w:p>
        </w:tc>
        <w:tc>
          <w:tcPr>
            <w:tcW w:w="1441" w:type="dxa"/>
            <w:gridSpan w:val="2"/>
            <w:tcBorders>
              <w:top w:val="nil"/>
              <w:left w:val="single" w:sz="4" w:space="0" w:color="auto"/>
              <w:bottom w:val="single" w:sz="8" w:space="0" w:color="auto"/>
              <w:right w:val="single" w:sz="8" w:space="0" w:color="auto"/>
            </w:tcBorders>
          </w:tcPr>
          <w:p w:rsidR="00D017CF" w:rsidRDefault="009441B4" w:rsidP="00137600">
            <w:r>
              <w:rPr>
                <w:rFonts w:hint="eastAsia"/>
              </w:rPr>
              <w:t>varchar(</w:t>
            </w:r>
            <w:r w:rsidR="00F15818">
              <w:rPr>
                <w:rFonts w:hint="eastAsia"/>
              </w:rPr>
              <w:t>255</w:t>
            </w:r>
            <w:r>
              <w:rPr>
                <w:rFonts w:hint="eastAsia"/>
              </w:rPr>
              <w:t>)</w:t>
            </w:r>
          </w:p>
        </w:tc>
      </w:tr>
      <w:tr w:rsidR="00567199" w:rsidTr="00137600">
        <w:trPr>
          <w:trHeight w:val="646"/>
          <w:jc w:val="center"/>
        </w:trPr>
        <w:tc>
          <w:tcPr>
            <w:tcW w:w="1401" w:type="dxa"/>
            <w:tcBorders>
              <w:top w:val="nil"/>
              <w:left w:val="single" w:sz="8" w:space="0" w:color="auto"/>
              <w:bottom w:val="single" w:sz="8" w:space="0" w:color="auto"/>
              <w:right w:val="single" w:sz="8" w:space="0" w:color="auto"/>
            </w:tcBorders>
          </w:tcPr>
          <w:p w:rsidR="00567199" w:rsidRDefault="00567199" w:rsidP="00137600">
            <w:pPr>
              <w:rPr>
                <w:rFonts w:ascii="宋体" w:hAnsi="宋体"/>
                <w:color w:val="FF0000"/>
              </w:rPr>
            </w:pPr>
            <w:r>
              <w:rPr>
                <w:rFonts w:hint="eastAsia"/>
              </w:rPr>
              <w:t>d</w:t>
            </w:r>
            <w:r w:rsidRPr="006A3A33">
              <w:rPr>
                <w:rFonts w:hint="eastAsia"/>
              </w:rPr>
              <w:t>oc_name</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7199" w:rsidRPr="006A3A33" w:rsidRDefault="00567199" w:rsidP="00137600">
            <w:pPr>
              <w:rPr>
                <w:rFonts w:cs="Calibri"/>
                <w:szCs w:val="21"/>
              </w:rPr>
            </w:pPr>
            <w:r w:rsidRPr="006A3A33">
              <w:rPr>
                <w:rFonts w:cs="Calibri" w:hint="eastAsia"/>
                <w:szCs w:val="21"/>
              </w:rPr>
              <w:t>文件名称</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567199" w:rsidRPr="006A3A33" w:rsidRDefault="00567199" w:rsidP="00137600">
            <w:pPr>
              <w:rPr>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567199" w:rsidRPr="006A3A33" w:rsidRDefault="00567199" w:rsidP="00137600">
            <w:pPr>
              <w:jc w:val="left"/>
              <w:rPr>
                <w:sz w:val="20"/>
                <w:szCs w:val="20"/>
              </w:rPr>
            </w:pPr>
            <w:r w:rsidRPr="006A3A33">
              <w:rPr>
                <w:rFonts w:cs="Calibri" w:hint="eastAsia"/>
                <w:sz w:val="21"/>
                <w:szCs w:val="21"/>
              </w:rPr>
              <w:t>存储在磁盘上的文件名称</w:t>
            </w:r>
          </w:p>
        </w:tc>
        <w:tc>
          <w:tcPr>
            <w:tcW w:w="579" w:type="dxa"/>
            <w:tcBorders>
              <w:top w:val="nil"/>
              <w:left w:val="nil"/>
              <w:bottom w:val="single" w:sz="8" w:space="0" w:color="auto"/>
              <w:right w:val="single" w:sz="8" w:space="0" w:color="auto"/>
            </w:tcBorders>
            <w:vAlign w:val="center"/>
          </w:tcPr>
          <w:p w:rsidR="00567199" w:rsidRPr="006A3A33" w:rsidRDefault="005D1A23" w:rsidP="00137600">
            <w:pPr>
              <w:jc w:val="center"/>
              <w:rPr>
                <w:rFonts w:ascii="宋体" w:hAnsi="宋体" w:cs="宋体"/>
                <w:szCs w:val="21"/>
              </w:rPr>
            </w:pPr>
            <w:r>
              <w:rPr>
                <w:rFonts w:ascii="宋体" w:hAnsi="宋体" w:cs="宋体" w:hint="eastAsia"/>
                <w:szCs w:val="21"/>
              </w:rPr>
              <w:t>Y</w:t>
            </w:r>
          </w:p>
        </w:tc>
        <w:tc>
          <w:tcPr>
            <w:tcW w:w="633" w:type="dxa"/>
            <w:tcBorders>
              <w:top w:val="nil"/>
              <w:left w:val="nil"/>
              <w:bottom w:val="single" w:sz="8" w:space="0" w:color="auto"/>
              <w:right w:val="single" w:sz="4" w:space="0" w:color="auto"/>
            </w:tcBorders>
          </w:tcPr>
          <w:p w:rsidR="00567199" w:rsidRDefault="00567199" w:rsidP="00137600">
            <w:pPr>
              <w:rPr>
                <w:color w:val="FF0000"/>
                <w:szCs w:val="21"/>
              </w:rPr>
            </w:pPr>
          </w:p>
        </w:tc>
        <w:tc>
          <w:tcPr>
            <w:tcW w:w="1441" w:type="dxa"/>
            <w:gridSpan w:val="2"/>
            <w:tcBorders>
              <w:top w:val="nil"/>
              <w:left w:val="single" w:sz="4" w:space="0" w:color="auto"/>
              <w:bottom w:val="single" w:sz="8" w:space="0" w:color="auto"/>
              <w:right w:val="single" w:sz="8" w:space="0" w:color="auto"/>
            </w:tcBorders>
          </w:tcPr>
          <w:p w:rsidR="00567199" w:rsidRDefault="00567199" w:rsidP="00137600">
            <w:pPr>
              <w:rPr>
                <w:color w:val="FF0000"/>
              </w:rPr>
            </w:pPr>
            <w:r>
              <w:rPr>
                <w:rFonts w:hint="eastAsia"/>
              </w:rPr>
              <w:t>varchar(255)</w:t>
            </w:r>
          </w:p>
        </w:tc>
      </w:tr>
      <w:tr w:rsidR="00B21BA6" w:rsidTr="00137600">
        <w:trPr>
          <w:trHeight w:val="646"/>
          <w:jc w:val="center"/>
        </w:trPr>
        <w:tc>
          <w:tcPr>
            <w:tcW w:w="1401" w:type="dxa"/>
            <w:tcBorders>
              <w:top w:val="nil"/>
              <w:left w:val="single" w:sz="8" w:space="0" w:color="auto"/>
              <w:bottom w:val="single" w:sz="8" w:space="0" w:color="auto"/>
              <w:right w:val="single" w:sz="8" w:space="0" w:color="auto"/>
            </w:tcBorders>
          </w:tcPr>
          <w:p w:rsidR="00B21BA6" w:rsidRDefault="00B21BA6" w:rsidP="00B21BA6">
            <w:r>
              <w:rPr>
                <w:rFonts w:hint="eastAsia"/>
              </w:rPr>
              <w:t>doc_id</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21BA6" w:rsidRPr="006A3A33" w:rsidRDefault="00B21BA6" w:rsidP="00137600">
            <w:pPr>
              <w:rPr>
                <w:rFonts w:cs="Calibri"/>
                <w:szCs w:val="21"/>
              </w:rPr>
            </w:pP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B21BA6" w:rsidRPr="006A3A33" w:rsidRDefault="00B21BA6" w:rsidP="00137600">
            <w:pPr>
              <w:rPr>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B21BA6" w:rsidRPr="006A3A33" w:rsidRDefault="00B21BA6" w:rsidP="00137600">
            <w:pPr>
              <w:jc w:val="left"/>
              <w:rPr>
                <w:rFonts w:cs="Calibri"/>
                <w:sz w:val="21"/>
                <w:szCs w:val="21"/>
              </w:rPr>
            </w:pPr>
            <w:r w:rsidRPr="000D278B">
              <w:rPr>
                <w:rFonts w:cs="Calibri" w:hint="eastAsia"/>
                <w:sz w:val="21"/>
                <w:szCs w:val="21"/>
              </w:rPr>
              <w:t>引用</w:t>
            </w:r>
            <w:r w:rsidRPr="000D278B">
              <w:rPr>
                <w:rFonts w:cs="Calibri"/>
                <w:sz w:val="21"/>
                <w:szCs w:val="21"/>
              </w:rPr>
              <w:t>HAS_DOC</w:t>
            </w:r>
          </w:p>
        </w:tc>
        <w:tc>
          <w:tcPr>
            <w:tcW w:w="579" w:type="dxa"/>
            <w:tcBorders>
              <w:top w:val="nil"/>
              <w:left w:val="nil"/>
              <w:bottom w:val="single" w:sz="8" w:space="0" w:color="auto"/>
              <w:right w:val="single" w:sz="8" w:space="0" w:color="auto"/>
            </w:tcBorders>
            <w:vAlign w:val="center"/>
          </w:tcPr>
          <w:p w:rsidR="00B21BA6" w:rsidRPr="006A3A33" w:rsidRDefault="005D1A23" w:rsidP="00137600">
            <w:pPr>
              <w:jc w:val="center"/>
              <w:rPr>
                <w:rFonts w:ascii="宋体" w:hAnsi="宋体" w:cs="宋体"/>
                <w:szCs w:val="21"/>
              </w:rPr>
            </w:pPr>
            <w:r>
              <w:rPr>
                <w:rFonts w:ascii="宋体" w:hAnsi="宋体" w:cs="宋体" w:hint="eastAsia"/>
                <w:szCs w:val="21"/>
              </w:rPr>
              <w:t>Y</w:t>
            </w:r>
          </w:p>
        </w:tc>
        <w:tc>
          <w:tcPr>
            <w:tcW w:w="633" w:type="dxa"/>
            <w:tcBorders>
              <w:top w:val="nil"/>
              <w:left w:val="nil"/>
              <w:bottom w:val="single" w:sz="8" w:space="0" w:color="auto"/>
              <w:right w:val="single" w:sz="4" w:space="0" w:color="auto"/>
            </w:tcBorders>
          </w:tcPr>
          <w:p w:rsidR="00B21BA6" w:rsidRDefault="00B21BA6" w:rsidP="00137600">
            <w:pPr>
              <w:rPr>
                <w:color w:val="FF0000"/>
                <w:szCs w:val="21"/>
              </w:rPr>
            </w:pPr>
          </w:p>
        </w:tc>
        <w:tc>
          <w:tcPr>
            <w:tcW w:w="1441" w:type="dxa"/>
            <w:gridSpan w:val="2"/>
            <w:tcBorders>
              <w:top w:val="nil"/>
              <w:left w:val="single" w:sz="4" w:space="0" w:color="auto"/>
              <w:bottom w:val="single" w:sz="8" w:space="0" w:color="auto"/>
              <w:right w:val="single" w:sz="8" w:space="0" w:color="auto"/>
            </w:tcBorders>
          </w:tcPr>
          <w:p w:rsidR="00B21BA6" w:rsidRDefault="00F15818" w:rsidP="00137600">
            <w:r>
              <w:rPr>
                <w:rFonts w:hint="eastAsia"/>
              </w:rPr>
              <w:t>varchar(32)</w:t>
            </w:r>
          </w:p>
        </w:tc>
      </w:tr>
      <w:tr w:rsidR="003F37F4" w:rsidTr="00137600">
        <w:trPr>
          <w:trHeight w:val="646"/>
          <w:jc w:val="center"/>
        </w:trPr>
        <w:tc>
          <w:tcPr>
            <w:tcW w:w="1401" w:type="dxa"/>
            <w:tcBorders>
              <w:top w:val="nil"/>
              <w:left w:val="single" w:sz="8" w:space="0" w:color="auto"/>
              <w:bottom w:val="single" w:sz="8" w:space="0" w:color="auto"/>
              <w:right w:val="single" w:sz="8" w:space="0" w:color="auto"/>
            </w:tcBorders>
          </w:tcPr>
          <w:p w:rsidR="003F37F4" w:rsidRDefault="008716F5" w:rsidP="00137600">
            <w:ins w:id="1684" w:author="xlli" w:date="2017-11-16T16:37:00Z">
              <w:r w:rsidRPr="008716F5">
                <w:t>display_order</w:t>
              </w:r>
            </w:ins>
            <w:del w:id="1685" w:author="xlli" w:date="2017-11-16T16:37:00Z">
              <w:r w:rsidR="003F37F4" w:rsidDel="008716F5">
                <w:rPr>
                  <w:rFonts w:hint="eastAsia"/>
                </w:rPr>
                <w:delText>order</w:delText>
              </w:r>
            </w:del>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3F37F4" w:rsidRDefault="003F37F4" w:rsidP="00137600">
            <w:pPr>
              <w:rPr>
                <w:rFonts w:cs="Calibri"/>
                <w:szCs w:val="21"/>
              </w:rPr>
            </w:pPr>
            <w:r>
              <w:rPr>
                <w:rFonts w:cs="Calibri" w:hint="eastAsia"/>
                <w:szCs w:val="21"/>
              </w:rPr>
              <w:t>顺序</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3F37F4" w:rsidRPr="006A3A33" w:rsidRDefault="003F37F4" w:rsidP="00137600">
            <w:pPr>
              <w:rPr>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3F37F4" w:rsidRDefault="003F37F4" w:rsidP="00137600">
            <w:pPr>
              <w:jc w:val="left"/>
              <w:rPr>
                <w:rFonts w:cs="Calibri"/>
                <w:sz w:val="21"/>
                <w:szCs w:val="21"/>
              </w:rPr>
            </w:pPr>
          </w:p>
        </w:tc>
        <w:tc>
          <w:tcPr>
            <w:tcW w:w="579" w:type="dxa"/>
            <w:tcBorders>
              <w:top w:val="nil"/>
              <w:left w:val="nil"/>
              <w:bottom w:val="single" w:sz="8" w:space="0" w:color="auto"/>
              <w:right w:val="single" w:sz="8" w:space="0" w:color="auto"/>
            </w:tcBorders>
            <w:vAlign w:val="center"/>
          </w:tcPr>
          <w:p w:rsidR="003F37F4" w:rsidRPr="006A3A33" w:rsidRDefault="005D1A23" w:rsidP="00137600">
            <w:pPr>
              <w:jc w:val="center"/>
              <w:rPr>
                <w:rFonts w:ascii="宋体" w:hAnsi="宋体" w:cs="宋体"/>
                <w:szCs w:val="21"/>
              </w:rPr>
            </w:pPr>
            <w:r>
              <w:rPr>
                <w:rFonts w:ascii="宋体" w:hAnsi="宋体" w:cs="宋体" w:hint="eastAsia"/>
                <w:szCs w:val="21"/>
              </w:rPr>
              <w:t>Y</w:t>
            </w:r>
          </w:p>
        </w:tc>
        <w:tc>
          <w:tcPr>
            <w:tcW w:w="633" w:type="dxa"/>
            <w:tcBorders>
              <w:top w:val="nil"/>
              <w:left w:val="nil"/>
              <w:bottom w:val="single" w:sz="8" w:space="0" w:color="auto"/>
              <w:right w:val="single" w:sz="4" w:space="0" w:color="auto"/>
            </w:tcBorders>
          </w:tcPr>
          <w:p w:rsidR="003F37F4" w:rsidRDefault="003F37F4" w:rsidP="00137600">
            <w:pPr>
              <w:rPr>
                <w:color w:val="FF0000"/>
                <w:szCs w:val="21"/>
              </w:rPr>
            </w:pPr>
          </w:p>
        </w:tc>
        <w:tc>
          <w:tcPr>
            <w:tcW w:w="1441" w:type="dxa"/>
            <w:gridSpan w:val="2"/>
            <w:tcBorders>
              <w:top w:val="nil"/>
              <w:left w:val="single" w:sz="4" w:space="0" w:color="auto"/>
              <w:bottom w:val="single" w:sz="8" w:space="0" w:color="auto"/>
              <w:right w:val="single" w:sz="8" w:space="0" w:color="auto"/>
            </w:tcBorders>
          </w:tcPr>
          <w:p w:rsidR="003F37F4" w:rsidRDefault="003F37F4" w:rsidP="00137600">
            <w:r>
              <w:rPr>
                <w:rFonts w:hint="eastAsia"/>
              </w:rPr>
              <w:t>int</w:t>
            </w:r>
          </w:p>
        </w:tc>
      </w:tr>
      <w:tr w:rsidR="009441B4" w:rsidTr="00137600">
        <w:trPr>
          <w:trHeight w:val="646"/>
          <w:jc w:val="center"/>
        </w:trPr>
        <w:tc>
          <w:tcPr>
            <w:tcW w:w="1401" w:type="dxa"/>
            <w:tcBorders>
              <w:top w:val="nil"/>
              <w:left w:val="single" w:sz="8" w:space="0" w:color="auto"/>
              <w:bottom w:val="single" w:sz="8" w:space="0" w:color="auto"/>
              <w:right w:val="single" w:sz="8" w:space="0" w:color="auto"/>
            </w:tcBorders>
          </w:tcPr>
          <w:p w:rsidR="009441B4" w:rsidRDefault="009441B4" w:rsidP="00137600">
            <w:r>
              <w:rPr>
                <w:rFonts w:hint="eastAsia"/>
              </w:rPr>
              <w:t>islegal</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441B4" w:rsidRDefault="009441B4" w:rsidP="00137600">
            <w:pPr>
              <w:rPr>
                <w:rFonts w:cs="Calibri"/>
                <w:szCs w:val="21"/>
              </w:rPr>
            </w:pPr>
            <w:r>
              <w:rPr>
                <w:rFonts w:cs="Calibri" w:hint="eastAsia"/>
                <w:szCs w:val="21"/>
              </w:rPr>
              <w:t>是否法定</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9441B4" w:rsidRPr="006A3A33" w:rsidRDefault="009441B4" w:rsidP="00137600">
            <w:pPr>
              <w:rPr>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9441B4" w:rsidRDefault="009441B4" w:rsidP="00137600">
            <w:pPr>
              <w:jc w:val="left"/>
              <w:rPr>
                <w:rFonts w:cs="Calibri"/>
                <w:sz w:val="21"/>
                <w:szCs w:val="21"/>
              </w:rPr>
            </w:pPr>
          </w:p>
        </w:tc>
        <w:tc>
          <w:tcPr>
            <w:tcW w:w="579" w:type="dxa"/>
            <w:tcBorders>
              <w:top w:val="nil"/>
              <w:left w:val="nil"/>
              <w:bottom w:val="single" w:sz="8" w:space="0" w:color="auto"/>
              <w:right w:val="single" w:sz="8" w:space="0" w:color="auto"/>
            </w:tcBorders>
            <w:vAlign w:val="center"/>
          </w:tcPr>
          <w:p w:rsidR="009441B4" w:rsidRPr="006A3A33" w:rsidRDefault="005D1A23" w:rsidP="00137600">
            <w:pPr>
              <w:jc w:val="center"/>
              <w:rPr>
                <w:rFonts w:ascii="宋体" w:hAnsi="宋体" w:cs="宋体"/>
                <w:szCs w:val="21"/>
              </w:rPr>
            </w:pPr>
            <w:r>
              <w:rPr>
                <w:rFonts w:ascii="宋体" w:hAnsi="宋体" w:cs="宋体" w:hint="eastAsia"/>
                <w:szCs w:val="21"/>
              </w:rPr>
              <w:t>Y</w:t>
            </w:r>
          </w:p>
        </w:tc>
        <w:tc>
          <w:tcPr>
            <w:tcW w:w="633" w:type="dxa"/>
            <w:tcBorders>
              <w:top w:val="nil"/>
              <w:left w:val="nil"/>
              <w:bottom w:val="single" w:sz="8" w:space="0" w:color="auto"/>
              <w:right w:val="single" w:sz="4" w:space="0" w:color="auto"/>
            </w:tcBorders>
          </w:tcPr>
          <w:p w:rsidR="009441B4" w:rsidRDefault="009441B4" w:rsidP="00137600">
            <w:pPr>
              <w:rPr>
                <w:color w:val="FF0000"/>
                <w:szCs w:val="21"/>
              </w:rPr>
            </w:pPr>
          </w:p>
        </w:tc>
        <w:tc>
          <w:tcPr>
            <w:tcW w:w="1441" w:type="dxa"/>
            <w:gridSpan w:val="2"/>
            <w:tcBorders>
              <w:top w:val="nil"/>
              <w:left w:val="single" w:sz="4" w:space="0" w:color="auto"/>
              <w:bottom w:val="single" w:sz="8" w:space="0" w:color="auto"/>
              <w:right w:val="single" w:sz="8" w:space="0" w:color="auto"/>
            </w:tcBorders>
          </w:tcPr>
          <w:p w:rsidR="009441B4" w:rsidRDefault="009441B4" w:rsidP="00137600">
            <w:r>
              <w:rPr>
                <w:rFonts w:hint="eastAsia"/>
              </w:rPr>
              <w:t>char(1)</w:t>
            </w:r>
          </w:p>
        </w:tc>
      </w:tr>
      <w:tr w:rsidR="008012DE" w:rsidTr="00137600">
        <w:trPr>
          <w:trHeight w:val="646"/>
          <w:jc w:val="center"/>
          <w:ins w:id="1686" w:author="t450" w:date="2017-09-29T14:42:00Z"/>
        </w:trPr>
        <w:tc>
          <w:tcPr>
            <w:tcW w:w="1401" w:type="dxa"/>
            <w:tcBorders>
              <w:top w:val="nil"/>
              <w:left w:val="single" w:sz="8" w:space="0" w:color="auto"/>
              <w:bottom w:val="single" w:sz="8" w:space="0" w:color="auto"/>
              <w:right w:val="single" w:sz="8" w:space="0" w:color="auto"/>
            </w:tcBorders>
          </w:tcPr>
          <w:p w:rsidR="008012DE" w:rsidRDefault="008012DE" w:rsidP="00137600">
            <w:pPr>
              <w:rPr>
                <w:ins w:id="1687" w:author="t450" w:date="2017-09-29T14:42:00Z"/>
              </w:rPr>
            </w:pPr>
            <w:ins w:id="1688" w:author="t450" w:date="2017-09-29T14:42:00Z">
              <w:r>
                <w:rPr>
                  <w:rFonts w:hint="eastAsia"/>
                </w:rPr>
                <w:t>check_type</w:t>
              </w:r>
            </w:ins>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8012DE" w:rsidRDefault="008012DE" w:rsidP="00137600">
            <w:pPr>
              <w:rPr>
                <w:ins w:id="1689" w:author="t450" w:date="2017-09-29T14:42:00Z"/>
                <w:rFonts w:cs="Calibri"/>
                <w:szCs w:val="21"/>
              </w:rPr>
            </w:pPr>
            <w:ins w:id="1690" w:author="t450" w:date="2017-09-29T14:42:00Z">
              <w:r>
                <w:rPr>
                  <w:rFonts w:cs="Calibri" w:hint="eastAsia"/>
                  <w:szCs w:val="21"/>
                </w:rPr>
                <w:t>是否必填</w:t>
              </w:r>
            </w:ins>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8012DE" w:rsidRPr="006A3A33" w:rsidRDefault="008012DE" w:rsidP="00137600">
            <w:pPr>
              <w:rPr>
                <w:ins w:id="1691" w:author="t450" w:date="2017-09-29T14:42:00Z"/>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8012DE" w:rsidRDefault="008012DE" w:rsidP="00137600">
            <w:pPr>
              <w:jc w:val="left"/>
              <w:rPr>
                <w:ins w:id="1692" w:author="t450" w:date="2017-09-29T14:42:00Z"/>
                <w:rFonts w:cs="Calibri"/>
                <w:sz w:val="21"/>
                <w:szCs w:val="21"/>
              </w:rPr>
            </w:pPr>
          </w:p>
        </w:tc>
        <w:tc>
          <w:tcPr>
            <w:tcW w:w="579" w:type="dxa"/>
            <w:tcBorders>
              <w:top w:val="nil"/>
              <w:left w:val="nil"/>
              <w:bottom w:val="single" w:sz="8" w:space="0" w:color="auto"/>
              <w:right w:val="single" w:sz="8" w:space="0" w:color="auto"/>
            </w:tcBorders>
            <w:vAlign w:val="center"/>
          </w:tcPr>
          <w:p w:rsidR="008012DE" w:rsidRDefault="008012DE" w:rsidP="00137600">
            <w:pPr>
              <w:jc w:val="center"/>
              <w:rPr>
                <w:ins w:id="1693" w:author="t450" w:date="2017-09-29T14:42:00Z"/>
                <w:rFonts w:ascii="宋体" w:hAnsi="宋体" w:cs="宋体"/>
                <w:szCs w:val="21"/>
              </w:rPr>
            </w:pPr>
            <w:ins w:id="1694" w:author="t450" w:date="2017-09-29T14:43:00Z">
              <w:r>
                <w:rPr>
                  <w:rFonts w:ascii="宋体" w:hAnsi="宋体" w:cs="宋体" w:hint="eastAsia"/>
                  <w:szCs w:val="21"/>
                </w:rPr>
                <w:t>Y</w:t>
              </w:r>
            </w:ins>
          </w:p>
        </w:tc>
        <w:tc>
          <w:tcPr>
            <w:tcW w:w="633" w:type="dxa"/>
            <w:tcBorders>
              <w:top w:val="nil"/>
              <w:left w:val="nil"/>
              <w:bottom w:val="single" w:sz="8" w:space="0" w:color="auto"/>
              <w:right w:val="single" w:sz="4" w:space="0" w:color="auto"/>
            </w:tcBorders>
          </w:tcPr>
          <w:p w:rsidR="008012DE" w:rsidRDefault="008012DE" w:rsidP="00137600">
            <w:pPr>
              <w:rPr>
                <w:ins w:id="1695" w:author="t450" w:date="2017-09-29T14:42:00Z"/>
                <w:color w:val="FF0000"/>
                <w:szCs w:val="21"/>
              </w:rPr>
            </w:pPr>
          </w:p>
        </w:tc>
        <w:tc>
          <w:tcPr>
            <w:tcW w:w="1441" w:type="dxa"/>
            <w:gridSpan w:val="2"/>
            <w:tcBorders>
              <w:top w:val="nil"/>
              <w:left w:val="single" w:sz="4" w:space="0" w:color="auto"/>
              <w:bottom w:val="single" w:sz="8" w:space="0" w:color="auto"/>
              <w:right w:val="single" w:sz="8" w:space="0" w:color="auto"/>
            </w:tcBorders>
          </w:tcPr>
          <w:p w:rsidR="008012DE" w:rsidRDefault="008012DE" w:rsidP="00137600">
            <w:pPr>
              <w:rPr>
                <w:ins w:id="1696" w:author="t450" w:date="2017-09-29T14:42:00Z"/>
              </w:rPr>
            </w:pPr>
            <w:ins w:id="1697" w:author="t450" w:date="2017-09-29T14:43:00Z">
              <w:r>
                <w:rPr>
                  <w:rFonts w:hint="eastAsia"/>
                </w:rPr>
                <w:t>char(1)</w:t>
              </w:r>
            </w:ins>
          </w:p>
        </w:tc>
      </w:tr>
      <w:tr w:rsidR="003F37F4" w:rsidTr="00137600">
        <w:trPr>
          <w:trHeight w:val="646"/>
          <w:jc w:val="center"/>
        </w:trPr>
        <w:tc>
          <w:tcPr>
            <w:tcW w:w="1401" w:type="dxa"/>
            <w:tcBorders>
              <w:top w:val="nil"/>
              <w:left w:val="single" w:sz="8" w:space="0" w:color="auto"/>
              <w:bottom w:val="single" w:sz="8" w:space="0" w:color="auto"/>
              <w:right w:val="single" w:sz="8" w:space="0" w:color="auto"/>
            </w:tcBorders>
          </w:tcPr>
          <w:p w:rsidR="003F37F4" w:rsidRDefault="003F37F4" w:rsidP="00137600">
            <w:r>
              <w:rPr>
                <w:rFonts w:hint="eastAsia"/>
              </w:rPr>
              <w:t>scene</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3F37F4" w:rsidRPr="006A3A33" w:rsidRDefault="003F37F4" w:rsidP="00137600">
            <w:pPr>
              <w:rPr>
                <w:rFonts w:cs="Calibri"/>
                <w:szCs w:val="21"/>
              </w:rPr>
            </w:pPr>
            <w:r>
              <w:rPr>
                <w:rFonts w:cs="Calibri" w:hint="eastAsia"/>
                <w:szCs w:val="21"/>
              </w:rPr>
              <w:t>场景</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3F37F4" w:rsidRPr="006A3A33" w:rsidRDefault="003F37F4" w:rsidP="00137600">
            <w:pPr>
              <w:rPr>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3F37F4" w:rsidRDefault="003F37F4" w:rsidP="00137600">
            <w:pPr>
              <w:jc w:val="left"/>
              <w:rPr>
                <w:rFonts w:cs="Calibri"/>
                <w:sz w:val="21"/>
                <w:szCs w:val="21"/>
              </w:rPr>
            </w:pPr>
            <w:r>
              <w:rPr>
                <w:rFonts w:cs="Calibri" w:hint="eastAsia"/>
                <w:sz w:val="21"/>
                <w:szCs w:val="21"/>
              </w:rPr>
              <w:t>区分企业提交的、</w:t>
            </w:r>
          </w:p>
          <w:p w:rsidR="003F37F4" w:rsidRPr="006A3A33" w:rsidRDefault="003F37F4" w:rsidP="00137600">
            <w:pPr>
              <w:jc w:val="left"/>
              <w:rPr>
                <w:rFonts w:cs="Calibri"/>
                <w:sz w:val="21"/>
                <w:szCs w:val="21"/>
              </w:rPr>
            </w:pPr>
            <w:r>
              <w:rPr>
                <w:rFonts w:cs="Calibri" w:hint="eastAsia"/>
                <w:sz w:val="21"/>
                <w:szCs w:val="21"/>
              </w:rPr>
              <w:t>区分加水印的</w:t>
            </w:r>
          </w:p>
        </w:tc>
        <w:tc>
          <w:tcPr>
            <w:tcW w:w="579" w:type="dxa"/>
            <w:tcBorders>
              <w:top w:val="nil"/>
              <w:left w:val="nil"/>
              <w:bottom w:val="single" w:sz="8" w:space="0" w:color="auto"/>
              <w:right w:val="single" w:sz="8" w:space="0" w:color="auto"/>
            </w:tcBorders>
            <w:vAlign w:val="center"/>
          </w:tcPr>
          <w:p w:rsidR="003F37F4" w:rsidRPr="006A3A33" w:rsidRDefault="005D1A23" w:rsidP="00137600">
            <w:pPr>
              <w:jc w:val="center"/>
              <w:rPr>
                <w:rFonts w:ascii="宋体" w:hAnsi="宋体" w:cs="宋体"/>
                <w:szCs w:val="21"/>
              </w:rPr>
            </w:pPr>
            <w:r>
              <w:rPr>
                <w:rFonts w:ascii="宋体" w:hAnsi="宋体" w:cs="宋体" w:hint="eastAsia"/>
                <w:szCs w:val="21"/>
              </w:rPr>
              <w:t>Y</w:t>
            </w:r>
          </w:p>
        </w:tc>
        <w:tc>
          <w:tcPr>
            <w:tcW w:w="633" w:type="dxa"/>
            <w:tcBorders>
              <w:top w:val="nil"/>
              <w:left w:val="nil"/>
              <w:bottom w:val="single" w:sz="8" w:space="0" w:color="auto"/>
              <w:right w:val="single" w:sz="4" w:space="0" w:color="auto"/>
            </w:tcBorders>
          </w:tcPr>
          <w:p w:rsidR="003F37F4" w:rsidRDefault="003F37F4" w:rsidP="00137600">
            <w:pPr>
              <w:rPr>
                <w:color w:val="FF0000"/>
                <w:szCs w:val="21"/>
              </w:rPr>
            </w:pPr>
          </w:p>
        </w:tc>
        <w:tc>
          <w:tcPr>
            <w:tcW w:w="1441" w:type="dxa"/>
            <w:gridSpan w:val="2"/>
            <w:tcBorders>
              <w:top w:val="nil"/>
              <w:left w:val="single" w:sz="4" w:space="0" w:color="auto"/>
              <w:bottom w:val="single" w:sz="8" w:space="0" w:color="auto"/>
              <w:right w:val="single" w:sz="8" w:space="0" w:color="auto"/>
            </w:tcBorders>
          </w:tcPr>
          <w:p w:rsidR="003F37F4" w:rsidRDefault="00F15818" w:rsidP="00137600">
            <w:r>
              <w:rPr>
                <w:rFonts w:hint="eastAsia"/>
              </w:rPr>
              <w:t>int</w:t>
            </w:r>
          </w:p>
        </w:tc>
      </w:tr>
      <w:tr w:rsidR="00360F7D" w:rsidTr="008616EC">
        <w:tblPrEx>
          <w:tblW w:w="8447" w:type="dxa"/>
          <w:jc w:val="center"/>
          <w:tblLayout w:type="fixed"/>
          <w:tblCellMar>
            <w:left w:w="0" w:type="dxa"/>
            <w:right w:w="0" w:type="dxa"/>
          </w:tblCellMar>
          <w:tblLook w:val="0000" w:firstRow="0" w:lastRow="0" w:firstColumn="0" w:lastColumn="0" w:noHBand="0" w:noVBand="0"/>
          <w:tblPrExChange w:id="1698" w:author="xlli" w:date="2017-11-16T16:39:00Z">
            <w:tblPrEx>
              <w:tblW w:w="8447" w:type="dxa"/>
              <w:jc w:val="center"/>
              <w:tblLayout w:type="fixed"/>
              <w:tblCellMar>
                <w:left w:w="0" w:type="dxa"/>
                <w:right w:w="0" w:type="dxa"/>
              </w:tblCellMar>
              <w:tblLook w:val="0000" w:firstRow="0" w:lastRow="0" w:firstColumn="0" w:lastColumn="0" w:noHBand="0" w:noVBand="0"/>
            </w:tblPrEx>
          </w:tblPrExChange>
        </w:tblPrEx>
        <w:trPr>
          <w:trHeight w:val="646"/>
          <w:jc w:val="center"/>
          <w:ins w:id="1699" w:author="xlli" w:date="2017-11-16T16:38:00Z"/>
          <w:trPrChange w:id="1700" w:author="xlli" w:date="2017-11-16T16:39:00Z">
            <w:trPr>
              <w:gridAfter w:val="0"/>
              <w:trHeight w:val="646"/>
              <w:jc w:val="center"/>
            </w:trPr>
          </w:trPrChange>
        </w:trPr>
        <w:tc>
          <w:tcPr>
            <w:tcW w:w="1401" w:type="dxa"/>
            <w:tcBorders>
              <w:top w:val="nil"/>
              <w:left w:val="single" w:sz="8" w:space="0" w:color="auto"/>
              <w:bottom w:val="single" w:sz="8" w:space="0" w:color="auto"/>
              <w:right w:val="single" w:sz="8" w:space="0" w:color="auto"/>
            </w:tcBorders>
            <w:vAlign w:val="bottom"/>
            <w:tcPrChange w:id="1701" w:author="xlli" w:date="2017-11-16T16:39:00Z">
              <w:tcPr>
                <w:tcW w:w="1401" w:type="dxa"/>
                <w:gridSpan w:val="2"/>
                <w:tcBorders>
                  <w:top w:val="nil"/>
                  <w:left w:val="single" w:sz="8" w:space="0" w:color="auto"/>
                  <w:bottom w:val="single" w:sz="8" w:space="0" w:color="auto"/>
                  <w:right w:val="single" w:sz="8" w:space="0" w:color="auto"/>
                </w:tcBorders>
              </w:tcPr>
            </w:tcPrChange>
          </w:tcPr>
          <w:p w:rsidR="00360F7D" w:rsidRDefault="00360F7D" w:rsidP="00137600">
            <w:pPr>
              <w:rPr>
                <w:ins w:id="1702" w:author="xlli" w:date="2017-11-16T16:38:00Z"/>
              </w:rPr>
            </w:pPr>
            <w:ins w:id="1703" w:author="xlli" w:date="2017-11-16T16:39:00Z">
              <w:r>
                <w:rPr>
                  <w:rFonts w:hint="eastAsia"/>
                  <w:color w:val="000000"/>
                  <w:sz w:val="22"/>
                  <w:szCs w:val="22"/>
                </w:rPr>
                <w:t>create_time</w:t>
              </w:r>
            </w:ins>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Change w:id="1704" w:author="xlli" w:date="2017-11-16T16:39:00Z">
              <w:tcPr>
                <w:tcW w:w="1555"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tcPr>
            </w:tcPrChange>
          </w:tcPr>
          <w:p w:rsidR="00360F7D" w:rsidRDefault="00360F7D" w:rsidP="00137600">
            <w:pPr>
              <w:rPr>
                <w:ins w:id="1705" w:author="xlli" w:date="2017-11-16T16:38:00Z"/>
                <w:rFonts w:cs="Calibri"/>
                <w:szCs w:val="21"/>
              </w:rPr>
            </w:pPr>
            <w:ins w:id="1706" w:author="xlli" w:date="2017-11-16T16:41:00Z">
              <w:r>
                <w:rPr>
                  <w:rFonts w:cs="Calibri" w:hint="eastAsia"/>
                  <w:szCs w:val="21"/>
                </w:rPr>
                <w:t>创建时间</w:t>
              </w:r>
            </w:ins>
          </w:p>
        </w:tc>
        <w:tc>
          <w:tcPr>
            <w:tcW w:w="817" w:type="dxa"/>
            <w:tcBorders>
              <w:top w:val="nil"/>
              <w:left w:val="nil"/>
              <w:bottom w:val="single" w:sz="8" w:space="0" w:color="auto"/>
              <w:right w:val="single" w:sz="8" w:space="0" w:color="auto"/>
            </w:tcBorders>
            <w:tcMar>
              <w:top w:w="0" w:type="dxa"/>
              <w:left w:w="108" w:type="dxa"/>
              <w:bottom w:w="0" w:type="dxa"/>
              <w:right w:w="108" w:type="dxa"/>
            </w:tcMar>
            <w:tcPrChange w:id="1707" w:author="xlli" w:date="2017-11-16T16:39:00Z">
              <w:tcPr>
                <w:tcW w:w="817" w:type="dxa"/>
                <w:gridSpan w:val="2"/>
                <w:tcBorders>
                  <w:top w:val="nil"/>
                  <w:left w:val="nil"/>
                  <w:bottom w:val="single" w:sz="8" w:space="0" w:color="auto"/>
                  <w:right w:val="single" w:sz="8" w:space="0" w:color="auto"/>
                </w:tcBorders>
                <w:tcMar>
                  <w:top w:w="0" w:type="dxa"/>
                  <w:left w:w="108" w:type="dxa"/>
                  <w:bottom w:w="0" w:type="dxa"/>
                  <w:right w:w="108" w:type="dxa"/>
                </w:tcMar>
              </w:tcPr>
            </w:tcPrChange>
          </w:tcPr>
          <w:p w:rsidR="00360F7D" w:rsidRPr="006A3A33" w:rsidRDefault="00360F7D" w:rsidP="00137600">
            <w:pPr>
              <w:rPr>
                <w:ins w:id="1708" w:author="xlli" w:date="2017-11-16T16:38:00Z"/>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Change w:id="1709" w:author="xlli" w:date="2017-11-16T16:39:00Z">
              <w:tcPr>
                <w:tcW w:w="2021" w:type="dxa"/>
                <w:gridSpan w:val="2"/>
                <w:tcBorders>
                  <w:top w:val="nil"/>
                  <w:left w:val="nil"/>
                  <w:bottom w:val="single" w:sz="8" w:space="0" w:color="auto"/>
                  <w:right w:val="single" w:sz="8" w:space="0" w:color="auto"/>
                </w:tcBorders>
                <w:tcMar>
                  <w:top w:w="0" w:type="dxa"/>
                  <w:left w:w="108" w:type="dxa"/>
                  <w:bottom w:w="0" w:type="dxa"/>
                  <w:right w:w="108" w:type="dxa"/>
                </w:tcMar>
              </w:tcPr>
            </w:tcPrChange>
          </w:tcPr>
          <w:p w:rsidR="00360F7D" w:rsidRDefault="00360F7D" w:rsidP="00137600">
            <w:pPr>
              <w:jc w:val="left"/>
              <w:rPr>
                <w:ins w:id="1710" w:author="xlli" w:date="2017-11-16T16:38:00Z"/>
                <w:rFonts w:cs="Calibri"/>
                <w:sz w:val="21"/>
                <w:szCs w:val="21"/>
              </w:rPr>
            </w:pPr>
          </w:p>
        </w:tc>
        <w:tc>
          <w:tcPr>
            <w:tcW w:w="579" w:type="dxa"/>
            <w:tcBorders>
              <w:top w:val="nil"/>
              <w:left w:val="nil"/>
              <w:bottom w:val="single" w:sz="8" w:space="0" w:color="auto"/>
              <w:right w:val="single" w:sz="8" w:space="0" w:color="auto"/>
            </w:tcBorders>
            <w:vAlign w:val="center"/>
            <w:tcPrChange w:id="1711" w:author="xlli" w:date="2017-11-16T16:39:00Z">
              <w:tcPr>
                <w:tcW w:w="579" w:type="dxa"/>
                <w:gridSpan w:val="2"/>
                <w:tcBorders>
                  <w:top w:val="nil"/>
                  <w:left w:val="nil"/>
                  <w:bottom w:val="single" w:sz="8" w:space="0" w:color="auto"/>
                  <w:right w:val="single" w:sz="8" w:space="0" w:color="auto"/>
                </w:tcBorders>
                <w:vAlign w:val="center"/>
              </w:tcPr>
            </w:tcPrChange>
          </w:tcPr>
          <w:p w:rsidR="00360F7D" w:rsidRDefault="00360F7D" w:rsidP="00137600">
            <w:pPr>
              <w:jc w:val="center"/>
              <w:rPr>
                <w:ins w:id="1712" w:author="xlli" w:date="2017-11-16T16:38:00Z"/>
                <w:rFonts w:ascii="宋体" w:hAnsi="宋体" w:cs="宋体"/>
                <w:szCs w:val="21"/>
              </w:rPr>
            </w:pPr>
            <w:ins w:id="1713" w:author="xlli" w:date="2017-11-16T16:39:00Z">
              <w:r>
                <w:rPr>
                  <w:rFonts w:ascii="宋体" w:hAnsi="宋体" w:cs="宋体" w:hint="eastAsia"/>
                  <w:szCs w:val="21"/>
                </w:rPr>
                <w:t>Y</w:t>
              </w:r>
            </w:ins>
          </w:p>
        </w:tc>
        <w:tc>
          <w:tcPr>
            <w:tcW w:w="633" w:type="dxa"/>
            <w:tcBorders>
              <w:top w:val="nil"/>
              <w:left w:val="nil"/>
              <w:bottom w:val="single" w:sz="8" w:space="0" w:color="auto"/>
              <w:right w:val="single" w:sz="4" w:space="0" w:color="auto"/>
            </w:tcBorders>
            <w:tcPrChange w:id="1714" w:author="xlli" w:date="2017-11-16T16:39:00Z">
              <w:tcPr>
                <w:tcW w:w="633" w:type="dxa"/>
                <w:gridSpan w:val="2"/>
                <w:tcBorders>
                  <w:top w:val="nil"/>
                  <w:left w:val="nil"/>
                  <w:bottom w:val="single" w:sz="8" w:space="0" w:color="auto"/>
                  <w:right w:val="single" w:sz="4" w:space="0" w:color="auto"/>
                </w:tcBorders>
              </w:tcPr>
            </w:tcPrChange>
          </w:tcPr>
          <w:p w:rsidR="00360F7D" w:rsidRDefault="00360F7D" w:rsidP="00137600">
            <w:pPr>
              <w:rPr>
                <w:ins w:id="1715" w:author="xlli" w:date="2017-11-16T16:38:00Z"/>
                <w:color w:val="FF0000"/>
                <w:szCs w:val="21"/>
              </w:rPr>
            </w:pPr>
          </w:p>
        </w:tc>
        <w:tc>
          <w:tcPr>
            <w:tcW w:w="1441" w:type="dxa"/>
            <w:gridSpan w:val="2"/>
            <w:tcBorders>
              <w:top w:val="nil"/>
              <w:left w:val="single" w:sz="4" w:space="0" w:color="auto"/>
              <w:bottom w:val="single" w:sz="8" w:space="0" w:color="auto"/>
              <w:right w:val="single" w:sz="8" w:space="0" w:color="auto"/>
            </w:tcBorders>
            <w:tcPrChange w:id="1716" w:author="xlli" w:date="2017-11-16T16:39:00Z">
              <w:tcPr>
                <w:tcW w:w="1441" w:type="dxa"/>
                <w:gridSpan w:val="2"/>
                <w:tcBorders>
                  <w:top w:val="nil"/>
                  <w:left w:val="single" w:sz="4" w:space="0" w:color="auto"/>
                  <w:bottom w:val="single" w:sz="8" w:space="0" w:color="auto"/>
                  <w:right w:val="single" w:sz="8" w:space="0" w:color="auto"/>
                </w:tcBorders>
              </w:tcPr>
            </w:tcPrChange>
          </w:tcPr>
          <w:p w:rsidR="00360F7D" w:rsidRDefault="00360F7D" w:rsidP="00137600">
            <w:pPr>
              <w:rPr>
                <w:ins w:id="1717" w:author="xlli" w:date="2017-11-16T16:38:00Z"/>
              </w:rPr>
            </w:pPr>
            <w:ins w:id="1718" w:author="xlli" w:date="2017-11-16T16:39:00Z">
              <w:r w:rsidRPr="00EB5D9F">
                <w:rPr>
                  <w:rFonts w:hint="eastAsia"/>
                </w:rPr>
                <w:t>datetime</w:t>
              </w:r>
            </w:ins>
          </w:p>
        </w:tc>
      </w:tr>
      <w:tr w:rsidR="007F2E53" w:rsidTr="008616EC">
        <w:tblPrEx>
          <w:tblW w:w="8447" w:type="dxa"/>
          <w:jc w:val="center"/>
          <w:tblLayout w:type="fixed"/>
          <w:tblCellMar>
            <w:left w:w="0" w:type="dxa"/>
            <w:right w:w="0" w:type="dxa"/>
          </w:tblCellMar>
          <w:tblLook w:val="0000" w:firstRow="0" w:lastRow="0" w:firstColumn="0" w:lastColumn="0" w:noHBand="0" w:noVBand="0"/>
          <w:tblPrExChange w:id="1719" w:author="xlli" w:date="2017-11-16T16:39:00Z">
            <w:tblPrEx>
              <w:tblW w:w="8447" w:type="dxa"/>
              <w:jc w:val="center"/>
              <w:tblLayout w:type="fixed"/>
              <w:tblCellMar>
                <w:left w:w="0" w:type="dxa"/>
                <w:right w:w="0" w:type="dxa"/>
              </w:tblCellMar>
              <w:tblLook w:val="0000" w:firstRow="0" w:lastRow="0" w:firstColumn="0" w:lastColumn="0" w:noHBand="0" w:noVBand="0"/>
            </w:tblPrEx>
          </w:tblPrExChange>
        </w:tblPrEx>
        <w:trPr>
          <w:trHeight w:val="646"/>
          <w:jc w:val="center"/>
          <w:ins w:id="1720" w:author="xlli" w:date="2017-11-16T16:39:00Z"/>
          <w:trPrChange w:id="1721" w:author="xlli" w:date="2017-11-16T16:39:00Z">
            <w:trPr>
              <w:gridAfter w:val="0"/>
              <w:trHeight w:val="646"/>
              <w:jc w:val="center"/>
            </w:trPr>
          </w:trPrChange>
        </w:trPr>
        <w:tc>
          <w:tcPr>
            <w:tcW w:w="1401" w:type="dxa"/>
            <w:tcBorders>
              <w:top w:val="nil"/>
              <w:left w:val="single" w:sz="8" w:space="0" w:color="auto"/>
              <w:bottom w:val="single" w:sz="8" w:space="0" w:color="auto"/>
              <w:right w:val="single" w:sz="8" w:space="0" w:color="auto"/>
            </w:tcBorders>
            <w:vAlign w:val="bottom"/>
            <w:tcPrChange w:id="1722" w:author="xlli" w:date="2017-11-16T16:39:00Z">
              <w:tcPr>
                <w:tcW w:w="1401" w:type="dxa"/>
                <w:gridSpan w:val="2"/>
                <w:tcBorders>
                  <w:top w:val="nil"/>
                  <w:left w:val="single" w:sz="8" w:space="0" w:color="auto"/>
                  <w:bottom w:val="single" w:sz="8" w:space="0" w:color="auto"/>
                  <w:right w:val="single" w:sz="8" w:space="0" w:color="auto"/>
                </w:tcBorders>
              </w:tcPr>
            </w:tcPrChange>
          </w:tcPr>
          <w:p w:rsidR="007F2E53" w:rsidRDefault="007F2E53" w:rsidP="00137600">
            <w:pPr>
              <w:rPr>
                <w:ins w:id="1723" w:author="xlli" w:date="2017-11-16T16:39:00Z"/>
              </w:rPr>
            </w:pPr>
            <w:ins w:id="1724" w:author="xlli" w:date="2017-11-16T16:39:00Z">
              <w:r>
                <w:rPr>
                  <w:rFonts w:hint="eastAsia"/>
                  <w:color w:val="000000"/>
                  <w:sz w:val="22"/>
                  <w:szCs w:val="22"/>
                </w:rPr>
                <w:t>other_flag</w:t>
              </w:r>
            </w:ins>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Change w:id="1725" w:author="xlli" w:date="2017-11-16T16:39:00Z">
              <w:tcPr>
                <w:tcW w:w="1555"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tcPr>
            </w:tcPrChange>
          </w:tcPr>
          <w:p w:rsidR="007F2E53" w:rsidRDefault="007F2E53" w:rsidP="00137600">
            <w:pPr>
              <w:rPr>
                <w:ins w:id="1726" w:author="xlli" w:date="2017-11-16T16:39:00Z"/>
                <w:rFonts w:cs="Calibri"/>
                <w:szCs w:val="21"/>
              </w:rPr>
            </w:pPr>
            <w:ins w:id="1727" w:author="xlli" w:date="2017-11-16T16:42:00Z">
              <w:r w:rsidRPr="004F48D1">
                <w:rPr>
                  <w:rFonts w:cs="Calibri" w:hint="eastAsia"/>
                  <w:szCs w:val="21"/>
                </w:rPr>
                <w:t>其它附件标记</w:t>
              </w:r>
            </w:ins>
          </w:p>
        </w:tc>
        <w:tc>
          <w:tcPr>
            <w:tcW w:w="817" w:type="dxa"/>
            <w:tcBorders>
              <w:top w:val="nil"/>
              <w:left w:val="nil"/>
              <w:bottom w:val="single" w:sz="8" w:space="0" w:color="auto"/>
              <w:right w:val="single" w:sz="8" w:space="0" w:color="auto"/>
            </w:tcBorders>
            <w:tcMar>
              <w:top w:w="0" w:type="dxa"/>
              <w:left w:w="108" w:type="dxa"/>
              <w:bottom w:w="0" w:type="dxa"/>
              <w:right w:w="108" w:type="dxa"/>
            </w:tcMar>
            <w:tcPrChange w:id="1728" w:author="xlli" w:date="2017-11-16T16:39:00Z">
              <w:tcPr>
                <w:tcW w:w="817" w:type="dxa"/>
                <w:gridSpan w:val="2"/>
                <w:tcBorders>
                  <w:top w:val="nil"/>
                  <w:left w:val="nil"/>
                  <w:bottom w:val="single" w:sz="8" w:space="0" w:color="auto"/>
                  <w:right w:val="single" w:sz="8" w:space="0" w:color="auto"/>
                </w:tcBorders>
                <w:tcMar>
                  <w:top w:w="0" w:type="dxa"/>
                  <w:left w:w="108" w:type="dxa"/>
                  <w:bottom w:w="0" w:type="dxa"/>
                  <w:right w:w="108" w:type="dxa"/>
                </w:tcMar>
              </w:tcPr>
            </w:tcPrChange>
          </w:tcPr>
          <w:p w:rsidR="007F2E53" w:rsidRPr="006A3A33" w:rsidRDefault="007F2E53" w:rsidP="00137600">
            <w:pPr>
              <w:rPr>
                <w:ins w:id="1729" w:author="xlli" w:date="2017-11-16T16:39:00Z"/>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Change w:id="1730" w:author="xlli" w:date="2017-11-16T16:39:00Z">
              <w:tcPr>
                <w:tcW w:w="2021" w:type="dxa"/>
                <w:gridSpan w:val="2"/>
                <w:tcBorders>
                  <w:top w:val="nil"/>
                  <w:left w:val="nil"/>
                  <w:bottom w:val="single" w:sz="8" w:space="0" w:color="auto"/>
                  <w:right w:val="single" w:sz="8" w:space="0" w:color="auto"/>
                </w:tcBorders>
                <w:tcMar>
                  <w:top w:w="0" w:type="dxa"/>
                  <w:left w:w="108" w:type="dxa"/>
                  <w:bottom w:w="0" w:type="dxa"/>
                  <w:right w:w="108" w:type="dxa"/>
                </w:tcMar>
              </w:tcPr>
            </w:tcPrChange>
          </w:tcPr>
          <w:p w:rsidR="007F2E53" w:rsidRDefault="007F2E53" w:rsidP="00137600">
            <w:pPr>
              <w:jc w:val="left"/>
              <w:rPr>
                <w:ins w:id="1731" w:author="xlli" w:date="2017-11-16T16:39:00Z"/>
                <w:rFonts w:cs="Calibri"/>
                <w:sz w:val="21"/>
                <w:szCs w:val="21"/>
              </w:rPr>
            </w:pPr>
          </w:p>
        </w:tc>
        <w:tc>
          <w:tcPr>
            <w:tcW w:w="579" w:type="dxa"/>
            <w:tcBorders>
              <w:top w:val="nil"/>
              <w:left w:val="nil"/>
              <w:bottom w:val="single" w:sz="8" w:space="0" w:color="auto"/>
              <w:right w:val="single" w:sz="8" w:space="0" w:color="auto"/>
            </w:tcBorders>
            <w:vAlign w:val="center"/>
            <w:tcPrChange w:id="1732" w:author="xlli" w:date="2017-11-16T16:39:00Z">
              <w:tcPr>
                <w:tcW w:w="579" w:type="dxa"/>
                <w:gridSpan w:val="2"/>
                <w:tcBorders>
                  <w:top w:val="nil"/>
                  <w:left w:val="nil"/>
                  <w:bottom w:val="single" w:sz="8" w:space="0" w:color="auto"/>
                  <w:right w:val="single" w:sz="8" w:space="0" w:color="auto"/>
                </w:tcBorders>
                <w:vAlign w:val="center"/>
              </w:tcPr>
            </w:tcPrChange>
          </w:tcPr>
          <w:p w:rsidR="007F2E53" w:rsidRDefault="007F2E53" w:rsidP="00137600">
            <w:pPr>
              <w:jc w:val="center"/>
              <w:rPr>
                <w:ins w:id="1733" w:author="xlli" w:date="2017-11-16T16:39:00Z"/>
                <w:rFonts w:ascii="宋体" w:hAnsi="宋体" w:cs="宋体"/>
                <w:szCs w:val="21"/>
              </w:rPr>
            </w:pPr>
            <w:ins w:id="1734" w:author="xlli" w:date="2017-11-16T16:43:00Z">
              <w:r>
                <w:rPr>
                  <w:rFonts w:ascii="宋体" w:hAnsi="宋体" w:cs="宋体" w:hint="eastAsia"/>
                  <w:szCs w:val="21"/>
                </w:rPr>
                <w:t>Y</w:t>
              </w:r>
            </w:ins>
          </w:p>
        </w:tc>
        <w:tc>
          <w:tcPr>
            <w:tcW w:w="633" w:type="dxa"/>
            <w:tcBorders>
              <w:top w:val="nil"/>
              <w:left w:val="nil"/>
              <w:bottom w:val="single" w:sz="8" w:space="0" w:color="auto"/>
              <w:right w:val="single" w:sz="4" w:space="0" w:color="auto"/>
            </w:tcBorders>
            <w:tcPrChange w:id="1735" w:author="xlli" w:date="2017-11-16T16:39:00Z">
              <w:tcPr>
                <w:tcW w:w="633" w:type="dxa"/>
                <w:gridSpan w:val="2"/>
                <w:tcBorders>
                  <w:top w:val="nil"/>
                  <w:left w:val="nil"/>
                  <w:bottom w:val="single" w:sz="8" w:space="0" w:color="auto"/>
                  <w:right w:val="single" w:sz="4" w:space="0" w:color="auto"/>
                </w:tcBorders>
              </w:tcPr>
            </w:tcPrChange>
          </w:tcPr>
          <w:p w:rsidR="007F2E53" w:rsidRDefault="007F2E53" w:rsidP="00137600">
            <w:pPr>
              <w:rPr>
                <w:ins w:id="1736" w:author="xlli" w:date="2017-11-16T16:39:00Z"/>
                <w:color w:val="FF0000"/>
                <w:szCs w:val="21"/>
              </w:rPr>
            </w:pPr>
          </w:p>
        </w:tc>
        <w:tc>
          <w:tcPr>
            <w:tcW w:w="1441" w:type="dxa"/>
            <w:gridSpan w:val="2"/>
            <w:tcBorders>
              <w:top w:val="nil"/>
              <w:left w:val="single" w:sz="4" w:space="0" w:color="auto"/>
              <w:bottom w:val="single" w:sz="8" w:space="0" w:color="auto"/>
              <w:right w:val="single" w:sz="8" w:space="0" w:color="auto"/>
            </w:tcBorders>
            <w:tcPrChange w:id="1737" w:author="xlli" w:date="2017-11-16T16:39:00Z">
              <w:tcPr>
                <w:tcW w:w="1441" w:type="dxa"/>
                <w:gridSpan w:val="2"/>
                <w:tcBorders>
                  <w:top w:val="nil"/>
                  <w:left w:val="single" w:sz="4" w:space="0" w:color="auto"/>
                  <w:bottom w:val="single" w:sz="8" w:space="0" w:color="auto"/>
                  <w:right w:val="single" w:sz="8" w:space="0" w:color="auto"/>
                </w:tcBorders>
              </w:tcPr>
            </w:tcPrChange>
          </w:tcPr>
          <w:p w:rsidR="007F2E53" w:rsidRDefault="007F2E53" w:rsidP="00137600">
            <w:pPr>
              <w:rPr>
                <w:ins w:id="1738" w:author="xlli" w:date="2017-11-16T16:39:00Z"/>
              </w:rPr>
            </w:pPr>
            <w:ins w:id="1739" w:author="xlli" w:date="2017-11-16T16:43:00Z">
              <w:r>
                <w:rPr>
                  <w:rFonts w:hint="eastAsia"/>
                </w:rPr>
                <w:t>varchar(255)</w:t>
              </w:r>
            </w:ins>
          </w:p>
        </w:tc>
      </w:tr>
      <w:tr w:rsidR="007F2E53" w:rsidTr="008616EC">
        <w:tblPrEx>
          <w:tblW w:w="8447" w:type="dxa"/>
          <w:jc w:val="center"/>
          <w:tblLayout w:type="fixed"/>
          <w:tblCellMar>
            <w:left w:w="0" w:type="dxa"/>
            <w:right w:w="0" w:type="dxa"/>
          </w:tblCellMar>
          <w:tblLook w:val="0000" w:firstRow="0" w:lastRow="0" w:firstColumn="0" w:lastColumn="0" w:noHBand="0" w:noVBand="0"/>
          <w:tblPrExChange w:id="1740" w:author="xlli" w:date="2017-11-16T16:39:00Z">
            <w:tblPrEx>
              <w:tblW w:w="8447" w:type="dxa"/>
              <w:jc w:val="center"/>
              <w:tblLayout w:type="fixed"/>
              <w:tblCellMar>
                <w:left w:w="0" w:type="dxa"/>
                <w:right w:w="0" w:type="dxa"/>
              </w:tblCellMar>
              <w:tblLook w:val="0000" w:firstRow="0" w:lastRow="0" w:firstColumn="0" w:lastColumn="0" w:noHBand="0" w:noVBand="0"/>
            </w:tblPrEx>
          </w:tblPrExChange>
        </w:tblPrEx>
        <w:trPr>
          <w:trHeight w:val="646"/>
          <w:jc w:val="center"/>
          <w:ins w:id="1741" w:author="xlli" w:date="2017-11-16T16:38:00Z"/>
          <w:trPrChange w:id="1742" w:author="xlli" w:date="2017-11-16T16:39:00Z">
            <w:trPr>
              <w:gridAfter w:val="0"/>
              <w:trHeight w:val="646"/>
              <w:jc w:val="center"/>
            </w:trPr>
          </w:trPrChange>
        </w:trPr>
        <w:tc>
          <w:tcPr>
            <w:tcW w:w="1401" w:type="dxa"/>
            <w:tcBorders>
              <w:top w:val="nil"/>
              <w:left w:val="single" w:sz="8" w:space="0" w:color="auto"/>
              <w:bottom w:val="single" w:sz="8" w:space="0" w:color="auto"/>
              <w:right w:val="single" w:sz="8" w:space="0" w:color="auto"/>
            </w:tcBorders>
            <w:vAlign w:val="bottom"/>
            <w:tcPrChange w:id="1743" w:author="xlli" w:date="2017-11-16T16:39:00Z">
              <w:tcPr>
                <w:tcW w:w="1401" w:type="dxa"/>
                <w:gridSpan w:val="2"/>
                <w:tcBorders>
                  <w:top w:val="nil"/>
                  <w:left w:val="single" w:sz="8" w:space="0" w:color="auto"/>
                  <w:bottom w:val="single" w:sz="8" w:space="0" w:color="auto"/>
                  <w:right w:val="single" w:sz="8" w:space="0" w:color="auto"/>
                </w:tcBorders>
              </w:tcPr>
            </w:tcPrChange>
          </w:tcPr>
          <w:p w:rsidR="007F2E53" w:rsidRDefault="007F2E53" w:rsidP="00137600">
            <w:pPr>
              <w:rPr>
                <w:ins w:id="1744" w:author="xlli" w:date="2017-11-16T16:38:00Z"/>
              </w:rPr>
            </w:pPr>
            <w:ins w:id="1745" w:author="xlli" w:date="2017-11-16T16:39:00Z">
              <w:r>
                <w:rPr>
                  <w:rFonts w:hint="eastAsia"/>
                  <w:color w:val="000000"/>
                  <w:sz w:val="22"/>
                  <w:szCs w:val="22"/>
                </w:rPr>
                <w:t>filetype_name</w:t>
              </w:r>
            </w:ins>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Change w:id="1746" w:author="xlli" w:date="2017-11-16T16:39:00Z">
              <w:tcPr>
                <w:tcW w:w="1555"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tcPr>
            </w:tcPrChange>
          </w:tcPr>
          <w:p w:rsidR="007F2E53" w:rsidRDefault="007F2E53" w:rsidP="00137600">
            <w:pPr>
              <w:rPr>
                <w:ins w:id="1747" w:author="xlli" w:date="2017-11-16T16:38:00Z"/>
                <w:rFonts w:cs="Calibri"/>
                <w:szCs w:val="21"/>
              </w:rPr>
            </w:pPr>
            <w:ins w:id="1748" w:author="xlli" w:date="2017-11-16T16:42:00Z">
              <w:r>
                <w:rPr>
                  <w:rFonts w:cs="Calibri" w:hint="eastAsia"/>
                  <w:szCs w:val="21"/>
                </w:rPr>
                <w:t>附件类型名称</w:t>
              </w:r>
            </w:ins>
          </w:p>
        </w:tc>
        <w:tc>
          <w:tcPr>
            <w:tcW w:w="817" w:type="dxa"/>
            <w:tcBorders>
              <w:top w:val="nil"/>
              <w:left w:val="nil"/>
              <w:bottom w:val="single" w:sz="8" w:space="0" w:color="auto"/>
              <w:right w:val="single" w:sz="8" w:space="0" w:color="auto"/>
            </w:tcBorders>
            <w:tcMar>
              <w:top w:w="0" w:type="dxa"/>
              <w:left w:w="108" w:type="dxa"/>
              <w:bottom w:w="0" w:type="dxa"/>
              <w:right w:w="108" w:type="dxa"/>
            </w:tcMar>
            <w:tcPrChange w:id="1749" w:author="xlli" w:date="2017-11-16T16:39:00Z">
              <w:tcPr>
                <w:tcW w:w="817" w:type="dxa"/>
                <w:gridSpan w:val="2"/>
                <w:tcBorders>
                  <w:top w:val="nil"/>
                  <w:left w:val="nil"/>
                  <w:bottom w:val="single" w:sz="8" w:space="0" w:color="auto"/>
                  <w:right w:val="single" w:sz="8" w:space="0" w:color="auto"/>
                </w:tcBorders>
                <w:tcMar>
                  <w:top w:w="0" w:type="dxa"/>
                  <w:left w:w="108" w:type="dxa"/>
                  <w:bottom w:w="0" w:type="dxa"/>
                  <w:right w:w="108" w:type="dxa"/>
                </w:tcMar>
              </w:tcPr>
            </w:tcPrChange>
          </w:tcPr>
          <w:p w:rsidR="007F2E53" w:rsidRPr="006A3A33" w:rsidRDefault="007F2E53" w:rsidP="00137600">
            <w:pPr>
              <w:rPr>
                <w:ins w:id="1750" w:author="xlli" w:date="2017-11-16T16:38:00Z"/>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Change w:id="1751" w:author="xlli" w:date="2017-11-16T16:39:00Z">
              <w:tcPr>
                <w:tcW w:w="2021" w:type="dxa"/>
                <w:gridSpan w:val="2"/>
                <w:tcBorders>
                  <w:top w:val="nil"/>
                  <w:left w:val="nil"/>
                  <w:bottom w:val="single" w:sz="8" w:space="0" w:color="auto"/>
                  <w:right w:val="single" w:sz="8" w:space="0" w:color="auto"/>
                </w:tcBorders>
                <w:tcMar>
                  <w:top w:w="0" w:type="dxa"/>
                  <w:left w:w="108" w:type="dxa"/>
                  <w:bottom w:w="0" w:type="dxa"/>
                  <w:right w:w="108" w:type="dxa"/>
                </w:tcMar>
              </w:tcPr>
            </w:tcPrChange>
          </w:tcPr>
          <w:p w:rsidR="007F2E53" w:rsidRDefault="007F2E53" w:rsidP="00137600">
            <w:pPr>
              <w:jc w:val="left"/>
              <w:rPr>
                <w:ins w:id="1752" w:author="xlli" w:date="2017-11-16T16:38:00Z"/>
                <w:rFonts w:cs="Calibri"/>
                <w:sz w:val="21"/>
                <w:szCs w:val="21"/>
              </w:rPr>
            </w:pPr>
          </w:p>
        </w:tc>
        <w:tc>
          <w:tcPr>
            <w:tcW w:w="579" w:type="dxa"/>
            <w:tcBorders>
              <w:top w:val="nil"/>
              <w:left w:val="nil"/>
              <w:bottom w:val="single" w:sz="8" w:space="0" w:color="auto"/>
              <w:right w:val="single" w:sz="8" w:space="0" w:color="auto"/>
            </w:tcBorders>
            <w:vAlign w:val="center"/>
            <w:tcPrChange w:id="1753" w:author="xlli" w:date="2017-11-16T16:39:00Z">
              <w:tcPr>
                <w:tcW w:w="579" w:type="dxa"/>
                <w:gridSpan w:val="2"/>
                <w:tcBorders>
                  <w:top w:val="nil"/>
                  <w:left w:val="nil"/>
                  <w:bottom w:val="single" w:sz="8" w:space="0" w:color="auto"/>
                  <w:right w:val="single" w:sz="8" w:space="0" w:color="auto"/>
                </w:tcBorders>
                <w:vAlign w:val="center"/>
              </w:tcPr>
            </w:tcPrChange>
          </w:tcPr>
          <w:p w:rsidR="007F2E53" w:rsidRDefault="007F2E53" w:rsidP="00137600">
            <w:pPr>
              <w:jc w:val="center"/>
              <w:rPr>
                <w:ins w:id="1754" w:author="xlli" w:date="2017-11-16T16:38:00Z"/>
                <w:rFonts w:ascii="宋体" w:hAnsi="宋体" w:cs="宋体"/>
                <w:szCs w:val="21"/>
              </w:rPr>
            </w:pPr>
            <w:ins w:id="1755" w:author="xlli" w:date="2017-11-16T16:43:00Z">
              <w:r>
                <w:rPr>
                  <w:rFonts w:ascii="宋体" w:hAnsi="宋体" w:cs="宋体" w:hint="eastAsia"/>
                  <w:szCs w:val="21"/>
                </w:rPr>
                <w:t>Y</w:t>
              </w:r>
            </w:ins>
          </w:p>
        </w:tc>
        <w:tc>
          <w:tcPr>
            <w:tcW w:w="633" w:type="dxa"/>
            <w:tcBorders>
              <w:top w:val="nil"/>
              <w:left w:val="nil"/>
              <w:bottom w:val="single" w:sz="8" w:space="0" w:color="auto"/>
              <w:right w:val="single" w:sz="4" w:space="0" w:color="auto"/>
            </w:tcBorders>
            <w:tcPrChange w:id="1756" w:author="xlli" w:date="2017-11-16T16:39:00Z">
              <w:tcPr>
                <w:tcW w:w="633" w:type="dxa"/>
                <w:gridSpan w:val="2"/>
                <w:tcBorders>
                  <w:top w:val="nil"/>
                  <w:left w:val="nil"/>
                  <w:bottom w:val="single" w:sz="8" w:space="0" w:color="auto"/>
                  <w:right w:val="single" w:sz="4" w:space="0" w:color="auto"/>
                </w:tcBorders>
              </w:tcPr>
            </w:tcPrChange>
          </w:tcPr>
          <w:p w:rsidR="007F2E53" w:rsidRDefault="007F2E53" w:rsidP="00137600">
            <w:pPr>
              <w:rPr>
                <w:ins w:id="1757" w:author="xlli" w:date="2017-11-16T16:38:00Z"/>
                <w:color w:val="FF0000"/>
                <w:szCs w:val="21"/>
              </w:rPr>
            </w:pPr>
          </w:p>
        </w:tc>
        <w:tc>
          <w:tcPr>
            <w:tcW w:w="1441" w:type="dxa"/>
            <w:gridSpan w:val="2"/>
            <w:tcBorders>
              <w:top w:val="nil"/>
              <w:left w:val="single" w:sz="4" w:space="0" w:color="auto"/>
              <w:bottom w:val="single" w:sz="8" w:space="0" w:color="auto"/>
              <w:right w:val="single" w:sz="8" w:space="0" w:color="auto"/>
            </w:tcBorders>
            <w:tcPrChange w:id="1758" w:author="xlli" w:date="2017-11-16T16:39:00Z">
              <w:tcPr>
                <w:tcW w:w="1441" w:type="dxa"/>
                <w:gridSpan w:val="2"/>
                <w:tcBorders>
                  <w:top w:val="nil"/>
                  <w:left w:val="single" w:sz="4" w:space="0" w:color="auto"/>
                  <w:bottom w:val="single" w:sz="8" w:space="0" w:color="auto"/>
                  <w:right w:val="single" w:sz="8" w:space="0" w:color="auto"/>
                </w:tcBorders>
              </w:tcPr>
            </w:tcPrChange>
          </w:tcPr>
          <w:p w:rsidR="007F2E53" w:rsidRDefault="007F2E53" w:rsidP="00137600">
            <w:pPr>
              <w:rPr>
                <w:ins w:id="1759" w:author="xlli" w:date="2017-11-16T16:38:00Z"/>
              </w:rPr>
            </w:pPr>
            <w:ins w:id="1760" w:author="xlli" w:date="2017-11-16T16:43:00Z">
              <w:r>
                <w:rPr>
                  <w:rFonts w:hint="eastAsia"/>
                </w:rPr>
                <w:t>varchar(255)</w:t>
              </w:r>
            </w:ins>
          </w:p>
        </w:tc>
      </w:tr>
      <w:tr w:rsidR="00B00EFD" w:rsidTr="00500397">
        <w:tblPrEx>
          <w:tblW w:w="8447" w:type="dxa"/>
          <w:jc w:val="center"/>
          <w:tblLayout w:type="fixed"/>
          <w:tblCellMar>
            <w:left w:w="0" w:type="dxa"/>
            <w:right w:w="0" w:type="dxa"/>
          </w:tblCellMar>
          <w:tblLook w:val="0000" w:firstRow="0" w:lastRow="0" w:firstColumn="0" w:lastColumn="0" w:noHBand="0" w:noVBand="0"/>
          <w:tblPrExChange w:id="1761" w:author="xlli" w:date="2017-11-22T19:26:00Z">
            <w:tblPrEx>
              <w:tblW w:w="8447" w:type="dxa"/>
              <w:jc w:val="center"/>
              <w:tblLayout w:type="fixed"/>
              <w:tblCellMar>
                <w:left w:w="0" w:type="dxa"/>
                <w:right w:w="0" w:type="dxa"/>
              </w:tblCellMar>
              <w:tblLook w:val="0000" w:firstRow="0" w:lastRow="0" w:firstColumn="0" w:lastColumn="0" w:noHBand="0" w:noVBand="0"/>
            </w:tblPrEx>
          </w:tblPrExChange>
        </w:tblPrEx>
        <w:trPr>
          <w:trHeight w:val="646"/>
          <w:jc w:val="center"/>
          <w:ins w:id="1762" w:author="xlli" w:date="2017-11-22T19:26:00Z"/>
          <w:trPrChange w:id="1763" w:author="xlli" w:date="2017-11-22T19:26:00Z">
            <w:trPr>
              <w:gridBefore w:val="1"/>
              <w:trHeight w:val="646"/>
              <w:jc w:val="center"/>
            </w:trPr>
          </w:trPrChange>
        </w:trPr>
        <w:tc>
          <w:tcPr>
            <w:tcW w:w="1401" w:type="dxa"/>
            <w:tcBorders>
              <w:top w:val="nil"/>
              <w:left w:val="single" w:sz="8" w:space="0" w:color="auto"/>
              <w:bottom w:val="single" w:sz="8" w:space="0" w:color="auto"/>
              <w:right w:val="single" w:sz="8" w:space="0" w:color="auto"/>
            </w:tcBorders>
            <w:tcPrChange w:id="1764" w:author="xlli" w:date="2017-11-22T19:26:00Z">
              <w:tcPr>
                <w:tcW w:w="1401" w:type="dxa"/>
                <w:gridSpan w:val="2"/>
                <w:tcBorders>
                  <w:top w:val="nil"/>
                  <w:left w:val="single" w:sz="8" w:space="0" w:color="auto"/>
                  <w:bottom w:val="single" w:sz="8" w:space="0" w:color="auto"/>
                  <w:right w:val="single" w:sz="8" w:space="0" w:color="auto"/>
                </w:tcBorders>
                <w:vAlign w:val="bottom"/>
              </w:tcPr>
            </w:tcPrChange>
          </w:tcPr>
          <w:p w:rsidR="00B00EFD" w:rsidRDefault="00B00EFD" w:rsidP="00137600">
            <w:pPr>
              <w:rPr>
                <w:ins w:id="1765" w:author="xlli" w:date="2017-11-22T19:26:00Z"/>
                <w:color w:val="000000"/>
                <w:sz w:val="22"/>
                <w:szCs w:val="22"/>
              </w:rPr>
            </w:pPr>
            <w:ins w:id="1766" w:author="xlli" w:date="2017-11-22T19:26:00Z">
              <w:r w:rsidRPr="006A3A33">
                <w:rPr>
                  <w:rFonts w:hint="eastAsia"/>
                </w:rPr>
                <w:t>status</w:t>
              </w:r>
            </w:ins>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Change w:id="1767" w:author="xlli" w:date="2017-11-22T19:26:00Z">
              <w:tcPr>
                <w:tcW w:w="1555"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tcPr>
            </w:tcPrChange>
          </w:tcPr>
          <w:p w:rsidR="00B00EFD" w:rsidRDefault="00B00EFD" w:rsidP="00137600">
            <w:pPr>
              <w:rPr>
                <w:ins w:id="1768" w:author="xlli" w:date="2017-11-22T19:26:00Z"/>
                <w:rFonts w:cs="Calibri"/>
                <w:szCs w:val="21"/>
              </w:rPr>
            </w:pPr>
            <w:ins w:id="1769" w:author="xlli" w:date="2017-11-22T19:26:00Z">
              <w:r w:rsidRPr="00855553">
                <w:rPr>
                  <w:rFonts w:cs="Calibri" w:hint="eastAsia"/>
                  <w:szCs w:val="21"/>
                </w:rPr>
                <w:t>文件状态</w:t>
              </w:r>
            </w:ins>
          </w:p>
        </w:tc>
        <w:tc>
          <w:tcPr>
            <w:tcW w:w="817" w:type="dxa"/>
            <w:tcBorders>
              <w:top w:val="nil"/>
              <w:left w:val="nil"/>
              <w:bottom w:val="single" w:sz="8" w:space="0" w:color="auto"/>
              <w:right w:val="single" w:sz="8" w:space="0" w:color="auto"/>
            </w:tcBorders>
            <w:tcMar>
              <w:top w:w="0" w:type="dxa"/>
              <w:left w:w="108" w:type="dxa"/>
              <w:bottom w:w="0" w:type="dxa"/>
              <w:right w:w="108" w:type="dxa"/>
            </w:tcMar>
            <w:tcPrChange w:id="1770" w:author="xlli" w:date="2017-11-22T19:26:00Z">
              <w:tcPr>
                <w:tcW w:w="817" w:type="dxa"/>
                <w:gridSpan w:val="2"/>
                <w:tcBorders>
                  <w:top w:val="nil"/>
                  <w:left w:val="nil"/>
                  <w:bottom w:val="single" w:sz="8" w:space="0" w:color="auto"/>
                  <w:right w:val="single" w:sz="8" w:space="0" w:color="auto"/>
                </w:tcBorders>
                <w:tcMar>
                  <w:top w:w="0" w:type="dxa"/>
                  <w:left w:w="108" w:type="dxa"/>
                  <w:bottom w:w="0" w:type="dxa"/>
                  <w:right w:w="108" w:type="dxa"/>
                </w:tcMar>
              </w:tcPr>
            </w:tcPrChange>
          </w:tcPr>
          <w:p w:rsidR="00B00EFD" w:rsidRPr="006A3A33" w:rsidRDefault="00B00EFD" w:rsidP="00137600">
            <w:pPr>
              <w:rPr>
                <w:ins w:id="1771" w:author="xlli" w:date="2017-11-22T19:26:00Z"/>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Change w:id="1772" w:author="xlli" w:date="2017-11-22T19:26:00Z">
              <w:tcPr>
                <w:tcW w:w="2021" w:type="dxa"/>
                <w:gridSpan w:val="2"/>
                <w:tcBorders>
                  <w:top w:val="nil"/>
                  <w:left w:val="nil"/>
                  <w:bottom w:val="single" w:sz="8" w:space="0" w:color="auto"/>
                  <w:right w:val="single" w:sz="8" w:space="0" w:color="auto"/>
                </w:tcBorders>
                <w:tcMar>
                  <w:top w:w="0" w:type="dxa"/>
                  <w:left w:w="108" w:type="dxa"/>
                  <w:bottom w:w="0" w:type="dxa"/>
                  <w:right w:w="108" w:type="dxa"/>
                </w:tcMar>
              </w:tcPr>
            </w:tcPrChange>
          </w:tcPr>
          <w:p w:rsidR="00B00EFD" w:rsidRDefault="00B00EFD" w:rsidP="00137600">
            <w:pPr>
              <w:jc w:val="left"/>
              <w:rPr>
                <w:ins w:id="1773" w:author="xlli" w:date="2017-11-22T19:26:00Z"/>
                <w:rFonts w:cs="Calibri"/>
                <w:sz w:val="21"/>
                <w:szCs w:val="21"/>
              </w:rPr>
            </w:pPr>
            <w:ins w:id="1774" w:author="xlli" w:date="2017-11-22T19:26:00Z">
              <w:r w:rsidRPr="00CB2A37">
                <w:rPr>
                  <w:rFonts w:ascii="宋体" w:hAnsi="宋体" w:hint="eastAsia"/>
                </w:rPr>
                <w:t>审核通过、补正</w:t>
              </w:r>
            </w:ins>
          </w:p>
        </w:tc>
        <w:tc>
          <w:tcPr>
            <w:tcW w:w="579" w:type="dxa"/>
            <w:tcBorders>
              <w:top w:val="nil"/>
              <w:left w:val="nil"/>
              <w:bottom w:val="single" w:sz="8" w:space="0" w:color="auto"/>
              <w:right w:val="single" w:sz="8" w:space="0" w:color="auto"/>
            </w:tcBorders>
            <w:vAlign w:val="center"/>
            <w:tcPrChange w:id="1775" w:author="xlli" w:date="2017-11-22T19:26:00Z">
              <w:tcPr>
                <w:tcW w:w="579" w:type="dxa"/>
                <w:gridSpan w:val="2"/>
                <w:tcBorders>
                  <w:top w:val="nil"/>
                  <w:left w:val="nil"/>
                  <w:bottom w:val="single" w:sz="8" w:space="0" w:color="auto"/>
                  <w:right w:val="single" w:sz="8" w:space="0" w:color="auto"/>
                </w:tcBorders>
                <w:vAlign w:val="center"/>
              </w:tcPr>
            </w:tcPrChange>
          </w:tcPr>
          <w:p w:rsidR="00B00EFD" w:rsidRDefault="00B00EFD" w:rsidP="00137600">
            <w:pPr>
              <w:jc w:val="center"/>
              <w:rPr>
                <w:ins w:id="1776" w:author="xlli" w:date="2017-11-22T19:26:00Z"/>
                <w:rFonts w:ascii="宋体" w:hAnsi="宋体" w:cs="宋体"/>
                <w:szCs w:val="21"/>
              </w:rPr>
            </w:pPr>
            <w:ins w:id="1777" w:author="xlli" w:date="2017-11-22T19:26:00Z">
              <w:r w:rsidRPr="006A3A33">
                <w:rPr>
                  <w:rFonts w:ascii="宋体" w:hAnsi="宋体" w:cs="宋体" w:hint="eastAsia"/>
                </w:rPr>
                <w:t>Y</w:t>
              </w:r>
            </w:ins>
          </w:p>
        </w:tc>
        <w:tc>
          <w:tcPr>
            <w:tcW w:w="633" w:type="dxa"/>
            <w:tcBorders>
              <w:top w:val="nil"/>
              <w:left w:val="nil"/>
              <w:bottom w:val="single" w:sz="8" w:space="0" w:color="auto"/>
              <w:right w:val="single" w:sz="4" w:space="0" w:color="auto"/>
            </w:tcBorders>
            <w:vAlign w:val="center"/>
            <w:tcPrChange w:id="1778" w:author="xlli" w:date="2017-11-22T19:26:00Z">
              <w:tcPr>
                <w:tcW w:w="633" w:type="dxa"/>
                <w:gridSpan w:val="2"/>
                <w:tcBorders>
                  <w:top w:val="nil"/>
                  <w:left w:val="nil"/>
                  <w:bottom w:val="single" w:sz="8" w:space="0" w:color="auto"/>
                  <w:right w:val="single" w:sz="4" w:space="0" w:color="auto"/>
                </w:tcBorders>
              </w:tcPr>
            </w:tcPrChange>
          </w:tcPr>
          <w:p w:rsidR="00B00EFD" w:rsidRDefault="00B00EFD" w:rsidP="00137600">
            <w:pPr>
              <w:rPr>
                <w:ins w:id="1779" w:author="xlli" w:date="2017-11-22T19:26:00Z"/>
                <w:color w:val="FF0000"/>
                <w:szCs w:val="21"/>
              </w:rPr>
            </w:pPr>
          </w:p>
        </w:tc>
        <w:tc>
          <w:tcPr>
            <w:tcW w:w="1441" w:type="dxa"/>
            <w:gridSpan w:val="2"/>
            <w:tcBorders>
              <w:top w:val="nil"/>
              <w:left w:val="single" w:sz="4" w:space="0" w:color="auto"/>
              <w:bottom w:val="single" w:sz="8" w:space="0" w:color="auto"/>
              <w:right w:val="single" w:sz="8" w:space="0" w:color="auto"/>
            </w:tcBorders>
            <w:tcPrChange w:id="1780" w:author="xlli" w:date="2017-11-22T19:26:00Z">
              <w:tcPr>
                <w:tcW w:w="1441" w:type="dxa"/>
                <w:gridSpan w:val="3"/>
                <w:tcBorders>
                  <w:top w:val="nil"/>
                  <w:left w:val="single" w:sz="4" w:space="0" w:color="auto"/>
                  <w:bottom w:val="single" w:sz="8" w:space="0" w:color="auto"/>
                  <w:right w:val="single" w:sz="8" w:space="0" w:color="auto"/>
                </w:tcBorders>
              </w:tcPr>
            </w:tcPrChange>
          </w:tcPr>
          <w:p w:rsidR="00B00EFD" w:rsidRDefault="00B00EFD" w:rsidP="00137600">
            <w:pPr>
              <w:rPr>
                <w:ins w:id="1781" w:author="xlli" w:date="2017-11-22T19:26:00Z"/>
              </w:rPr>
            </w:pPr>
            <w:ins w:id="1782" w:author="xlli" w:date="2017-11-22T19:26:00Z">
              <w:r>
                <w:rPr>
                  <w:rFonts w:hint="eastAsia"/>
                </w:rPr>
                <w:t>char(1)</w:t>
              </w:r>
            </w:ins>
          </w:p>
        </w:tc>
      </w:tr>
      <w:tr w:rsidR="00B00EFD" w:rsidTr="00500397">
        <w:tblPrEx>
          <w:tblW w:w="8447" w:type="dxa"/>
          <w:jc w:val="center"/>
          <w:tblLayout w:type="fixed"/>
          <w:tblCellMar>
            <w:left w:w="0" w:type="dxa"/>
            <w:right w:w="0" w:type="dxa"/>
          </w:tblCellMar>
          <w:tblLook w:val="0000" w:firstRow="0" w:lastRow="0" w:firstColumn="0" w:lastColumn="0" w:noHBand="0" w:noVBand="0"/>
          <w:tblPrExChange w:id="1783" w:author="xlli" w:date="2017-11-22T19:26:00Z">
            <w:tblPrEx>
              <w:tblW w:w="8447" w:type="dxa"/>
              <w:jc w:val="center"/>
              <w:tblLayout w:type="fixed"/>
              <w:tblCellMar>
                <w:left w:w="0" w:type="dxa"/>
                <w:right w:w="0" w:type="dxa"/>
              </w:tblCellMar>
              <w:tblLook w:val="0000" w:firstRow="0" w:lastRow="0" w:firstColumn="0" w:lastColumn="0" w:noHBand="0" w:noVBand="0"/>
            </w:tblPrEx>
          </w:tblPrExChange>
        </w:tblPrEx>
        <w:trPr>
          <w:trHeight w:val="646"/>
          <w:jc w:val="center"/>
          <w:ins w:id="1784" w:author="xlli" w:date="2017-11-22T19:26:00Z"/>
          <w:trPrChange w:id="1785" w:author="xlli" w:date="2017-11-22T19:26:00Z">
            <w:trPr>
              <w:gridBefore w:val="1"/>
              <w:trHeight w:val="646"/>
              <w:jc w:val="center"/>
            </w:trPr>
          </w:trPrChange>
        </w:trPr>
        <w:tc>
          <w:tcPr>
            <w:tcW w:w="1401" w:type="dxa"/>
            <w:tcBorders>
              <w:top w:val="nil"/>
              <w:left w:val="single" w:sz="8" w:space="0" w:color="auto"/>
              <w:bottom w:val="single" w:sz="8" w:space="0" w:color="auto"/>
              <w:right w:val="single" w:sz="8" w:space="0" w:color="auto"/>
            </w:tcBorders>
            <w:tcPrChange w:id="1786" w:author="xlli" w:date="2017-11-22T19:26:00Z">
              <w:tcPr>
                <w:tcW w:w="1401" w:type="dxa"/>
                <w:gridSpan w:val="2"/>
                <w:tcBorders>
                  <w:top w:val="nil"/>
                  <w:left w:val="single" w:sz="8" w:space="0" w:color="auto"/>
                  <w:bottom w:val="single" w:sz="8" w:space="0" w:color="auto"/>
                  <w:right w:val="single" w:sz="8" w:space="0" w:color="auto"/>
                </w:tcBorders>
                <w:vAlign w:val="bottom"/>
              </w:tcPr>
            </w:tcPrChange>
          </w:tcPr>
          <w:p w:rsidR="00B00EFD" w:rsidRDefault="00B00EFD" w:rsidP="00137600">
            <w:pPr>
              <w:rPr>
                <w:ins w:id="1787" w:author="xlli" w:date="2017-11-22T19:26:00Z"/>
                <w:color w:val="000000"/>
                <w:sz w:val="22"/>
                <w:szCs w:val="22"/>
              </w:rPr>
            </w:pPr>
            <w:ins w:id="1788" w:author="xlli" w:date="2017-11-22T19:26:00Z">
              <w:r>
                <w:rPr>
                  <w:rFonts w:hint="eastAsia"/>
                </w:rPr>
                <w:t>del_flag</w:t>
              </w:r>
            </w:ins>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Change w:id="1789" w:author="xlli" w:date="2017-11-22T19:26:00Z">
              <w:tcPr>
                <w:tcW w:w="1555"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tcPr>
            </w:tcPrChange>
          </w:tcPr>
          <w:p w:rsidR="00B00EFD" w:rsidRDefault="00B00EFD" w:rsidP="00137600">
            <w:pPr>
              <w:rPr>
                <w:ins w:id="1790" w:author="xlli" w:date="2017-11-22T19:26:00Z"/>
                <w:rFonts w:cs="Calibri"/>
                <w:szCs w:val="21"/>
              </w:rPr>
            </w:pPr>
            <w:ins w:id="1791" w:author="xlli" w:date="2017-11-22T19:26:00Z">
              <w:r>
                <w:rPr>
                  <w:rFonts w:hint="eastAsia"/>
                </w:rPr>
                <w:t>删除标记</w:t>
              </w:r>
            </w:ins>
          </w:p>
        </w:tc>
        <w:tc>
          <w:tcPr>
            <w:tcW w:w="817" w:type="dxa"/>
            <w:tcBorders>
              <w:top w:val="nil"/>
              <w:left w:val="nil"/>
              <w:bottom w:val="single" w:sz="8" w:space="0" w:color="auto"/>
              <w:right w:val="single" w:sz="8" w:space="0" w:color="auto"/>
            </w:tcBorders>
            <w:tcMar>
              <w:top w:w="0" w:type="dxa"/>
              <w:left w:w="108" w:type="dxa"/>
              <w:bottom w:w="0" w:type="dxa"/>
              <w:right w:w="108" w:type="dxa"/>
            </w:tcMar>
            <w:tcPrChange w:id="1792" w:author="xlli" w:date="2017-11-22T19:26:00Z">
              <w:tcPr>
                <w:tcW w:w="817" w:type="dxa"/>
                <w:gridSpan w:val="2"/>
                <w:tcBorders>
                  <w:top w:val="nil"/>
                  <w:left w:val="nil"/>
                  <w:bottom w:val="single" w:sz="8" w:space="0" w:color="auto"/>
                  <w:right w:val="single" w:sz="8" w:space="0" w:color="auto"/>
                </w:tcBorders>
                <w:tcMar>
                  <w:top w:w="0" w:type="dxa"/>
                  <w:left w:w="108" w:type="dxa"/>
                  <w:bottom w:w="0" w:type="dxa"/>
                  <w:right w:w="108" w:type="dxa"/>
                </w:tcMar>
              </w:tcPr>
            </w:tcPrChange>
          </w:tcPr>
          <w:p w:rsidR="00B00EFD" w:rsidRPr="006A3A33" w:rsidRDefault="00B00EFD" w:rsidP="00137600">
            <w:pPr>
              <w:rPr>
                <w:ins w:id="1793" w:author="xlli" w:date="2017-11-22T19:26:00Z"/>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Change w:id="1794" w:author="xlli" w:date="2017-11-22T19:26:00Z">
              <w:tcPr>
                <w:tcW w:w="2021" w:type="dxa"/>
                <w:gridSpan w:val="2"/>
                <w:tcBorders>
                  <w:top w:val="nil"/>
                  <w:left w:val="nil"/>
                  <w:bottom w:val="single" w:sz="8" w:space="0" w:color="auto"/>
                  <w:right w:val="single" w:sz="8" w:space="0" w:color="auto"/>
                </w:tcBorders>
                <w:tcMar>
                  <w:top w:w="0" w:type="dxa"/>
                  <w:left w:w="108" w:type="dxa"/>
                  <w:bottom w:w="0" w:type="dxa"/>
                  <w:right w:w="108" w:type="dxa"/>
                </w:tcMar>
              </w:tcPr>
            </w:tcPrChange>
          </w:tcPr>
          <w:p w:rsidR="00B00EFD" w:rsidRDefault="00B00EFD" w:rsidP="00137600">
            <w:pPr>
              <w:jc w:val="left"/>
              <w:rPr>
                <w:ins w:id="1795" w:author="xlli" w:date="2017-11-22T19:26:00Z"/>
                <w:rFonts w:cs="Calibri"/>
                <w:sz w:val="21"/>
                <w:szCs w:val="21"/>
              </w:rPr>
            </w:pPr>
          </w:p>
        </w:tc>
        <w:tc>
          <w:tcPr>
            <w:tcW w:w="579" w:type="dxa"/>
            <w:tcBorders>
              <w:top w:val="nil"/>
              <w:left w:val="nil"/>
              <w:bottom w:val="single" w:sz="8" w:space="0" w:color="auto"/>
              <w:right w:val="single" w:sz="8" w:space="0" w:color="auto"/>
            </w:tcBorders>
            <w:tcPrChange w:id="1796" w:author="xlli" w:date="2017-11-22T19:26:00Z">
              <w:tcPr>
                <w:tcW w:w="579" w:type="dxa"/>
                <w:gridSpan w:val="2"/>
                <w:tcBorders>
                  <w:top w:val="nil"/>
                  <w:left w:val="nil"/>
                  <w:bottom w:val="single" w:sz="8" w:space="0" w:color="auto"/>
                  <w:right w:val="single" w:sz="8" w:space="0" w:color="auto"/>
                </w:tcBorders>
                <w:vAlign w:val="center"/>
              </w:tcPr>
            </w:tcPrChange>
          </w:tcPr>
          <w:p w:rsidR="00B00EFD" w:rsidRDefault="00B00EFD" w:rsidP="00137600">
            <w:pPr>
              <w:jc w:val="center"/>
              <w:rPr>
                <w:ins w:id="1797" w:author="xlli" w:date="2017-11-22T19:26:00Z"/>
                <w:rFonts w:ascii="宋体" w:hAnsi="宋体" w:cs="宋体"/>
                <w:szCs w:val="21"/>
              </w:rPr>
            </w:pPr>
            <w:ins w:id="1798" w:author="xlli" w:date="2017-11-22T19:26:00Z">
              <w:r>
                <w:rPr>
                  <w:rFonts w:hint="eastAsia"/>
                  <w:szCs w:val="21"/>
                </w:rPr>
                <w:t>Y</w:t>
              </w:r>
            </w:ins>
          </w:p>
        </w:tc>
        <w:tc>
          <w:tcPr>
            <w:tcW w:w="633" w:type="dxa"/>
            <w:tcBorders>
              <w:top w:val="nil"/>
              <w:left w:val="nil"/>
              <w:bottom w:val="single" w:sz="8" w:space="0" w:color="auto"/>
              <w:right w:val="single" w:sz="4" w:space="0" w:color="auto"/>
            </w:tcBorders>
            <w:tcPrChange w:id="1799" w:author="xlli" w:date="2017-11-22T19:26:00Z">
              <w:tcPr>
                <w:tcW w:w="633" w:type="dxa"/>
                <w:gridSpan w:val="2"/>
                <w:tcBorders>
                  <w:top w:val="nil"/>
                  <w:left w:val="nil"/>
                  <w:bottom w:val="single" w:sz="8" w:space="0" w:color="auto"/>
                  <w:right w:val="single" w:sz="4" w:space="0" w:color="auto"/>
                </w:tcBorders>
              </w:tcPr>
            </w:tcPrChange>
          </w:tcPr>
          <w:p w:rsidR="00B00EFD" w:rsidRDefault="00B00EFD" w:rsidP="00137600">
            <w:pPr>
              <w:rPr>
                <w:ins w:id="1800" w:author="xlli" w:date="2017-11-22T19:26:00Z"/>
                <w:color w:val="FF0000"/>
                <w:szCs w:val="21"/>
              </w:rPr>
            </w:pPr>
          </w:p>
        </w:tc>
        <w:tc>
          <w:tcPr>
            <w:tcW w:w="1441" w:type="dxa"/>
            <w:gridSpan w:val="2"/>
            <w:tcBorders>
              <w:top w:val="nil"/>
              <w:left w:val="single" w:sz="4" w:space="0" w:color="auto"/>
              <w:bottom w:val="single" w:sz="8" w:space="0" w:color="auto"/>
              <w:right w:val="single" w:sz="8" w:space="0" w:color="auto"/>
            </w:tcBorders>
            <w:vAlign w:val="center"/>
            <w:tcPrChange w:id="1801" w:author="xlli" w:date="2017-11-22T19:26:00Z">
              <w:tcPr>
                <w:tcW w:w="1441" w:type="dxa"/>
                <w:gridSpan w:val="3"/>
                <w:tcBorders>
                  <w:top w:val="nil"/>
                  <w:left w:val="single" w:sz="4" w:space="0" w:color="auto"/>
                  <w:bottom w:val="single" w:sz="8" w:space="0" w:color="auto"/>
                  <w:right w:val="single" w:sz="8" w:space="0" w:color="auto"/>
                </w:tcBorders>
              </w:tcPr>
            </w:tcPrChange>
          </w:tcPr>
          <w:p w:rsidR="00B00EFD" w:rsidRDefault="00B00EFD" w:rsidP="00137600">
            <w:pPr>
              <w:rPr>
                <w:ins w:id="1802" w:author="xlli" w:date="2017-11-22T19:26:00Z"/>
              </w:rPr>
            </w:pPr>
            <w:ins w:id="1803" w:author="xlli" w:date="2017-11-22T19:26:00Z">
              <w:r>
                <w:rPr>
                  <w:rFonts w:hint="eastAsia"/>
                </w:rPr>
                <w:t>char(1)</w:t>
              </w:r>
            </w:ins>
          </w:p>
        </w:tc>
      </w:tr>
      <w:tr w:rsidR="00B00EFD" w:rsidDel="00B00EFD" w:rsidTr="00137600">
        <w:trPr>
          <w:gridAfter w:val="1"/>
          <w:wAfter w:w="21" w:type="dxa"/>
          <w:trHeight w:val="352"/>
          <w:jc w:val="center"/>
          <w:del w:id="1804" w:author="xlli" w:date="2017-11-22T19:26:00Z"/>
        </w:trPr>
        <w:tc>
          <w:tcPr>
            <w:tcW w:w="1401" w:type="dxa"/>
            <w:tcBorders>
              <w:top w:val="nil"/>
              <w:left w:val="single" w:sz="8" w:space="0" w:color="auto"/>
              <w:bottom w:val="single" w:sz="4" w:space="0" w:color="auto"/>
              <w:right w:val="single" w:sz="8" w:space="0" w:color="auto"/>
            </w:tcBorders>
          </w:tcPr>
          <w:p w:rsidR="00B00EFD" w:rsidDel="00B00EFD" w:rsidRDefault="00B00EFD" w:rsidP="00137600">
            <w:pPr>
              <w:rPr>
                <w:del w:id="1805" w:author="xlli" w:date="2017-11-22T19:26:00Z"/>
                <w:rFonts w:ascii="宋体" w:hAnsi="宋体"/>
              </w:rPr>
            </w:pPr>
            <w:del w:id="1806" w:author="xlli" w:date="2017-11-22T19:26:00Z">
              <w:r w:rsidRPr="006A3A33" w:rsidDel="00B00EFD">
                <w:rPr>
                  <w:rFonts w:hint="eastAsia"/>
                </w:rPr>
                <w:delText>status</w:delText>
              </w:r>
            </w:del>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00EFD" w:rsidRPr="002F4728" w:rsidDel="00B00EFD" w:rsidRDefault="00B00EFD" w:rsidP="00137600">
            <w:pPr>
              <w:rPr>
                <w:del w:id="1807" w:author="xlli" w:date="2017-11-22T19:26:00Z"/>
                <w:rFonts w:cs="Calibri"/>
                <w:szCs w:val="21"/>
              </w:rPr>
            </w:pPr>
            <w:del w:id="1808" w:author="xlli" w:date="2017-11-22T19:26:00Z">
              <w:r w:rsidRPr="00855553" w:rsidDel="00B00EFD">
                <w:rPr>
                  <w:rFonts w:cs="Calibri" w:hint="eastAsia"/>
                  <w:szCs w:val="21"/>
                </w:rPr>
                <w:delText>文件状态</w:delText>
              </w:r>
            </w:del>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B00EFD" w:rsidRPr="007A1BF8" w:rsidDel="00B00EFD" w:rsidRDefault="00B00EFD" w:rsidP="00137600">
            <w:pPr>
              <w:rPr>
                <w:del w:id="1809" w:author="xlli" w:date="2017-11-22T19:26:00Z"/>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B00EFD" w:rsidRPr="006A3A33" w:rsidDel="00B00EFD" w:rsidRDefault="00B00EFD" w:rsidP="00137600">
            <w:pPr>
              <w:jc w:val="left"/>
              <w:rPr>
                <w:del w:id="1810" w:author="xlli" w:date="2017-11-22T19:26:00Z"/>
                <w:rFonts w:ascii="宋体" w:hAnsi="宋体"/>
              </w:rPr>
            </w:pPr>
            <w:del w:id="1811" w:author="xlli" w:date="2017-11-22T19:26:00Z">
              <w:r w:rsidRPr="00CB2A37" w:rsidDel="00B00EFD">
                <w:rPr>
                  <w:rFonts w:ascii="宋体" w:hAnsi="宋体" w:hint="eastAsia"/>
                </w:rPr>
                <w:delText>审核通过、补正</w:delText>
              </w:r>
            </w:del>
          </w:p>
        </w:tc>
        <w:tc>
          <w:tcPr>
            <w:tcW w:w="579" w:type="dxa"/>
            <w:tcBorders>
              <w:top w:val="nil"/>
              <w:left w:val="nil"/>
              <w:bottom w:val="single" w:sz="8" w:space="0" w:color="auto"/>
              <w:right w:val="single" w:sz="4" w:space="0" w:color="auto"/>
            </w:tcBorders>
            <w:vAlign w:val="center"/>
          </w:tcPr>
          <w:p w:rsidR="00B00EFD" w:rsidRPr="006A3A33" w:rsidDel="00B00EFD" w:rsidRDefault="00B00EFD" w:rsidP="00137600">
            <w:pPr>
              <w:jc w:val="center"/>
              <w:rPr>
                <w:del w:id="1812" w:author="xlli" w:date="2017-11-22T19:26:00Z"/>
                <w:rFonts w:ascii="宋体" w:hAnsi="宋体" w:cs="宋体"/>
              </w:rPr>
            </w:pPr>
            <w:del w:id="1813" w:author="xlli" w:date="2017-11-22T19:26:00Z">
              <w:r w:rsidRPr="006A3A33" w:rsidDel="00B00EFD">
                <w:rPr>
                  <w:rFonts w:ascii="宋体" w:hAnsi="宋体" w:cs="宋体" w:hint="eastAsia"/>
                </w:rPr>
                <w:delText>Y</w:delText>
              </w:r>
            </w:del>
          </w:p>
        </w:tc>
        <w:tc>
          <w:tcPr>
            <w:tcW w:w="633" w:type="dxa"/>
            <w:tcBorders>
              <w:top w:val="nil"/>
              <w:left w:val="single" w:sz="4" w:space="0" w:color="auto"/>
              <w:bottom w:val="single" w:sz="8" w:space="0" w:color="auto"/>
              <w:right w:val="single" w:sz="8" w:space="0" w:color="auto"/>
            </w:tcBorders>
            <w:vAlign w:val="center"/>
          </w:tcPr>
          <w:p w:rsidR="00B00EFD" w:rsidDel="00B00EFD" w:rsidRDefault="00B00EFD" w:rsidP="00137600">
            <w:pPr>
              <w:rPr>
                <w:del w:id="1814" w:author="xlli" w:date="2017-11-22T19:26:00Z"/>
                <w:rFonts w:ascii="宋体" w:hAnsi="宋体" w:cs="宋体"/>
              </w:rPr>
            </w:pPr>
          </w:p>
        </w:tc>
        <w:tc>
          <w:tcPr>
            <w:tcW w:w="1420" w:type="dxa"/>
            <w:tcBorders>
              <w:top w:val="nil"/>
              <w:left w:val="nil"/>
              <w:bottom w:val="single" w:sz="8" w:space="0" w:color="auto"/>
              <w:right w:val="single" w:sz="8" w:space="0" w:color="auto"/>
            </w:tcBorders>
          </w:tcPr>
          <w:p w:rsidR="00B00EFD" w:rsidDel="00B00EFD" w:rsidRDefault="00B00EFD" w:rsidP="00137600">
            <w:pPr>
              <w:rPr>
                <w:del w:id="1815" w:author="xlli" w:date="2017-11-22T19:26:00Z"/>
                <w:szCs w:val="21"/>
              </w:rPr>
            </w:pPr>
            <w:del w:id="1816" w:author="xlli" w:date="2017-11-22T19:26:00Z">
              <w:r w:rsidDel="00B00EFD">
                <w:rPr>
                  <w:rFonts w:hint="eastAsia"/>
                </w:rPr>
                <w:delText>char(1)</w:delText>
              </w:r>
            </w:del>
          </w:p>
        </w:tc>
      </w:tr>
    </w:tbl>
    <w:p w:rsidR="00567199" w:rsidRDefault="00567199" w:rsidP="00567199">
      <w:pPr>
        <w:pStyle w:val="4"/>
      </w:pPr>
      <w:r>
        <w:rPr>
          <w:rFonts w:hint="eastAsia"/>
        </w:rPr>
        <w:lastRenderedPageBreak/>
        <w:t>审批单信息</w:t>
      </w:r>
    </w:p>
    <w:p w:rsidR="00567199" w:rsidRDefault="00567199" w:rsidP="00567199">
      <w:pPr>
        <w:pStyle w:val="5"/>
      </w:pPr>
      <w:r>
        <w:rPr>
          <w:rFonts w:hint="eastAsia"/>
        </w:rPr>
        <w:t>业务申批单（</w:t>
      </w:r>
      <w:r>
        <w:rPr>
          <w:rFonts w:hint="eastAsia"/>
        </w:rPr>
        <w:t>approval_report</w:t>
      </w:r>
      <w:r>
        <w:rPr>
          <w:rFonts w:hint="eastAsia"/>
        </w:rPr>
        <w:t>）</w:t>
      </w:r>
    </w:p>
    <w:tbl>
      <w:tblPr>
        <w:tblW w:w="8422" w:type="dxa"/>
        <w:jc w:val="center"/>
        <w:tblLayout w:type="fixed"/>
        <w:tblCellMar>
          <w:left w:w="0" w:type="dxa"/>
          <w:right w:w="0" w:type="dxa"/>
        </w:tblCellMar>
        <w:tblLook w:val="0000" w:firstRow="0" w:lastRow="0" w:firstColumn="0" w:lastColumn="0" w:noHBand="0" w:noVBand="0"/>
      </w:tblPr>
      <w:tblGrid>
        <w:gridCol w:w="1323"/>
        <w:gridCol w:w="76"/>
        <w:gridCol w:w="1273"/>
        <w:gridCol w:w="699"/>
        <w:gridCol w:w="2589"/>
        <w:gridCol w:w="537"/>
        <w:gridCol w:w="722"/>
        <w:gridCol w:w="1203"/>
        <w:tblGridChange w:id="1817">
          <w:tblGrid>
            <w:gridCol w:w="103"/>
            <w:gridCol w:w="1296"/>
            <w:gridCol w:w="27"/>
            <w:gridCol w:w="76"/>
            <w:gridCol w:w="1170"/>
            <w:gridCol w:w="103"/>
            <w:gridCol w:w="596"/>
            <w:gridCol w:w="103"/>
            <w:gridCol w:w="2486"/>
            <w:gridCol w:w="103"/>
            <w:gridCol w:w="434"/>
            <w:gridCol w:w="103"/>
            <w:gridCol w:w="619"/>
            <w:gridCol w:w="103"/>
            <w:gridCol w:w="1100"/>
            <w:gridCol w:w="103"/>
          </w:tblGrid>
        </w:tblGridChange>
      </w:tblGrid>
      <w:tr w:rsidR="00D74171" w:rsidTr="00137600">
        <w:trPr>
          <w:trHeight w:val="632"/>
          <w:jc w:val="center"/>
        </w:trPr>
        <w:tc>
          <w:tcPr>
            <w:tcW w:w="1323" w:type="dxa"/>
            <w:tcBorders>
              <w:top w:val="single" w:sz="4" w:space="0" w:color="auto"/>
              <w:left w:val="single" w:sz="4" w:space="0" w:color="auto"/>
              <w:bottom w:val="single" w:sz="4" w:space="0" w:color="auto"/>
              <w:right w:val="single" w:sz="8" w:space="0" w:color="auto"/>
            </w:tcBorders>
          </w:tcPr>
          <w:p w:rsidR="00D74171" w:rsidRDefault="00D74171">
            <w:pPr>
              <w:rPr>
                <w:rFonts w:ascii="宋体" w:hAnsi="宋体"/>
                <w:b/>
              </w:rPr>
            </w:pPr>
            <w:r w:rsidRPr="006A3A33">
              <w:rPr>
                <w:rFonts w:ascii="宋体" w:hAnsi="宋体" w:hint="eastAsia"/>
                <w:b/>
                <w:sz w:val="21"/>
                <w:szCs w:val="21"/>
              </w:rPr>
              <w:t>APPROVAL_</w:t>
            </w:r>
            <w:r>
              <w:rPr>
                <w:rFonts w:ascii="宋体" w:hAnsi="宋体" w:hint="eastAsia"/>
                <w:b/>
                <w:sz w:val="21"/>
                <w:szCs w:val="21"/>
              </w:rPr>
              <w:t>REPORT</w:t>
            </w:r>
          </w:p>
        </w:tc>
        <w:tc>
          <w:tcPr>
            <w:tcW w:w="7099" w:type="dxa"/>
            <w:gridSpan w:val="7"/>
            <w:tcBorders>
              <w:top w:val="single" w:sz="4" w:space="0" w:color="auto"/>
              <w:left w:val="single" w:sz="8" w:space="0" w:color="auto"/>
              <w:bottom w:val="single" w:sz="4" w:space="0" w:color="auto"/>
              <w:right w:val="single" w:sz="4" w:space="0" w:color="auto"/>
            </w:tcBorders>
            <w:tcMar>
              <w:top w:w="0" w:type="dxa"/>
              <w:left w:w="108" w:type="dxa"/>
              <w:bottom w:w="0" w:type="dxa"/>
              <w:right w:w="108" w:type="dxa"/>
            </w:tcMar>
          </w:tcPr>
          <w:p w:rsidR="00D74171" w:rsidRDefault="00D74171">
            <w:pPr>
              <w:rPr>
                <w:rFonts w:ascii="宋体" w:hAnsi="宋体"/>
              </w:rPr>
            </w:pPr>
            <w:r w:rsidRPr="006A3A33">
              <w:rPr>
                <w:rFonts w:ascii="宋体" w:hAnsi="宋体" w:hint="eastAsia"/>
                <w:b/>
              </w:rPr>
              <w:t>业务</w:t>
            </w:r>
            <w:r>
              <w:rPr>
                <w:rFonts w:ascii="宋体" w:hAnsi="宋体" w:hint="eastAsia"/>
                <w:b/>
              </w:rPr>
              <w:t>审批</w:t>
            </w:r>
            <w:r w:rsidRPr="006A3A33">
              <w:rPr>
                <w:rFonts w:ascii="宋体" w:hAnsi="宋体" w:hint="eastAsia"/>
                <w:b/>
              </w:rPr>
              <w:t>单</w:t>
            </w:r>
          </w:p>
        </w:tc>
      </w:tr>
      <w:tr w:rsidR="00D74171" w:rsidTr="00137600">
        <w:trPr>
          <w:trHeight w:val="324"/>
          <w:jc w:val="center"/>
        </w:trPr>
        <w:tc>
          <w:tcPr>
            <w:tcW w:w="8422" w:type="dxa"/>
            <w:gridSpan w:val="8"/>
            <w:tcBorders>
              <w:top w:val="single" w:sz="4" w:space="0" w:color="auto"/>
              <w:left w:val="single" w:sz="8" w:space="0" w:color="auto"/>
              <w:bottom w:val="single" w:sz="8" w:space="0" w:color="auto"/>
              <w:right w:val="single" w:sz="8" w:space="0" w:color="auto"/>
            </w:tcBorders>
            <w:shd w:val="clear" w:color="auto" w:fill="F2F2F2"/>
          </w:tcPr>
          <w:p w:rsidR="00D74171" w:rsidRDefault="00D74171" w:rsidP="00137600">
            <w:pPr>
              <w:rPr>
                <w:rFonts w:ascii="宋体" w:hAnsi="宋体"/>
                <w:color w:val="000000"/>
              </w:rPr>
            </w:pPr>
            <w:r>
              <w:rPr>
                <w:rFonts w:ascii="宋体" w:hAnsi="宋体" w:hint="eastAsia"/>
                <w:color w:val="000000"/>
              </w:rPr>
              <w:t>业务申请信息</w:t>
            </w:r>
          </w:p>
        </w:tc>
      </w:tr>
      <w:tr w:rsidR="00D74171" w:rsidTr="00137600">
        <w:trPr>
          <w:trHeight w:val="610"/>
          <w:jc w:val="center"/>
        </w:trPr>
        <w:tc>
          <w:tcPr>
            <w:tcW w:w="1399" w:type="dxa"/>
            <w:gridSpan w:val="2"/>
            <w:tcBorders>
              <w:top w:val="single" w:sz="8" w:space="0" w:color="auto"/>
              <w:left w:val="single" w:sz="8" w:space="0" w:color="auto"/>
              <w:bottom w:val="single" w:sz="8" w:space="0" w:color="auto"/>
              <w:right w:val="single" w:sz="8" w:space="0" w:color="auto"/>
            </w:tcBorders>
          </w:tcPr>
          <w:p w:rsidR="00D74171" w:rsidRDefault="00D74171" w:rsidP="00137600">
            <w:pPr>
              <w:rPr>
                <w:rFonts w:ascii="宋体" w:hAnsi="宋体"/>
              </w:rPr>
            </w:pPr>
            <w:r>
              <w:rPr>
                <w:rFonts w:ascii="宋体" w:hAnsi="宋体" w:hint="eastAsia"/>
              </w:rPr>
              <w:t>字段代码</w:t>
            </w:r>
          </w:p>
        </w:tc>
        <w:tc>
          <w:tcPr>
            <w:tcW w:w="127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74171" w:rsidRDefault="00D74171" w:rsidP="00137600">
            <w:pPr>
              <w:rPr>
                <w:rFonts w:cs="Calibri"/>
              </w:rPr>
            </w:pPr>
            <w:r>
              <w:rPr>
                <w:rFonts w:ascii="宋体" w:hAnsi="宋体" w:hint="eastAsia"/>
              </w:rPr>
              <w:t>字段名</w:t>
            </w:r>
          </w:p>
        </w:tc>
        <w:tc>
          <w:tcPr>
            <w:tcW w:w="699"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74171" w:rsidRDefault="00D74171" w:rsidP="00137600">
            <w:pPr>
              <w:rPr>
                <w:rFonts w:cs="Calibri"/>
              </w:rPr>
            </w:pPr>
            <w:r>
              <w:rPr>
                <w:rFonts w:ascii="宋体" w:hAnsi="宋体" w:hint="eastAsia"/>
              </w:rPr>
              <w:t>主键</w:t>
            </w:r>
          </w:p>
        </w:tc>
        <w:tc>
          <w:tcPr>
            <w:tcW w:w="2589"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74171" w:rsidRDefault="00D74171" w:rsidP="00137600">
            <w:pPr>
              <w:rPr>
                <w:rFonts w:cs="Calibri"/>
              </w:rPr>
            </w:pPr>
            <w:r>
              <w:rPr>
                <w:rFonts w:ascii="宋体" w:hAnsi="宋体" w:hint="eastAsia"/>
              </w:rPr>
              <w:t>备注</w:t>
            </w:r>
          </w:p>
        </w:tc>
        <w:tc>
          <w:tcPr>
            <w:tcW w:w="537" w:type="dxa"/>
            <w:tcBorders>
              <w:top w:val="single" w:sz="8" w:space="0" w:color="auto"/>
              <w:left w:val="nil"/>
              <w:bottom w:val="single" w:sz="8" w:space="0" w:color="auto"/>
              <w:right w:val="single" w:sz="4" w:space="0" w:color="auto"/>
            </w:tcBorders>
          </w:tcPr>
          <w:p w:rsidR="00D74171" w:rsidRDefault="00D74171" w:rsidP="00137600">
            <w:pPr>
              <w:jc w:val="center"/>
              <w:rPr>
                <w:rFonts w:ascii="宋体" w:hAnsi="宋体"/>
              </w:rPr>
            </w:pPr>
            <w:r>
              <w:rPr>
                <w:rFonts w:ascii="宋体" w:hAnsi="宋体" w:hint="eastAsia"/>
              </w:rPr>
              <w:t>可空</w:t>
            </w:r>
          </w:p>
        </w:tc>
        <w:tc>
          <w:tcPr>
            <w:tcW w:w="722" w:type="dxa"/>
            <w:tcBorders>
              <w:top w:val="single" w:sz="8" w:space="0" w:color="auto"/>
              <w:left w:val="single" w:sz="4" w:space="0" w:color="auto"/>
              <w:bottom w:val="single" w:sz="8" w:space="0" w:color="auto"/>
              <w:right w:val="single" w:sz="4" w:space="0" w:color="auto"/>
            </w:tcBorders>
          </w:tcPr>
          <w:p w:rsidR="00D74171" w:rsidRDefault="00D74171" w:rsidP="00137600">
            <w:pPr>
              <w:rPr>
                <w:rFonts w:ascii="宋体" w:hAnsi="宋体"/>
              </w:rPr>
            </w:pPr>
            <w:r>
              <w:rPr>
                <w:rFonts w:ascii="宋体" w:hAnsi="宋体" w:hint="eastAsia"/>
              </w:rPr>
              <w:t>默认值</w:t>
            </w:r>
          </w:p>
        </w:tc>
        <w:tc>
          <w:tcPr>
            <w:tcW w:w="1203" w:type="dxa"/>
            <w:tcBorders>
              <w:top w:val="single" w:sz="8" w:space="0" w:color="auto"/>
              <w:left w:val="single" w:sz="4" w:space="0" w:color="auto"/>
              <w:bottom w:val="single" w:sz="8" w:space="0" w:color="auto"/>
              <w:right w:val="single" w:sz="8" w:space="0" w:color="auto"/>
            </w:tcBorders>
          </w:tcPr>
          <w:p w:rsidR="00D74171" w:rsidRDefault="00D74171" w:rsidP="00137600">
            <w:pPr>
              <w:rPr>
                <w:rFonts w:ascii="宋体" w:hAnsi="宋体"/>
              </w:rPr>
            </w:pPr>
            <w:r>
              <w:rPr>
                <w:rFonts w:ascii="宋体" w:hAnsi="宋体" w:hint="eastAsia"/>
              </w:rPr>
              <w:t>类型</w:t>
            </w:r>
          </w:p>
        </w:tc>
      </w:tr>
      <w:tr w:rsidR="00D74171" w:rsidTr="00137600">
        <w:trPr>
          <w:trHeight w:val="395"/>
          <w:jc w:val="center"/>
        </w:trPr>
        <w:tc>
          <w:tcPr>
            <w:tcW w:w="1399" w:type="dxa"/>
            <w:gridSpan w:val="2"/>
            <w:tcBorders>
              <w:top w:val="single" w:sz="8" w:space="0" w:color="auto"/>
              <w:left w:val="single" w:sz="8" w:space="0" w:color="auto"/>
              <w:bottom w:val="single" w:sz="8" w:space="0" w:color="auto"/>
              <w:right w:val="single" w:sz="8" w:space="0" w:color="auto"/>
            </w:tcBorders>
          </w:tcPr>
          <w:p w:rsidR="00D74171" w:rsidRDefault="00D74171" w:rsidP="00137600">
            <w:pPr>
              <w:rPr>
                <w:rFonts w:ascii="宋体" w:hAnsi="宋体"/>
              </w:rPr>
            </w:pPr>
            <w:r w:rsidRPr="006A3A33">
              <w:rPr>
                <w:rFonts w:hint="eastAsia"/>
              </w:rPr>
              <w:t>id</w:t>
            </w:r>
          </w:p>
        </w:tc>
        <w:tc>
          <w:tcPr>
            <w:tcW w:w="127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74171" w:rsidRDefault="00D74171" w:rsidP="00137600">
            <w:pPr>
              <w:rPr>
                <w:rFonts w:ascii="宋体" w:hAnsi="宋体"/>
              </w:rPr>
            </w:pPr>
            <w:r>
              <w:rPr>
                <w:rFonts w:ascii="宋体" w:hAnsi="宋体" w:hint="eastAsia"/>
              </w:rPr>
              <w:t>序号</w:t>
            </w:r>
          </w:p>
        </w:tc>
        <w:tc>
          <w:tcPr>
            <w:tcW w:w="699"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74171" w:rsidRDefault="00D74171" w:rsidP="00137600">
            <w:pPr>
              <w:rPr>
                <w:rFonts w:ascii="宋体" w:hAnsi="宋体"/>
              </w:rPr>
            </w:pPr>
            <w:r>
              <w:rPr>
                <w:rFonts w:ascii="宋体" w:hAnsi="宋体" w:hint="eastAsia"/>
              </w:rPr>
              <w:t>Y</w:t>
            </w:r>
          </w:p>
        </w:tc>
        <w:tc>
          <w:tcPr>
            <w:tcW w:w="2589"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74171" w:rsidRDefault="00D74171" w:rsidP="00137600">
            <w:pPr>
              <w:rPr>
                <w:rFonts w:ascii="宋体" w:hAnsi="宋体"/>
              </w:rPr>
            </w:pPr>
            <w:r>
              <w:rPr>
                <w:rFonts w:ascii="宋体" w:hAnsi="宋体" w:hint="eastAsia"/>
              </w:rPr>
              <w:t>系统根据规则生成，主键能够区分业务网和互联网，避免导入数据冲突。暂定分段。</w:t>
            </w:r>
          </w:p>
        </w:tc>
        <w:tc>
          <w:tcPr>
            <w:tcW w:w="537" w:type="dxa"/>
            <w:tcBorders>
              <w:top w:val="single" w:sz="8" w:space="0" w:color="auto"/>
              <w:left w:val="nil"/>
              <w:bottom w:val="single" w:sz="8" w:space="0" w:color="auto"/>
              <w:right w:val="single" w:sz="4" w:space="0" w:color="auto"/>
            </w:tcBorders>
          </w:tcPr>
          <w:p w:rsidR="00D74171" w:rsidRPr="006A3A33" w:rsidRDefault="00D74171" w:rsidP="00137600">
            <w:pPr>
              <w:jc w:val="center"/>
            </w:pPr>
            <w:r w:rsidRPr="006A3A33">
              <w:t>N</w:t>
            </w:r>
          </w:p>
        </w:tc>
        <w:tc>
          <w:tcPr>
            <w:tcW w:w="722" w:type="dxa"/>
            <w:tcBorders>
              <w:top w:val="single" w:sz="8" w:space="0" w:color="auto"/>
              <w:left w:val="single" w:sz="4" w:space="0" w:color="auto"/>
              <w:bottom w:val="single" w:sz="8" w:space="0" w:color="auto"/>
              <w:right w:val="single" w:sz="4" w:space="0" w:color="auto"/>
            </w:tcBorders>
          </w:tcPr>
          <w:p w:rsidR="00D74171" w:rsidRDefault="00D74171" w:rsidP="00137600">
            <w:pPr>
              <w:rPr>
                <w:rFonts w:ascii="宋体" w:hAnsi="宋体"/>
              </w:rPr>
            </w:pPr>
          </w:p>
        </w:tc>
        <w:tc>
          <w:tcPr>
            <w:tcW w:w="1203" w:type="dxa"/>
            <w:tcBorders>
              <w:top w:val="single" w:sz="8" w:space="0" w:color="auto"/>
              <w:left w:val="single" w:sz="4" w:space="0" w:color="auto"/>
              <w:bottom w:val="single" w:sz="8" w:space="0" w:color="auto"/>
              <w:right w:val="single" w:sz="8" w:space="0" w:color="auto"/>
            </w:tcBorders>
          </w:tcPr>
          <w:p w:rsidR="00D74171" w:rsidRDefault="00D74171" w:rsidP="00137600">
            <w:pPr>
              <w:rPr>
                <w:rFonts w:ascii="宋体" w:hAnsi="宋体"/>
              </w:rPr>
            </w:pPr>
            <w:r w:rsidRPr="006A3A33">
              <w:rPr>
                <w:rFonts w:hint="eastAsia"/>
              </w:rPr>
              <w:t>int</w:t>
            </w:r>
          </w:p>
        </w:tc>
      </w:tr>
      <w:tr w:rsidR="00026FE4" w:rsidTr="00137600">
        <w:trPr>
          <w:trHeight w:val="454"/>
          <w:jc w:val="center"/>
        </w:trPr>
        <w:tc>
          <w:tcPr>
            <w:tcW w:w="1399" w:type="dxa"/>
            <w:gridSpan w:val="2"/>
            <w:tcBorders>
              <w:top w:val="nil"/>
              <w:left w:val="single" w:sz="8" w:space="0" w:color="auto"/>
              <w:bottom w:val="single" w:sz="8" w:space="0" w:color="auto"/>
              <w:right w:val="single" w:sz="8" w:space="0" w:color="auto"/>
            </w:tcBorders>
          </w:tcPr>
          <w:p w:rsidR="00026FE4" w:rsidRDefault="00026FE4" w:rsidP="00137600">
            <w:r w:rsidRPr="006A3A33">
              <w:rPr>
                <w:rFonts w:hint="eastAsia"/>
              </w:rPr>
              <w:t>business_id</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26FE4" w:rsidRDefault="00026FE4" w:rsidP="00137600">
            <w:pPr>
              <w:rPr>
                <w:rFonts w:cs="Calibri"/>
                <w:szCs w:val="21"/>
              </w:rPr>
            </w:pPr>
            <w:r>
              <w:rPr>
                <w:rFonts w:cs="Calibri" w:hint="eastAsia"/>
                <w:szCs w:val="21"/>
              </w:rPr>
              <w:t>业务序号</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026FE4" w:rsidRDefault="00026FE4" w:rsidP="00137600">
            <w:pPr>
              <w:rPr>
                <w:rFonts w:cs="Calibri"/>
                <w:color w:val="FF0000"/>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026FE4" w:rsidRDefault="00840E04" w:rsidP="00137600">
            <w:pPr>
              <w:rPr>
                <w:rFonts w:cs="Calibri"/>
                <w:szCs w:val="21"/>
              </w:rPr>
            </w:pPr>
            <w:ins w:id="1818" w:author="t450" w:date="2017-10-20T13:35:00Z">
              <w:r>
                <w:rPr>
                  <w:rFonts w:cs="Calibri" w:hint="eastAsia"/>
                  <w:szCs w:val="21"/>
                </w:rPr>
                <w:t>业务基表</w:t>
              </w:r>
              <w:r>
                <w:rPr>
                  <w:rFonts w:cs="Calibri" w:hint="eastAsia"/>
                  <w:szCs w:val="21"/>
                </w:rPr>
                <w:t>id</w:t>
              </w:r>
            </w:ins>
          </w:p>
        </w:tc>
        <w:tc>
          <w:tcPr>
            <w:tcW w:w="537" w:type="dxa"/>
            <w:tcBorders>
              <w:top w:val="nil"/>
              <w:left w:val="nil"/>
              <w:bottom w:val="single" w:sz="8" w:space="0" w:color="auto"/>
              <w:right w:val="single" w:sz="4" w:space="0" w:color="auto"/>
            </w:tcBorders>
            <w:vAlign w:val="center"/>
          </w:tcPr>
          <w:p w:rsidR="00026FE4" w:rsidRPr="006A3A33" w:rsidRDefault="00026FE4" w:rsidP="00137600">
            <w:pPr>
              <w:jc w:val="center"/>
              <w:rPr>
                <w:rFonts w:cs="Times New Roman"/>
                <w:szCs w:val="21"/>
              </w:rPr>
            </w:pPr>
            <w:r w:rsidRPr="006A3A33">
              <w:rPr>
                <w:rFonts w:cs="Times New Roman"/>
                <w:szCs w:val="21"/>
              </w:rPr>
              <w:t>N</w:t>
            </w:r>
          </w:p>
        </w:tc>
        <w:tc>
          <w:tcPr>
            <w:tcW w:w="722" w:type="dxa"/>
            <w:tcBorders>
              <w:top w:val="nil"/>
              <w:left w:val="single" w:sz="4" w:space="0" w:color="auto"/>
              <w:bottom w:val="single" w:sz="8" w:space="0" w:color="auto"/>
              <w:right w:val="single" w:sz="8" w:space="0" w:color="auto"/>
            </w:tcBorders>
            <w:vAlign w:val="center"/>
          </w:tcPr>
          <w:p w:rsidR="00026FE4" w:rsidRDefault="00026FE4" w:rsidP="00137600">
            <w:pPr>
              <w:rPr>
                <w:rFonts w:ascii="宋体" w:hAnsi="宋体" w:cs="宋体"/>
                <w:color w:val="FF0000"/>
                <w:szCs w:val="21"/>
              </w:rPr>
            </w:pPr>
          </w:p>
        </w:tc>
        <w:tc>
          <w:tcPr>
            <w:tcW w:w="1203" w:type="dxa"/>
            <w:tcBorders>
              <w:top w:val="nil"/>
              <w:left w:val="nil"/>
              <w:bottom w:val="single" w:sz="8" w:space="0" w:color="auto"/>
              <w:right w:val="single" w:sz="8" w:space="0" w:color="auto"/>
            </w:tcBorders>
          </w:tcPr>
          <w:p w:rsidR="00026FE4" w:rsidRDefault="00026FE4" w:rsidP="00137600">
            <w:r w:rsidRPr="006A3A33">
              <w:rPr>
                <w:rFonts w:cs="Times New Roman" w:hint="eastAsia"/>
                <w:szCs w:val="22"/>
              </w:rPr>
              <w:t>int</w:t>
            </w:r>
          </w:p>
        </w:tc>
      </w:tr>
      <w:tr w:rsidR="00026FE4" w:rsidTr="000D278B">
        <w:trPr>
          <w:trHeight w:val="648"/>
          <w:jc w:val="center"/>
        </w:trPr>
        <w:tc>
          <w:tcPr>
            <w:tcW w:w="1399" w:type="dxa"/>
            <w:gridSpan w:val="2"/>
            <w:tcBorders>
              <w:top w:val="nil"/>
              <w:left w:val="single" w:sz="8" w:space="0" w:color="auto"/>
              <w:bottom w:val="single" w:sz="8" w:space="0" w:color="auto"/>
              <w:right w:val="single" w:sz="8" w:space="0" w:color="auto"/>
            </w:tcBorders>
          </w:tcPr>
          <w:p w:rsidR="00026FE4" w:rsidRDefault="00026FE4" w:rsidP="00137600">
            <w:pPr>
              <w:rPr>
                <w:rFonts w:ascii="宋体" w:hAnsi="宋体"/>
              </w:rPr>
            </w:pPr>
            <w:r>
              <w:rPr>
                <w:rFonts w:hint="eastAsia"/>
              </w:rPr>
              <w:t>business_name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26FE4" w:rsidRDefault="00026FE4" w:rsidP="00137600">
            <w:pPr>
              <w:rPr>
                <w:rFonts w:cs="Calibri"/>
                <w:szCs w:val="21"/>
              </w:rPr>
            </w:pPr>
            <w:r>
              <w:rPr>
                <w:rFonts w:cs="Calibri" w:hint="eastAsia"/>
                <w:szCs w:val="21"/>
              </w:rPr>
              <w:t>业务名称</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026FE4" w:rsidRDefault="00026FE4"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026FE4" w:rsidRDefault="00026FE4" w:rsidP="00137600">
            <w:pPr>
              <w:jc w:val="left"/>
              <w:rPr>
                <w:szCs w:val="21"/>
              </w:rPr>
            </w:pPr>
          </w:p>
        </w:tc>
        <w:tc>
          <w:tcPr>
            <w:tcW w:w="537" w:type="dxa"/>
            <w:tcBorders>
              <w:top w:val="nil"/>
              <w:left w:val="nil"/>
              <w:bottom w:val="single" w:sz="8" w:space="0" w:color="auto"/>
              <w:right w:val="single" w:sz="4" w:space="0" w:color="auto"/>
            </w:tcBorders>
            <w:vAlign w:val="center"/>
          </w:tcPr>
          <w:p w:rsidR="00026FE4" w:rsidRPr="006A3A33" w:rsidRDefault="00026FE4" w:rsidP="00137600">
            <w:pPr>
              <w:jc w:val="center"/>
              <w:rPr>
                <w:rFonts w:cs="Times New Roman"/>
                <w:szCs w:val="21"/>
              </w:rPr>
            </w:pPr>
            <w:r w:rsidRPr="006A3A33">
              <w:rPr>
                <w:rFonts w:cs="Times New Roman"/>
                <w:szCs w:val="21"/>
              </w:rPr>
              <w:t>N</w:t>
            </w:r>
          </w:p>
        </w:tc>
        <w:tc>
          <w:tcPr>
            <w:tcW w:w="722" w:type="dxa"/>
            <w:tcBorders>
              <w:top w:val="nil"/>
              <w:left w:val="single" w:sz="4" w:space="0" w:color="auto"/>
              <w:bottom w:val="single" w:sz="8" w:space="0" w:color="auto"/>
              <w:right w:val="single" w:sz="8" w:space="0" w:color="auto"/>
            </w:tcBorders>
            <w:vAlign w:val="center"/>
          </w:tcPr>
          <w:p w:rsidR="00026FE4" w:rsidRDefault="00026FE4" w:rsidP="00137600">
            <w:pPr>
              <w:rPr>
                <w:rFonts w:ascii="宋体" w:hAnsi="宋体" w:cs="宋体"/>
                <w:szCs w:val="21"/>
              </w:rPr>
            </w:pPr>
          </w:p>
        </w:tc>
        <w:tc>
          <w:tcPr>
            <w:tcW w:w="1203" w:type="dxa"/>
            <w:tcBorders>
              <w:top w:val="nil"/>
              <w:left w:val="nil"/>
              <w:bottom w:val="single" w:sz="8" w:space="0" w:color="auto"/>
              <w:right w:val="single" w:sz="8" w:space="0" w:color="auto"/>
            </w:tcBorders>
          </w:tcPr>
          <w:p w:rsidR="00026FE4" w:rsidRDefault="00026FE4" w:rsidP="00137600">
            <w:pPr>
              <w:rPr>
                <w:rFonts w:ascii="宋体" w:hAnsi="宋体" w:cs="宋体"/>
                <w:szCs w:val="21"/>
              </w:rPr>
            </w:pPr>
            <w:r>
              <w:rPr>
                <w:rFonts w:hint="eastAsia"/>
              </w:rPr>
              <w:t>varchar(255)</w:t>
            </w:r>
          </w:p>
        </w:tc>
      </w:tr>
      <w:tr w:rsidR="00026FE4" w:rsidTr="00137600">
        <w:trPr>
          <w:trHeight w:val="953"/>
          <w:jc w:val="center"/>
        </w:trPr>
        <w:tc>
          <w:tcPr>
            <w:tcW w:w="1399" w:type="dxa"/>
            <w:gridSpan w:val="2"/>
            <w:tcBorders>
              <w:top w:val="nil"/>
              <w:left w:val="single" w:sz="8" w:space="0" w:color="auto"/>
              <w:bottom w:val="single" w:sz="8" w:space="0" w:color="auto"/>
              <w:right w:val="single" w:sz="8" w:space="0" w:color="auto"/>
            </w:tcBorders>
          </w:tcPr>
          <w:p w:rsidR="00026FE4" w:rsidRDefault="00026FE4" w:rsidP="00137600">
            <w:pPr>
              <w:rPr>
                <w:rFonts w:ascii="宋体" w:hAnsi="宋体"/>
              </w:rPr>
            </w:pPr>
            <w:r>
              <w:rPr>
                <w:rFonts w:hint="eastAsia"/>
              </w:rPr>
              <w:t>apply_code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26FE4" w:rsidRDefault="00026FE4" w:rsidP="00137600">
            <w:pPr>
              <w:rPr>
                <w:rFonts w:cs="Calibri"/>
                <w:szCs w:val="21"/>
              </w:rPr>
            </w:pPr>
            <w:r>
              <w:rPr>
                <w:rFonts w:cs="Calibri" w:hint="eastAsia"/>
                <w:szCs w:val="21"/>
              </w:rPr>
              <w:t>申请单位代码</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026FE4" w:rsidRDefault="00026FE4"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026FE4" w:rsidRDefault="00026FE4" w:rsidP="00137600">
            <w:pPr>
              <w:jc w:val="left"/>
              <w:rPr>
                <w:color w:val="FF0000"/>
                <w:szCs w:val="21"/>
              </w:rPr>
            </w:pPr>
          </w:p>
        </w:tc>
        <w:tc>
          <w:tcPr>
            <w:tcW w:w="537" w:type="dxa"/>
            <w:tcBorders>
              <w:top w:val="nil"/>
              <w:left w:val="nil"/>
              <w:bottom w:val="single" w:sz="8" w:space="0" w:color="auto"/>
              <w:right w:val="single" w:sz="4" w:space="0" w:color="auto"/>
            </w:tcBorders>
            <w:vAlign w:val="center"/>
          </w:tcPr>
          <w:p w:rsidR="00026FE4" w:rsidRPr="006A3A33" w:rsidRDefault="00026FE4" w:rsidP="00137600">
            <w:pPr>
              <w:jc w:val="center"/>
              <w:rPr>
                <w:rFonts w:cs="Times New Roman"/>
                <w:szCs w:val="21"/>
              </w:rPr>
            </w:pPr>
            <w:r w:rsidRPr="006A3A33">
              <w:rPr>
                <w:rFonts w:cs="Times New Roman"/>
                <w:szCs w:val="21"/>
              </w:rPr>
              <w:t>Y</w:t>
            </w:r>
          </w:p>
        </w:tc>
        <w:tc>
          <w:tcPr>
            <w:tcW w:w="722" w:type="dxa"/>
            <w:tcBorders>
              <w:top w:val="nil"/>
              <w:left w:val="single" w:sz="4" w:space="0" w:color="auto"/>
              <w:bottom w:val="single" w:sz="8" w:space="0" w:color="auto"/>
              <w:right w:val="single" w:sz="8" w:space="0" w:color="auto"/>
            </w:tcBorders>
            <w:vAlign w:val="center"/>
          </w:tcPr>
          <w:p w:rsidR="00026FE4" w:rsidRDefault="00026FE4" w:rsidP="00137600">
            <w:pPr>
              <w:rPr>
                <w:rFonts w:ascii="宋体" w:hAnsi="宋体" w:cs="宋体"/>
                <w:szCs w:val="21"/>
              </w:rPr>
            </w:pPr>
          </w:p>
        </w:tc>
        <w:tc>
          <w:tcPr>
            <w:tcW w:w="1203" w:type="dxa"/>
            <w:tcBorders>
              <w:top w:val="nil"/>
              <w:left w:val="nil"/>
              <w:bottom w:val="single" w:sz="8" w:space="0" w:color="auto"/>
              <w:right w:val="single" w:sz="8" w:space="0" w:color="auto"/>
            </w:tcBorders>
            <w:vAlign w:val="center"/>
          </w:tcPr>
          <w:p w:rsidR="00026FE4" w:rsidRDefault="00026FE4" w:rsidP="00137600">
            <w:pPr>
              <w:rPr>
                <w:rFonts w:ascii="宋体" w:hAnsi="宋体" w:cs="宋体"/>
                <w:szCs w:val="21"/>
              </w:rPr>
            </w:pPr>
            <w:r w:rsidRPr="00EB5D9F">
              <w:rPr>
                <w:rFonts w:hint="eastAsia"/>
                <w:color w:val="FF0000"/>
              </w:rPr>
              <w:t>varchar(255)</w:t>
            </w:r>
          </w:p>
        </w:tc>
      </w:tr>
      <w:tr w:rsidR="00026FE4" w:rsidTr="00137600">
        <w:trPr>
          <w:trHeight w:val="648"/>
          <w:jc w:val="center"/>
        </w:trPr>
        <w:tc>
          <w:tcPr>
            <w:tcW w:w="1399" w:type="dxa"/>
            <w:gridSpan w:val="2"/>
            <w:tcBorders>
              <w:top w:val="nil"/>
              <w:left w:val="single" w:sz="8" w:space="0" w:color="auto"/>
              <w:bottom w:val="single" w:sz="8" w:space="0" w:color="auto"/>
              <w:right w:val="single" w:sz="8" w:space="0" w:color="auto"/>
            </w:tcBorders>
          </w:tcPr>
          <w:p w:rsidR="00026FE4" w:rsidRDefault="00026FE4" w:rsidP="00137600">
            <w:pPr>
              <w:rPr>
                <w:rFonts w:ascii="宋体" w:hAnsi="宋体"/>
                <w:color w:val="FF0000"/>
              </w:rPr>
            </w:pPr>
            <w:r w:rsidRPr="006A3A33">
              <w:rPr>
                <w:rFonts w:hint="eastAsia"/>
              </w:rPr>
              <w:t>apply_credit_code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26FE4" w:rsidRDefault="00026FE4" w:rsidP="00137600">
            <w:pPr>
              <w:rPr>
                <w:rFonts w:cs="Calibri"/>
                <w:color w:val="FF0000"/>
                <w:szCs w:val="21"/>
              </w:rPr>
            </w:pPr>
            <w:r>
              <w:rPr>
                <w:rFonts w:cs="Calibri" w:hint="eastAsia"/>
                <w:szCs w:val="21"/>
              </w:rPr>
              <w:t>申请单位</w:t>
            </w:r>
            <w:r>
              <w:rPr>
                <w:szCs w:val="21"/>
              </w:rPr>
              <w:t>统一社会信用代码</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026FE4" w:rsidRDefault="00026FE4" w:rsidP="00137600">
            <w:pPr>
              <w:rPr>
                <w:rFonts w:cs="Calibri"/>
                <w:color w:val="FF0000"/>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026FE4" w:rsidRDefault="00026FE4" w:rsidP="00137600">
            <w:pPr>
              <w:jc w:val="left"/>
              <w:rPr>
                <w:color w:val="FF0000"/>
                <w:szCs w:val="21"/>
              </w:rPr>
            </w:pPr>
          </w:p>
        </w:tc>
        <w:tc>
          <w:tcPr>
            <w:tcW w:w="537" w:type="dxa"/>
            <w:tcBorders>
              <w:top w:val="nil"/>
              <w:left w:val="nil"/>
              <w:bottom w:val="single" w:sz="8" w:space="0" w:color="auto"/>
              <w:right w:val="single" w:sz="4" w:space="0" w:color="auto"/>
            </w:tcBorders>
            <w:vAlign w:val="center"/>
          </w:tcPr>
          <w:p w:rsidR="00026FE4" w:rsidRPr="006A3A33" w:rsidRDefault="00026FE4" w:rsidP="00137600">
            <w:pPr>
              <w:jc w:val="center"/>
              <w:rPr>
                <w:rFonts w:cs="Times New Roman"/>
                <w:color w:val="FF0000"/>
                <w:szCs w:val="21"/>
              </w:rPr>
            </w:pPr>
            <w:r w:rsidRPr="006A3A33">
              <w:rPr>
                <w:rFonts w:cs="Times New Roman"/>
                <w:szCs w:val="21"/>
              </w:rPr>
              <w:t>Y</w:t>
            </w:r>
          </w:p>
        </w:tc>
        <w:tc>
          <w:tcPr>
            <w:tcW w:w="722" w:type="dxa"/>
            <w:tcBorders>
              <w:top w:val="nil"/>
              <w:left w:val="single" w:sz="4" w:space="0" w:color="auto"/>
              <w:bottom w:val="single" w:sz="8" w:space="0" w:color="auto"/>
              <w:right w:val="single" w:sz="8" w:space="0" w:color="auto"/>
            </w:tcBorders>
            <w:vAlign w:val="center"/>
          </w:tcPr>
          <w:p w:rsidR="00026FE4" w:rsidRDefault="00026FE4" w:rsidP="00137600">
            <w:pPr>
              <w:rPr>
                <w:rFonts w:ascii="宋体" w:hAnsi="宋体" w:cs="宋体"/>
                <w:color w:val="FF0000"/>
                <w:szCs w:val="21"/>
              </w:rPr>
            </w:pPr>
          </w:p>
        </w:tc>
        <w:tc>
          <w:tcPr>
            <w:tcW w:w="1203" w:type="dxa"/>
            <w:tcBorders>
              <w:top w:val="nil"/>
              <w:left w:val="nil"/>
              <w:bottom w:val="single" w:sz="8" w:space="0" w:color="auto"/>
              <w:right w:val="single" w:sz="8" w:space="0" w:color="auto"/>
            </w:tcBorders>
            <w:vAlign w:val="center"/>
          </w:tcPr>
          <w:p w:rsidR="00026FE4" w:rsidRDefault="00026FE4" w:rsidP="00137600">
            <w:pPr>
              <w:rPr>
                <w:rFonts w:ascii="宋体" w:hAnsi="宋体" w:cs="宋体"/>
                <w:color w:val="FF0000"/>
                <w:szCs w:val="21"/>
              </w:rPr>
            </w:pPr>
            <w:r w:rsidRPr="00EB5D9F">
              <w:rPr>
                <w:rFonts w:hint="eastAsia"/>
                <w:color w:val="FF0000"/>
              </w:rPr>
              <w:t>varchar(255)</w:t>
            </w:r>
          </w:p>
        </w:tc>
      </w:tr>
      <w:tr w:rsidR="00026FE4" w:rsidTr="00137600">
        <w:trPr>
          <w:trHeight w:val="648"/>
          <w:jc w:val="center"/>
        </w:trPr>
        <w:tc>
          <w:tcPr>
            <w:tcW w:w="1399" w:type="dxa"/>
            <w:gridSpan w:val="2"/>
            <w:tcBorders>
              <w:top w:val="nil"/>
              <w:left w:val="single" w:sz="8" w:space="0" w:color="auto"/>
              <w:bottom w:val="single" w:sz="8" w:space="0" w:color="auto"/>
              <w:right w:val="single" w:sz="8" w:space="0" w:color="auto"/>
            </w:tcBorders>
          </w:tcPr>
          <w:p w:rsidR="00026FE4" w:rsidRDefault="00026FE4" w:rsidP="00137600">
            <w:pPr>
              <w:rPr>
                <w:rFonts w:ascii="宋体" w:hAnsi="宋体"/>
              </w:rPr>
            </w:pPr>
            <w:r>
              <w:rPr>
                <w:rFonts w:hint="eastAsia"/>
              </w:rPr>
              <w:t>apply_org_code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26FE4" w:rsidRDefault="00026FE4" w:rsidP="00137600">
            <w:pPr>
              <w:rPr>
                <w:rFonts w:cs="Calibri"/>
                <w:szCs w:val="21"/>
              </w:rPr>
            </w:pPr>
            <w:r w:rsidRPr="006A3A33">
              <w:rPr>
                <w:rFonts w:cs="Calibri" w:hint="eastAsia"/>
                <w:szCs w:val="21"/>
              </w:rPr>
              <w:t>申请单位组织机构代码</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026FE4" w:rsidRDefault="00026FE4"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026FE4" w:rsidRDefault="00026FE4" w:rsidP="00137600">
            <w:pPr>
              <w:jc w:val="left"/>
              <w:rPr>
                <w:szCs w:val="21"/>
              </w:rPr>
            </w:pPr>
          </w:p>
        </w:tc>
        <w:tc>
          <w:tcPr>
            <w:tcW w:w="537" w:type="dxa"/>
            <w:tcBorders>
              <w:top w:val="nil"/>
              <w:left w:val="nil"/>
              <w:bottom w:val="single" w:sz="8" w:space="0" w:color="auto"/>
              <w:right w:val="single" w:sz="4" w:space="0" w:color="auto"/>
            </w:tcBorders>
            <w:vAlign w:val="center"/>
          </w:tcPr>
          <w:p w:rsidR="00026FE4" w:rsidRPr="006A3A33" w:rsidRDefault="00026FE4" w:rsidP="00137600">
            <w:pPr>
              <w:jc w:val="center"/>
              <w:rPr>
                <w:rFonts w:cs="Times New Roman"/>
                <w:szCs w:val="21"/>
              </w:rPr>
            </w:pPr>
            <w:r w:rsidRPr="006A3A33">
              <w:rPr>
                <w:rFonts w:cs="Times New Roman"/>
                <w:szCs w:val="21"/>
              </w:rPr>
              <w:t>Y</w:t>
            </w:r>
          </w:p>
        </w:tc>
        <w:tc>
          <w:tcPr>
            <w:tcW w:w="722" w:type="dxa"/>
            <w:tcBorders>
              <w:top w:val="nil"/>
              <w:left w:val="single" w:sz="4" w:space="0" w:color="auto"/>
              <w:bottom w:val="single" w:sz="8" w:space="0" w:color="auto"/>
              <w:right w:val="single" w:sz="8" w:space="0" w:color="auto"/>
            </w:tcBorders>
            <w:vAlign w:val="center"/>
          </w:tcPr>
          <w:p w:rsidR="00026FE4" w:rsidRDefault="00026FE4" w:rsidP="00137600">
            <w:pPr>
              <w:rPr>
                <w:rFonts w:ascii="宋体" w:hAnsi="宋体" w:cs="宋体"/>
                <w:szCs w:val="21"/>
              </w:rPr>
            </w:pPr>
          </w:p>
        </w:tc>
        <w:tc>
          <w:tcPr>
            <w:tcW w:w="1203" w:type="dxa"/>
            <w:tcBorders>
              <w:top w:val="nil"/>
              <w:left w:val="nil"/>
              <w:bottom w:val="single" w:sz="8" w:space="0" w:color="auto"/>
              <w:right w:val="single" w:sz="8" w:space="0" w:color="auto"/>
            </w:tcBorders>
            <w:vAlign w:val="center"/>
          </w:tcPr>
          <w:p w:rsidR="00026FE4" w:rsidRDefault="00026FE4" w:rsidP="00137600">
            <w:pPr>
              <w:rPr>
                <w:rFonts w:ascii="宋体" w:hAnsi="宋体" w:cs="宋体"/>
                <w:szCs w:val="21"/>
              </w:rPr>
            </w:pPr>
            <w:r w:rsidRPr="00EB5D9F">
              <w:rPr>
                <w:rFonts w:hint="eastAsia"/>
                <w:color w:val="FF0000"/>
              </w:rPr>
              <w:t>varchar(255)</w:t>
            </w:r>
          </w:p>
        </w:tc>
      </w:tr>
      <w:tr w:rsidR="00026FE4" w:rsidTr="00137600">
        <w:trPr>
          <w:trHeight w:val="648"/>
          <w:jc w:val="center"/>
        </w:trPr>
        <w:tc>
          <w:tcPr>
            <w:tcW w:w="1399" w:type="dxa"/>
            <w:gridSpan w:val="2"/>
            <w:tcBorders>
              <w:top w:val="nil"/>
              <w:left w:val="single" w:sz="8" w:space="0" w:color="auto"/>
              <w:bottom w:val="single" w:sz="8" w:space="0" w:color="auto"/>
              <w:right w:val="single" w:sz="8" w:space="0" w:color="auto"/>
            </w:tcBorders>
          </w:tcPr>
          <w:p w:rsidR="00026FE4" w:rsidRDefault="00026FE4" w:rsidP="00137600">
            <w:pPr>
              <w:rPr>
                <w:rFonts w:ascii="宋体" w:hAnsi="宋体"/>
              </w:rPr>
            </w:pPr>
            <w:r>
              <w:rPr>
                <w:rFonts w:hint="eastAsia"/>
              </w:rPr>
              <w:t>a</w:t>
            </w:r>
            <w:r w:rsidRPr="006A3A33">
              <w:rPr>
                <w:rFonts w:hint="eastAsia"/>
              </w:rPr>
              <w:t>pply_name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26FE4" w:rsidRDefault="00026FE4" w:rsidP="00137600">
            <w:pPr>
              <w:rPr>
                <w:rFonts w:cs="Calibri"/>
                <w:szCs w:val="21"/>
              </w:rPr>
            </w:pPr>
            <w:r>
              <w:rPr>
                <w:rFonts w:cs="Calibri" w:hint="eastAsia"/>
                <w:szCs w:val="21"/>
              </w:rPr>
              <w:t>申请单位</w:t>
            </w:r>
            <w:r>
              <w:rPr>
                <w:rFonts w:cs="Calibri" w:hint="eastAsia"/>
                <w:szCs w:val="21"/>
              </w:rPr>
              <w:t>/</w:t>
            </w:r>
            <w:r>
              <w:rPr>
                <w:rFonts w:cs="Calibri" w:hint="eastAsia"/>
                <w:szCs w:val="21"/>
              </w:rPr>
              <w:t>个人名称</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026FE4" w:rsidRDefault="00026FE4"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026FE4" w:rsidRPr="006A3A33" w:rsidRDefault="00026FE4" w:rsidP="00137600">
            <w:pPr>
              <w:jc w:val="left"/>
              <w:rPr>
                <w:sz w:val="21"/>
                <w:szCs w:val="22"/>
              </w:rPr>
            </w:pPr>
          </w:p>
        </w:tc>
        <w:tc>
          <w:tcPr>
            <w:tcW w:w="537" w:type="dxa"/>
            <w:tcBorders>
              <w:top w:val="nil"/>
              <w:left w:val="nil"/>
              <w:bottom w:val="single" w:sz="8" w:space="0" w:color="auto"/>
              <w:right w:val="single" w:sz="4" w:space="0" w:color="auto"/>
            </w:tcBorders>
            <w:vAlign w:val="center"/>
          </w:tcPr>
          <w:p w:rsidR="00026FE4" w:rsidRPr="006A3A33" w:rsidRDefault="00026FE4" w:rsidP="00137600">
            <w:pPr>
              <w:jc w:val="center"/>
              <w:rPr>
                <w:rFonts w:cs="Times New Roman"/>
                <w:szCs w:val="21"/>
              </w:rPr>
            </w:pPr>
            <w:r w:rsidRPr="006A3A33">
              <w:rPr>
                <w:rFonts w:cs="Times New Roman"/>
                <w:szCs w:val="21"/>
              </w:rPr>
              <w:t>N</w:t>
            </w:r>
          </w:p>
        </w:tc>
        <w:tc>
          <w:tcPr>
            <w:tcW w:w="722" w:type="dxa"/>
            <w:tcBorders>
              <w:top w:val="nil"/>
              <w:left w:val="single" w:sz="4" w:space="0" w:color="auto"/>
              <w:bottom w:val="single" w:sz="8" w:space="0" w:color="auto"/>
              <w:right w:val="single" w:sz="8" w:space="0" w:color="auto"/>
            </w:tcBorders>
            <w:vAlign w:val="center"/>
          </w:tcPr>
          <w:p w:rsidR="00026FE4" w:rsidRDefault="00026FE4" w:rsidP="00137600">
            <w:pPr>
              <w:rPr>
                <w:rFonts w:ascii="宋体" w:hAnsi="宋体" w:cs="宋体"/>
                <w:szCs w:val="21"/>
              </w:rPr>
            </w:pPr>
          </w:p>
        </w:tc>
        <w:tc>
          <w:tcPr>
            <w:tcW w:w="1203" w:type="dxa"/>
            <w:tcBorders>
              <w:top w:val="nil"/>
              <w:left w:val="nil"/>
              <w:bottom w:val="single" w:sz="8" w:space="0" w:color="auto"/>
              <w:right w:val="single" w:sz="8" w:space="0" w:color="auto"/>
            </w:tcBorders>
            <w:vAlign w:val="center"/>
          </w:tcPr>
          <w:p w:rsidR="00026FE4" w:rsidRDefault="00026FE4" w:rsidP="00137600">
            <w:pPr>
              <w:rPr>
                <w:rFonts w:ascii="宋体" w:hAnsi="宋体" w:cs="宋体"/>
                <w:color w:val="000000"/>
                <w:szCs w:val="21"/>
              </w:rPr>
            </w:pPr>
            <w:r>
              <w:rPr>
                <w:rFonts w:hint="eastAsia"/>
              </w:rPr>
              <w:t>varchar(255)</w:t>
            </w:r>
          </w:p>
        </w:tc>
      </w:tr>
      <w:tr w:rsidR="00026FE4" w:rsidTr="00137600">
        <w:trPr>
          <w:trHeight w:val="648"/>
          <w:jc w:val="center"/>
        </w:trPr>
        <w:tc>
          <w:tcPr>
            <w:tcW w:w="1399" w:type="dxa"/>
            <w:gridSpan w:val="2"/>
            <w:tcBorders>
              <w:top w:val="nil"/>
              <w:left w:val="single" w:sz="8" w:space="0" w:color="auto"/>
              <w:bottom w:val="single" w:sz="8" w:space="0" w:color="auto"/>
              <w:right w:val="single" w:sz="8" w:space="0" w:color="auto"/>
            </w:tcBorders>
          </w:tcPr>
          <w:p w:rsidR="00026FE4" w:rsidRDefault="00026FE4" w:rsidP="00137600">
            <w:pPr>
              <w:rPr>
                <w:rFonts w:ascii="宋体" w:hAnsi="宋体"/>
              </w:rPr>
            </w:pPr>
            <w:r>
              <w:rPr>
                <w:rFonts w:hint="eastAsia"/>
              </w:rPr>
              <w:t>c</w:t>
            </w:r>
            <w:r w:rsidRPr="006A3A33">
              <w:rPr>
                <w:rFonts w:hint="eastAsia"/>
              </w:rPr>
              <w:t>ontact_name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26FE4" w:rsidRDefault="00026FE4" w:rsidP="00137600">
            <w:pPr>
              <w:rPr>
                <w:rFonts w:cs="Calibri"/>
                <w:szCs w:val="21"/>
              </w:rPr>
            </w:pPr>
            <w:r>
              <w:rPr>
                <w:rFonts w:cs="Calibri" w:hint="eastAsia"/>
                <w:szCs w:val="21"/>
              </w:rPr>
              <w:t>联系人名称</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026FE4" w:rsidRDefault="00026FE4"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026FE4" w:rsidRPr="006A3A33" w:rsidRDefault="00026FE4" w:rsidP="00137600">
            <w:pPr>
              <w:jc w:val="left"/>
              <w:rPr>
                <w:sz w:val="21"/>
                <w:szCs w:val="22"/>
              </w:rPr>
            </w:pPr>
            <w:r w:rsidRPr="006A3A33">
              <w:rPr>
                <w:rFonts w:hint="eastAsia"/>
                <w:sz w:val="21"/>
                <w:szCs w:val="22"/>
              </w:rPr>
              <w:t>申办人姓名</w:t>
            </w:r>
          </w:p>
        </w:tc>
        <w:tc>
          <w:tcPr>
            <w:tcW w:w="537" w:type="dxa"/>
            <w:tcBorders>
              <w:top w:val="nil"/>
              <w:left w:val="nil"/>
              <w:bottom w:val="single" w:sz="8" w:space="0" w:color="auto"/>
              <w:right w:val="single" w:sz="4" w:space="0" w:color="auto"/>
            </w:tcBorders>
            <w:vAlign w:val="center"/>
          </w:tcPr>
          <w:p w:rsidR="00026FE4" w:rsidRPr="006A3A33" w:rsidRDefault="00026FE4" w:rsidP="00137600">
            <w:pPr>
              <w:jc w:val="center"/>
              <w:rPr>
                <w:rFonts w:cs="Times New Roman"/>
                <w:szCs w:val="21"/>
              </w:rPr>
            </w:pPr>
            <w:r w:rsidRPr="006A3A33">
              <w:rPr>
                <w:rFonts w:cs="Times New Roman"/>
                <w:szCs w:val="21"/>
              </w:rPr>
              <w:t>Y</w:t>
            </w:r>
          </w:p>
        </w:tc>
        <w:tc>
          <w:tcPr>
            <w:tcW w:w="722" w:type="dxa"/>
            <w:tcBorders>
              <w:top w:val="nil"/>
              <w:left w:val="single" w:sz="4" w:space="0" w:color="auto"/>
              <w:bottom w:val="single" w:sz="8" w:space="0" w:color="auto"/>
              <w:right w:val="single" w:sz="8" w:space="0" w:color="auto"/>
            </w:tcBorders>
            <w:vAlign w:val="center"/>
          </w:tcPr>
          <w:p w:rsidR="00026FE4" w:rsidRDefault="00026FE4" w:rsidP="00137600">
            <w:pPr>
              <w:rPr>
                <w:rFonts w:ascii="宋体" w:hAnsi="宋体" w:cs="宋体"/>
                <w:szCs w:val="21"/>
              </w:rPr>
            </w:pPr>
          </w:p>
        </w:tc>
        <w:tc>
          <w:tcPr>
            <w:tcW w:w="1203" w:type="dxa"/>
            <w:tcBorders>
              <w:top w:val="nil"/>
              <w:left w:val="nil"/>
              <w:bottom w:val="single" w:sz="8" w:space="0" w:color="auto"/>
              <w:right w:val="single" w:sz="8" w:space="0" w:color="auto"/>
            </w:tcBorders>
            <w:vAlign w:val="center"/>
          </w:tcPr>
          <w:p w:rsidR="00026FE4" w:rsidRDefault="00026FE4" w:rsidP="00137600">
            <w:pPr>
              <w:rPr>
                <w:rFonts w:ascii="宋体" w:hAnsi="宋体" w:cs="宋体"/>
                <w:color w:val="000000"/>
                <w:szCs w:val="21"/>
              </w:rPr>
            </w:pPr>
            <w:r>
              <w:rPr>
                <w:rFonts w:hint="eastAsia"/>
              </w:rPr>
              <w:t>varchar(255)</w:t>
            </w:r>
          </w:p>
        </w:tc>
      </w:tr>
      <w:tr w:rsidR="00026FE4" w:rsidTr="00137600">
        <w:trPr>
          <w:trHeight w:val="648"/>
          <w:jc w:val="center"/>
        </w:trPr>
        <w:tc>
          <w:tcPr>
            <w:tcW w:w="1399" w:type="dxa"/>
            <w:gridSpan w:val="2"/>
            <w:tcBorders>
              <w:top w:val="nil"/>
              <w:left w:val="single" w:sz="8" w:space="0" w:color="auto"/>
              <w:bottom w:val="single" w:sz="8" w:space="0" w:color="auto"/>
              <w:right w:val="single" w:sz="8" w:space="0" w:color="auto"/>
            </w:tcBorders>
          </w:tcPr>
          <w:p w:rsidR="00026FE4" w:rsidRDefault="00026FE4" w:rsidP="00137600">
            <w:r>
              <w:rPr>
                <w:rFonts w:hint="eastAsia"/>
              </w:rPr>
              <w:t>c</w:t>
            </w:r>
            <w:r w:rsidRPr="006A3A33">
              <w:rPr>
                <w:rFonts w:hint="eastAsia"/>
              </w:rPr>
              <w:t>ontact_tele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26FE4" w:rsidRDefault="00026FE4" w:rsidP="00137600">
            <w:pPr>
              <w:rPr>
                <w:rFonts w:cs="Calibri"/>
                <w:szCs w:val="21"/>
              </w:rPr>
            </w:pPr>
            <w:r>
              <w:rPr>
                <w:rFonts w:cs="Calibri" w:hint="eastAsia"/>
                <w:szCs w:val="21"/>
              </w:rPr>
              <w:t>联系方式</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026FE4" w:rsidRDefault="00026FE4"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026FE4" w:rsidRDefault="00026FE4" w:rsidP="00137600">
            <w:pPr>
              <w:jc w:val="left"/>
            </w:pPr>
            <w:r w:rsidRPr="006A3A33">
              <w:rPr>
                <w:rFonts w:hint="eastAsia"/>
                <w:sz w:val="21"/>
                <w:szCs w:val="22"/>
              </w:rPr>
              <w:t>申办人手机号</w:t>
            </w:r>
          </w:p>
        </w:tc>
        <w:tc>
          <w:tcPr>
            <w:tcW w:w="537" w:type="dxa"/>
            <w:tcBorders>
              <w:top w:val="nil"/>
              <w:left w:val="nil"/>
              <w:bottom w:val="single" w:sz="8" w:space="0" w:color="auto"/>
              <w:right w:val="single" w:sz="4" w:space="0" w:color="auto"/>
            </w:tcBorders>
            <w:vAlign w:val="center"/>
          </w:tcPr>
          <w:p w:rsidR="00026FE4" w:rsidRPr="006A3A33" w:rsidRDefault="00026FE4" w:rsidP="00137600">
            <w:pPr>
              <w:jc w:val="center"/>
              <w:rPr>
                <w:rFonts w:cs="Times New Roman"/>
                <w:szCs w:val="21"/>
              </w:rPr>
            </w:pPr>
            <w:r w:rsidRPr="006A3A33">
              <w:rPr>
                <w:rFonts w:cs="Times New Roman"/>
                <w:szCs w:val="21"/>
              </w:rPr>
              <w:t>Y</w:t>
            </w:r>
          </w:p>
        </w:tc>
        <w:tc>
          <w:tcPr>
            <w:tcW w:w="722" w:type="dxa"/>
            <w:tcBorders>
              <w:top w:val="nil"/>
              <w:left w:val="single" w:sz="4" w:space="0" w:color="auto"/>
              <w:bottom w:val="single" w:sz="8" w:space="0" w:color="auto"/>
              <w:right w:val="single" w:sz="8" w:space="0" w:color="auto"/>
            </w:tcBorders>
            <w:vAlign w:val="center"/>
          </w:tcPr>
          <w:p w:rsidR="00026FE4" w:rsidRDefault="00026FE4" w:rsidP="00137600">
            <w:pPr>
              <w:rPr>
                <w:rFonts w:ascii="宋体" w:hAnsi="宋体" w:cs="宋体"/>
                <w:szCs w:val="21"/>
              </w:rPr>
            </w:pPr>
          </w:p>
        </w:tc>
        <w:tc>
          <w:tcPr>
            <w:tcW w:w="1203" w:type="dxa"/>
            <w:tcBorders>
              <w:top w:val="nil"/>
              <w:left w:val="nil"/>
              <w:bottom w:val="single" w:sz="8" w:space="0" w:color="auto"/>
              <w:right w:val="single" w:sz="8" w:space="0" w:color="auto"/>
            </w:tcBorders>
            <w:vAlign w:val="center"/>
          </w:tcPr>
          <w:p w:rsidR="00026FE4" w:rsidRDefault="00026FE4" w:rsidP="00137600">
            <w:r>
              <w:rPr>
                <w:rFonts w:hint="eastAsia"/>
              </w:rPr>
              <w:t>varchar(255</w:t>
            </w:r>
            <w:r>
              <w:rPr>
                <w:rFonts w:hint="eastAsia"/>
              </w:rPr>
              <w:lastRenderedPageBreak/>
              <w:t>)</w:t>
            </w:r>
          </w:p>
        </w:tc>
      </w:tr>
      <w:tr w:rsidR="00D54BD1" w:rsidTr="00137600">
        <w:trPr>
          <w:trHeight w:val="648"/>
          <w:jc w:val="center"/>
        </w:trPr>
        <w:tc>
          <w:tcPr>
            <w:tcW w:w="1399" w:type="dxa"/>
            <w:gridSpan w:val="2"/>
            <w:tcBorders>
              <w:top w:val="nil"/>
              <w:left w:val="single" w:sz="8" w:space="0" w:color="auto"/>
              <w:bottom w:val="single" w:sz="8" w:space="0" w:color="auto"/>
              <w:right w:val="single" w:sz="8" w:space="0" w:color="auto"/>
            </w:tcBorders>
          </w:tcPr>
          <w:p w:rsidR="00D54BD1" w:rsidRDefault="00D54BD1" w:rsidP="00137600">
            <w:r>
              <w:rPr>
                <w:rFonts w:hint="eastAsia"/>
              </w:rPr>
              <w:lastRenderedPageBreak/>
              <w:t>contact_mail</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r>
              <w:rPr>
                <w:rFonts w:cs="Calibri" w:hint="eastAsia"/>
                <w:szCs w:val="21"/>
              </w:rPr>
              <w:t>联系邮箱</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D54BD1" w:rsidRPr="006A3A33" w:rsidRDefault="00D54BD1" w:rsidP="00137600">
            <w:pPr>
              <w:jc w:val="left"/>
              <w:rPr>
                <w:sz w:val="21"/>
                <w:szCs w:val="22"/>
              </w:rPr>
            </w:pPr>
            <w:r>
              <w:rPr>
                <w:rFonts w:hint="eastAsia"/>
                <w:sz w:val="21"/>
                <w:szCs w:val="22"/>
              </w:rPr>
              <w:t>申办人邮箱</w:t>
            </w:r>
          </w:p>
        </w:tc>
        <w:tc>
          <w:tcPr>
            <w:tcW w:w="537" w:type="dxa"/>
            <w:tcBorders>
              <w:top w:val="nil"/>
              <w:left w:val="nil"/>
              <w:bottom w:val="single" w:sz="8" w:space="0" w:color="auto"/>
              <w:right w:val="single" w:sz="4" w:space="0" w:color="auto"/>
            </w:tcBorders>
            <w:vAlign w:val="center"/>
          </w:tcPr>
          <w:p w:rsidR="00D54BD1" w:rsidRPr="006A3A33" w:rsidRDefault="00D54BD1" w:rsidP="00137600">
            <w:pPr>
              <w:jc w:val="center"/>
              <w:rPr>
                <w:rFonts w:cs="Times New Roman"/>
                <w:szCs w:val="21"/>
              </w:rPr>
            </w:pPr>
            <w:r>
              <w:rPr>
                <w:rFonts w:cs="Times New Roman" w:hint="eastAsia"/>
                <w:szCs w:val="21"/>
              </w:rPr>
              <w:t>Y</w:t>
            </w:r>
          </w:p>
        </w:tc>
        <w:tc>
          <w:tcPr>
            <w:tcW w:w="722" w:type="dxa"/>
            <w:tcBorders>
              <w:top w:val="nil"/>
              <w:left w:val="single" w:sz="4" w:space="0" w:color="auto"/>
              <w:bottom w:val="single" w:sz="8" w:space="0" w:color="auto"/>
              <w:right w:val="single" w:sz="8" w:space="0" w:color="auto"/>
            </w:tcBorders>
            <w:vAlign w:val="center"/>
          </w:tcPr>
          <w:p w:rsidR="00D54BD1" w:rsidRDefault="00D54BD1" w:rsidP="00137600">
            <w:pPr>
              <w:rPr>
                <w:rFonts w:ascii="宋体" w:hAnsi="宋体" w:cs="宋体"/>
                <w:szCs w:val="21"/>
              </w:rPr>
            </w:pPr>
          </w:p>
        </w:tc>
        <w:tc>
          <w:tcPr>
            <w:tcW w:w="1203" w:type="dxa"/>
            <w:tcBorders>
              <w:top w:val="nil"/>
              <w:left w:val="nil"/>
              <w:bottom w:val="single" w:sz="8" w:space="0" w:color="auto"/>
              <w:right w:val="single" w:sz="8" w:space="0" w:color="auto"/>
            </w:tcBorders>
            <w:vAlign w:val="center"/>
          </w:tcPr>
          <w:p w:rsidR="00D54BD1" w:rsidRDefault="00D54BD1" w:rsidP="00137600">
            <w:r>
              <w:rPr>
                <w:rFonts w:hint="eastAsia"/>
              </w:rPr>
              <w:t>varchar(255)</w:t>
            </w:r>
          </w:p>
        </w:tc>
      </w:tr>
      <w:tr w:rsidR="00D54BD1" w:rsidTr="00137600">
        <w:trPr>
          <w:trHeight w:val="648"/>
          <w:jc w:val="center"/>
        </w:trPr>
        <w:tc>
          <w:tcPr>
            <w:tcW w:w="1399" w:type="dxa"/>
            <w:gridSpan w:val="2"/>
            <w:tcBorders>
              <w:top w:val="nil"/>
              <w:left w:val="single" w:sz="8" w:space="0" w:color="auto"/>
              <w:bottom w:val="single" w:sz="8" w:space="0" w:color="auto"/>
              <w:right w:val="single" w:sz="8" w:space="0" w:color="auto"/>
            </w:tcBorders>
          </w:tcPr>
          <w:p w:rsidR="00D54BD1" w:rsidRDefault="00D54BD1" w:rsidP="00137600">
            <w:r>
              <w:rPr>
                <w:rFonts w:hint="eastAsia"/>
              </w:rPr>
              <w:t>contact_address</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r>
              <w:rPr>
                <w:rFonts w:cs="Calibri" w:hint="eastAsia"/>
                <w:szCs w:val="21"/>
              </w:rPr>
              <w:t>邮寄地址</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D54BD1" w:rsidRPr="006A3A33" w:rsidRDefault="00D54BD1" w:rsidP="00137600">
            <w:pPr>
              <w:jc w:val="left"/>
              <w:rPr>
                <w:sz w:val="21"/>
                <w:szCs w:val="22"/>
              </w:rPr>
            </w:pPr>
            <w:r>
              <w:rPr>
                <w:rFonts w:hint="eastAsia"/>
                <w:sz w:val="21"/>
                <w:szCs w:val="22"/>
              </w:rPr>
              <w:t>邮寄地址</w:t>
            </w:r>
          </w:p>
        </w:tc>
        <w:tc>
          <w:tcPr>
            <w:tcW w:w="537" w:type="dxa"/>
            <w:tcBorders>
              <w:top w:val="nil"/>
              <w:left w:val="nil"/>
              <w:bottom w:val="single" w:sz="8" w:space="0" w:color="auto"/>
              <w:right w:val="single" w:sz="4" w:space="0" w:color="auto"/>
            </w:tcBorders>
            <w:vAlign w:val="center"/>
          </w:tcPr>
          <w:p w:rsidR="00D54BD1" w:rsidRPr="006A3A33" w:rsidRDefault="00D54BD1" w:rsidP="00137600">
            <w:pPr>
              <w:jc w:val="center"/>
              <w:rPr>
                <w:rFonts w:cs="Times New Roman"/>
                <w:szCs w:val="21"/>
              </w:rPr>
            </w:pPr>
            <w:r>
              <w:rPr>
                <w:rFonts w:cs="Times New Roman" w:hint="eastAsia"/>
                <w:szCs w:val="21"/>
              </w:rPr>
              <w:t>Y</w:t>
            </w:r>
          </w:p>
        </w:tc>
        <w:tc>
          <w:tcPr>
            <w:tcW w:w="722" w:type="dxa"/>
            <w:tcBorders>
              <w:top w:val="nil"/>
              <w:left w:val="single" w:sz="4" w:space="0" w:color="auto"/>
              <w:bottom w:val="single" w:sz="8" w:space="0" w:color="auto"/>
              <w:right w:val="single" w:sz="8" w:space="0" w:color="auto"/>
            </w:tcBorders>
            <w:vAlign w:val="center"/>
          </w:tcPr>
          <w:p w:rsidR="00D54BD1" w:rsidRDefault="00D54BD1" w:rsidP="00137600">
            <w:pPr>
              <w:rPr>
                <w:rFonts w:ascii="宋体" w:hAnsi="宋体" w:cs="宋体"/>
                <w:szCs w:val="21"/>
              </w:rPr>
            </w:pPr>
          </w:p>
        </w:tc>
        <w:tc>
          <w:tcPr>
            <w:tcW w:w="1203" w:type="dxa"/>
            <w:tcBorders>
              <w:top w:val="nil"/>
              <w:left w:val="nil"/>
              <w:bottom w:val="single" w:sz="8" w:space="0" w:color="auto"/>
              <w:right w:val="single" w:sz="8" w:space="0" w:color="auto"/>
            </w:tcBorders>
            <w:vAlign w:val="center"/>
          </w:tcPr>
          <w:p w:rsidR="00D54BD1" w:rsidRDefault="00D54BD1" w:rsidP="00137600">
            <w:r>
              <w:rPr>
                <w:rFonts w:hint="eastAsia"/>
              </w:rPr>
              <w:t>varchar(255)</w:t>
            </w:r>
          </w:p>
        </w:tc>
      </w:tr>
      <w:tr w:rsidR="00D54BD1" w:rsidTr="00137600">
        <w:trPr>
          <w:trHeight w:val="648"/>
          <w:jc w:val="center"/>
        </w:trPr>
        <w:tc>
          <w:tcPr>
            <w:tcW w:w="1399" w:type="dxa"/>
            <w:gridSpan w:val="2"/>
            <w:tcBorders>
              <w:top w:val="nil"/>
              <w:left w:val="single" w:sz="8" w:space="0" w:color="auto"/>
              <w:bottom w:val="single" w:sz="8" w:space="0" w:color="auto"/>
              <w:right w:val="single" w:sz="8" w:space="0" w:color="auto"/>
            </w:tcBorders>
          </w:tcPr>
          <w:p w:rsidR="00D54BD1" w:rsidRDefault="00D54BD1" w:rsidP="00137600">
            <w:r>
              <w:rPr>
                <w:rFonts w:hint="eastAsia"/>
              </w:rPr>
              <w:t>n</w:t>
            </w:r>
            <w:r>
              <w:t>otice_</w:t>
            </w:r>
            <w:r>
              <w:rPr>
                <w:rFonts w:hint="eastAsia"/>
              </w:rPr>
              <w:t>get</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r>
              <w:rPr>
                <w:rFonts w:cs="Calibri" w:hint="eastAsia"/>
                <w:szCs w:val="21"/>
              </w:rPr>
              <w:t>通知获取方式</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D54BD1" w:rsidRPr="006A3A33" w:rsidRDefault="00D54BD1" w:rsidP="00137600">
            <w:pPr>
              <w:jc w:val="left"/>
              <w:rPr>
                <w:sz w:val="21"/>
                <w:szCs w:val="22"/>
              </w:rPr>
            </w:pPr>
          </w:p>
        </w:tc>
        <w:tc>
          <w:tcPr>
            <w:tcW w:w="537" w:type="dxa"/>
            <w:tcBorders>
              <w:top w:val="nil"/>
              <w:left w:val="nil"/>
              <w:bottom w:val="single" w:sz="8" w:space="0" w:color="auto"/>
              <w:right w:val="single" w:sz="4" w:space="0" w:color="auto"/>
            </w:tcBorders>
            <w:vAlign w:val="center"/>
          </w:tcPr>
          <w:p w:rsidR="00D54BD1" w:rsidRPr="006A3A33" w:rsidRDefault="00D54BD1" w:rsidP="00137600">
            <w:pPr>
              <w:jc w:val="center"/>
              <w:rPr>
                <w:rFonts w:cs="Times New Roman"/>
                <w:szCs w:val="21"/>
              </w:rPr>
            </w:pPr>
            <w:r>
              <w:rPr>
                <w:rFonts w:cs="Times New Roman" w:hint="eastAsia"/>
                <w:szCs w:val="21"/>
              </w:rPr>
              <w:t>Y</w:t>
            </w:r>
          </w:p>
        </w:tc>
        <w:tc>
          <w:tcPr>
            <w:tcW w:w="722" w:type="dxa"/>
            <w:tcBorders>
              <w:top w:val="nil"/>
              <w:left w:val="single" w:sz="4" w:space="0" w:color="auto"/>
              <w:bottom w:val="single" w:sz="8" w:space="0" w:color="auto"/>
              <w:right w:val="single" w:sz="8" w:space="0" w:color="auto"/>
            </w:tcBorders>
            <w:vAlign w:val="center"/>
          </w:tcPr>
          <w:p w:rsidR="00D54BD1" w:rsidRDefault="00D54BD1" w:rsidP="00137600">
            <w:pPr>
              <w:rPr>
                <w:rFonts w:ascii="宋体" w:hAnsi="宋体" w:cs="宋体"/>
                <w:szCs w:val="21"/>
              </w:rPr>
            </w:pPr>
          </w:p>
        </w:tc>
        <w:tc>
          <w:tcPr>
            <w:tcW w:w="1203" w:type="dxa"/>
            <w:tcBorders>
              <w:top w:val="nil"/>
              <w:left w:val="nil"/>
              <w:bottom w:val="single" w:sz="8" w:space="0" w:color="auto"/>
              <w:right w:val="single" w:sz="8" w:space="0" w:color="auto"/>
            </w:tcBorders>
            <w:vAlign w:val="center"/>
          </w:tcPr>
          <w:p w:rsidR="00D54BD1" w:rsidRDefault="00D54BD1" w:rsidP="00137600">
            <w:r>
              <w:rPr>
                <w:rFonts w:hint="eastAsia"/>
              </w:rPr>
              <w:t>c</w:t>
            </w:r>
            <w:r>
              <w:t>har(</w:t>
            </w:r>
            <w:r>
              <w:rPr>
                <w:rFonts w:hint="eastAsia"/>
              </w:rPr>
              <w:t>1)</w:t>
            </w:r>
          </w:p>
        </w:tc>
      </w:tr>
      <w:tr w:rsidR="00D54BD1" w:rsidTr="00137600">
        <w:trPr>
          <w:trHeight w:val="648"/>
          <w:jc w:val="center"/>
        </w:trPr>
        <w:tc>
          <w:tcPr>
            <w:tcW w:w="1399" w:type="dxa"/>
            <w:gridSpan w:val="2"/>
            <w:tcBorders>
              <w:top w:val="nil"/>
              <w:left w:val="single" w:sz="8" w:space="0" w:color="auto"/>
              <w:bottom w:val="single" w:sz="8" w:space="0" w:color="auto"/>
              <w:right w:val="single" w:sz="8" w:space="0" w:color="auto"/>
            </w:tcBorders>
          </w:tcPr>
          <w:p w:rsidR="00D54BD1" w:rsidRDefault="00D54BD1" w:rsidP="00137600">
            <w:r>
              <w:rPr>
                <w:rFonts w:hint="eastAsia"/>
              </w:rPr>
              <w:t>create_time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r>
              <w:rPr>
                <w:rFonts w:cs="Calibri" w:hint="eastAsia"/>
                <w:szCs w:val="21"/>
              </w:rPr>
              <w:t>创建日期</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jc w:val="left"/>
            </w:pPr>
            <w:r>
              <w:rPr>
                <w:rFonts w:hint="eastAsia"/>
              </w:rPr>
              <w:t>保存时生成创建日期</w:t>
            </w:r>
          </w:p>
        </w:tc>
        <w:tc>
          <w:tcPr>
            <w:tcW w:w="537" w:type="dxa"/>
            <w:tcBorders>
              <w:top w:val="nil"/>
              <w:left w:val="nil"/>
              <w:bottom w:val="single" w:sz="8" w:space="0" w:color="auto"/>
              <w:right w:val="single" w:sz="4" w:space="0" w:color="auto"/>
            </w:tcBorders>
            <w:vAlign w:val="center"/>
          </w:tcPr>
          <w:p w:rsidR="00D54BD1" w:rsidRPr="006A3A33" w:rsidRDefault="00D54BD1" w:rsidP="00137600">
            <w:pPr>
              <w:jc w:val="center"/>
              <w:rPr>
                <w:szCs w:val="21"/>
              </w:rPr>
            </w:pPr>
            <w:r w:rsidRPr="006A3A33">
              <w:rPr>
                <w:rFonts w:cs="Times New Roman"/>
                <w:szCs w:val="21"/>
              </w:rPr>
              <w:t>N</w:t>
            </w:r>
          </w:p>
        </w:tc>
        <w:tc>
          <w:tcPr>
            <w:tcW w:w="722" w:type="dxa"/>
            <w:tcBorders>
              <w:top w:val="nil"/>
              <w:left w:val="single" w:sz="4" w:space="0" w:color="auto"/>
              <w:bottom w:val="single" w:sz="8" w:space="0" w:color="auto"/>
              <w:right w:val="single" w:sz="8" w:space="0" w:color="auto"/>
            </w:tcBorders>
            <w:vAlign w:val="center"/>
          </w:tcPr>
          <w:p w:rsidR="00D54BD1" w:rsidRDefault="00D54BD1" w:rsidP="00137600">
            <w:pPr>
              <w:rPr>
                <w:rFonts w:ascii="宋体" w:hAnsi="宋体" w:cs="宋体"/>
                <w:szCs w:val="21"/>
              </w:rPr>
            </w:pPr>
          </w:p>
        </w:tc>
        <w:tc>
          <w:tcPr>
            <w:tcW w:w="1203" w:type="dxa"/>
            <w:tcBorders>
              <w:top w:val="nil"/>
              <w:left w:val="nil"/>
              <w:bottom w:val="single" w:sz="8" w:space="0" w:color="auto"/>
              <w:right w:val="single" w:sz="8" w:space="0" w:color="auto"/>
            </w:tcBorders>
            <w:vAlign w:val="center"/>
          </w:tcPr>
          <w:p w:rsidR="00D54BD1" w:rsidRDefault="00D54BD1" w:rsidP="00137600">
            <w:r>
              <w:rPr>
                <w:rFonts w:hint="eastAsia"/>
              </w:rPr>
              <w:t>datetime</w:t>
            </w:r>
          </w:p>
        </w:tc>
      </w:tr>
      <w:tr w:rsidR="00D54BD1" w:rsidTr="000D278B">
        <w:trPr>
          <w:trHeight w:val="642"/>
          <w:jc w:val="center"/>
        </w:trPr>
        <w:tc>
          <w:tcPr>
            <w:tcW w:w="1399" w:type="dxa"/>
            <w:gridSpan w:val="2"/>
            <w:tcBorders>
              <w:top w:val="nil"/>
              <w:left w:val="single" w:sz="8" w:space="0" w:color="auto"/>
              <w:bottom w:val="single" w:sz="8" w:space="0" w:color="auto"/>
              <w:right w:val="single" w:sz="8" w:space="0" w:color="auto"/>
            </w:tcBorders>
          </w:tcPr>
          <w:p w:rsidR="00D54BD1" w:rsidRDefault="00D54BD1" w:rsidP="00137600">
            <w:pPr>
              <w:rPr>
                <w:rFonts w:ascii="宋体" w:hAnsi="宋体"/>
              </w:rPr>
            </w:pPr>
            <w:r>
              <w:rPr>
                <w:rFonts w:hint="eastAsia"/>
              </w:rPr>
              <w:t>apply_by</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rPr>
            </w:pPr>
            <w:r>
              <w:rPr>
                <w:rFonts w:cs="Calibri" w:hint="eastAsia"/>
                <w:szCs w:val="21"/>
              </w:rPr>
              <w:t>申请人</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jc w:val="left"/>
            </w:pPr>
            <w:r>
              <w:rPr>
                <w:rFonts w:hint="eastAsia"/>
              </w:rPr>
              <w:t>系统登录用户名</w:t>
            </w:r>
          </w:p>
        </w:tc>
        <w:tc>
          <w:tcPr>
            <w:tcW w:w="537" w:type="dxa"/>
            <w:tcBorders>
              <w:top w:val="nil"/>
              <w:left w:val="nil"/>
              <w:bottom w:val="single" w:sz="8" w:space="0" w:color="auto"/>
              <w:right w:val="single" w:sz="4" w:space="0" w:color="auto"/>
            </w:tcBorders>
            <w:vAlign w:val="center"/>
          </w:tcPr>
          <w:p w:rsidR="00D54BD1" w:rsidRPr="006A3A33" w:rsidRDefault="00D54BD1" w:rsidP="00137600">
            <w:pPr>
              <w:jc w:val="center"/>
              <w:rPr>
                <w:rFonts w:cs="Times New Roman"/>
              </w:rPr>
            </w:pPr>
            <w:r>
              <w:rPr>
                <w:rFonts w:cs="Times New Roman" w:hint="eastAsia"/>
              </w:rPr>
              <w:t>Y</w:t>
            </w:r>
          </w:p>
        </w:tc>
        <w:tc>
          <w:tcPr>
            <w:tcW w:w="722" w:type="dxa"/>
            <w:tcBorders>
              <w:top w:val="nil"/>
              <w:left w:val="single" w:sz="4" w:space="0" w:color="auto"/>
              <w:bottom w:val="single" w:sz="8" w:space="0" w:color="auto"/>
              <w:right w:val="single" w:sz="8" w:space="0" w:color="auto"/>
            </w:tcBorders>
            <w:vAlign w:val="center"/>
          </w:tcPr>
          <w:p w:rsidR="00D54BD1" w:rsidRDefault="00D54BD1" w:rsidP="00137600">
            <w:pPr>
              <w:rPr>
                <w:rFonts w:ascii="宋体" w:hAnsi="宋体" w:cs="宋体"/>
              </w:rPr>
            </w:pPr>
          </w:p>
        </w:tc>
        <w:tc>
          <w:tcPr>
            <w:tcW w:w="1203" w:type="dxa"/>
            <w:tcBorders>
              <w:top w:val="nil"/>
              <w:left w:val="nil"/>
              <w:bottom w:val="single" w:sz="8" w:space="0" w:color="auto"/>
              <w:right w:val="single" w:sz="8" w:space="0" w:color="auto"/>
            </w:tcBorders>
            <w:vAlign w:val="center"/>
          </w:tcPr>
          <w:p w:rsidR="00D54BD1" w:rsidRDefault="00D54BD1" w:rsidP="00137600">
            <w:pPr>
              <w:rPr>
                <w:rFonts w:ascii="宋体" w:hAnsi="宋体"/>
              </w:rPr>
            </w:pPr>
            <w:r>
              <w:rPr>
                <w:rFonts w:hint="eastAsia"/>
              </w:rPr>
              <w:t>varchar(255)</w:t>
            </w:r>
          </w:p>
        </w:tc>
      </w:tr>
      <w:tr w:rsidR="00D54BD1" w:rsidTr="00137600">
        <w:trPr>
          <w:trHeight w:val="660"/>
          <w:jc w:val="center"/>
        </w:trPr>
        <w:tc>
          <w:tcPr>
            <w:tcW w:w="1399" w:type="dxa"/>
            <w:gridSpan w:val="2"/>
            <w:tcBorders>
              <w:top w:val="nil"/>
              <w:left w:val="single" w:sz="8" w:space="0" w:color="auto"/>
              <w:bottom w:val="single" w:sz="8" w:space="0" w:color="auto"/>
              <w:right w:val="single" w:sz="8" w:space="0" w:color="auto"/>
            </w:tcBorders>
          </w:tcPr>
          <w:p w:rsidR="00D54BD1" w:rsidRDefault="00D54BD1" w:rsidP="00137600">
            <w:pPr>
              <w:rPr>
                <w:rFonts w:ascii="宋体" w:hAnsi="宋体"/>
              </w:rPr>
            </w:pPr>
            <w:del w:id="1819" w:author="t450" w:date="2017-09-30T08:51:00Z">
              <w:r w:rsidDel="00EF26FE">
                <w:rPr>
                  <w:rFonts w:hint="eastAsia"/>
                </w:rPr>
                <w:delText>a</w:delText>
              </w:r>
              <w:r w:rsidRPr="006A3A33" w:rsidDel="00EF26FE">
                <w:rPr>
                  <w:rFonts w:hint="eastAsia"/>
                </w:rPr>
                <w:delText>pply</w:delText>
              </w:r>
            </w:del>
            <w:ins w:id="1820" w:author="t450" w:date="2017-09-30T08:51:00Z">
              <w:r w:rsidR="00EF26FE">
                <w:rPr>
                  <w:rFonts w:hint="eastAsia"/>
                </w:rPr>
                <w:t>submit</w:t>
              </w:r>
            </w:ins>
            <w:r w:rsidRPr="006A3A33">
              <w:rPr>
                <w:rFonts w:hint="eastAsia"/>
              </w:rPr>
              <w:t>_time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rPr>
            </w:pPr>
            <w:r>
              <w:rPr>
                <w:rFonts w:cs="Calibri" w:hint="eastAsia"/>
              </w:rPr>
              <w:t>提交日期</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jc w:val="left"/>
            </w:pPr>
            <w:r>
              <w:rPr>
                <w:rFonts w:hint="eastAsia"/>
              </w:rPr>
              <w:t>企业提交时自动将日期填入</w:t>
            </w:r>
          </w:p>
        </w:tc>
        <w:tc>
          <w:tcPr>
            <w:tcW w:w="537" w:type="dxa"/>
            <w:tcBorders>
              <w:top w:val="nil"/>
              <w:left w:val="nil"/>
              <w:bottom w:val="single" w:sz="8" w:space="0" w:color="auto"/>
              <w:right w:val="single" w:sz="4" w:space="0" w:color="auto"/>
            </w:tcBorders>
            <w:vAlign w:val="center"/>
          </w:tcPr>
          <w:p w:rsidR="00D54BD1" w:rsidRPr="006A3A33" w:rsidRDefault="00D54BD1" w:rsidP="00137600">
            <w:pPr>
              <w:jc w:val="center"/>
              <w:rPr>
                <w:rFonts w:cs="Times New Roman"/>
              </w:rPr>
            </w:pPr>
            <w:r w:rsidRPr="006A3A33">
              <w:rPr>
                <w:rFonts w:cs="Times New Roman"/>
              </w:rPr>
              <w:t>N</w:t>
            </w:r>
          </w:p>
        </w:tc>
        <w:tc>
          <w:tcPr>
            <w:tcW w:w="722" w:type="dxa"/>
            <w:tcBorders>
              <w:top w:val="nil"/>
              <w:left w:val="single" w:sz="4" w:space="0" w:color="auto"/>
              <w:bottom w:val="single" w:sz="8" w:space="0" w:color="auto"/>
              <w:right w:val="single" w:sz="8" w:space="0" w:color="auto"/>
            </w:tcBorders>
            <w:vAlign w:val="center"/>
          </w:tcPr>
          <w:p w:rsidR="00D54BD1" w:rsidRDefault="00D54BD1" w:rsidP="00137600">
            <w:pPr>
              <w:rPr>
                <w:rFonts w:ascii="宋体" w:hAnsi="宋体" w:cs="宋体"/>
              </w:rPr>
            </w:pPr>
          </w:p>
        </w:tc>
        <w:tc>
          <w:tcPr>
            <w:tcW w:w="1203" w:type="dxa"/>
            <w:tcBorders>
              <w:top w:val="nil"/>
              <w:left w:val="nil"/>
              <w:bottom w:val="single" w:sz="8" w:space="0" w:color="auto"/>
              <w:right w:val="single" w:sz="8" w:space="0" w:color="auto"/>
            </w:tcBorders>
          </w:tcPr>
          <w:p w:rsidR="00D54BD1" w:rsidRDefault="00D54BD1" w:rsidP="00137600">
            <w:pPr>
              <w:rPr>
                <w:rFonts w:ascii="宋体" w:hAnsi="宋体"/>
              </w:rPr>
            </w:pPr>
            <w:r>
              <w:rPr>
                <w:rFonts w:hint="eastAsia"/>
              </w:rPr>
              <w:t>datetime</w:t>
            </w:r>
          </w:p>
        </w:tc>
      </w:tr>
      <w:tr w:rsidR="00D54BD1" w:rsidTr="00137600">
        <w:trPr>
          <w:trHeight w:val="648"/>
          <w:jc w:val="center"/>
        </w:trPr>
        <w:tc>
          <w:tcPr>
            <w:tcW w:w="1399" w:type="dxa"/>
            <w:gridSpan w:val="2"/>
            <w:tcBorders>
              <w:top w:val="nil"/>
              <w:left w:val="single" w:sz="8" w:space="0" w:color="auto"/>
              <w:bottom w:val="single" w:sz="8" w:space="0" w:color="auto"/>
              <w:right w:val="single" w:sz="8" w:space="0" w:color="auto"/>
            </w:tcBorders>
          </w:tcPr>
          <w:p w:rsidR="00D54BD1" w:rsidRDefault="00D54BD1" w:rsidP="00137600">
            <w:pPr>
              <w:rPr>
                <w:rFonts w:ascii="宋体" w:hAnsi="宋体"/>
                <w:color w:val="FF0000"/>
              </w:rPr>
            </w:pPr>
            <w:r>
              <w:rPr>
                <w:rFonts w:hint="eastAsia"/>
              </w:rPr>
              <w:t>r</w:t>
            </w:r>
            <w:r w:rsidRPr="006A3A33">
              <w:rPr>
                <w:rFonts w:hint="eastAsia"/>
              </w:rPr>
              <w:t>eason_desc</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color w:val="FF0000"/>
              </w:rPr>
            </w:pPr>
            <w:r>
              <w:rPr>
                <w:rFonts w:cs="Calibri" w:hint="eastAsia"/>
              </w:rPr>
              <w:t>申请</w:t>
            </w:r>
            <w:r>
              <w:rPr>
                <w:rFonts w:cs="Calibri"/>
              </w:rPr>
              <w:t>原因</w:t>
            </w:r>
            <w:r>
              <w:rPr>
                <w:rFonts w:cs="Calibri" w:hint="eastAsia"/>
              </w:rPr>
              <w:t>描述</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color w:val="FF0000"/>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jc w:val="left"/>
              <w:rPr>
                <w:color w:val="FF0000"/>
              </w:rPr>
            </w:pPr>
            <w:r>
              <w:rPr>
                <w:rFonts w:hint="eastAsia"/>
              </w:rPr>
              <w:t>申办内容</w:t>
            </w:r>
          </w:p>
        </w:tc>
        <w:tc>
          <w:tcPr>
            <w:tcW w:w="537" w:type="dxa"/>
            <w:tcBorders>
              <w:top w:val="nil"/>
              <w:left w:val="nil"/>
              <w:bottom w:val="single" w:sz="8" w:space="0" w:color="auto"/>
              <w:right w:val="single" w:sz="4" w:space="0" w:color="auto"/>
            </w:tcBorders>
            <w:vAlign w:val="center"/>
          </w:tcPr>
          <w:p w:rsidR="00D54BD1" w:rsidRPr="006A3A33" w:rsidRDefault="00D54BD1" w:rsidP="00137600">
            <w:pPr>
              <w:jc w:val="center"/>
              <w:rPr>
                <w:rFonts w:cs="Times New Roman"/>
                <w:color w:val="FF0000"/>
              </w:rPr>
            </w:pPr>
            <w:r w:rsidRPr="006A3A33">
              <w:rPr>
                <w:rFonts w:cs="Times New Roman"/>
              </w:rPr>
              <w:t>Y</w:t>
            </w:r>
          </w:p>
        </w:tc>
        <w:tc>
          <w:tcPr>
            <w:tcW w:w="722" w:type="dxa"/>
            <w:tcBorders>
              <w:top w:val="nil"/>
              <w:left w:val="single" w:sz="4" w:space="0" w:color="auto"/>
              <w:bottom w:val="single" w:sz="8" w:space="0" w:color="auto"/>
              <w:right w:val="single" w:sz="8" w:space="0" w:color="auto"/>
            </w:tcBorders>
            <w:vAlign w:val="center"/>
          </w:tcPr>
          <w:p w:rsidR="00D54BD1" w:rsidRDefault="00D54BD1" w:rsidP="00137600">
            <w:pPr>
              <w:rPr>
                <w:rFonts w:ascii="宋体" w:hAnsi="宋体" w:cs="宋体"/>
                <w:color w:val="FF0000"/>
              </w:rPr>
            </w:pPr>
          </w:p>
        </w:tc>
        <w:tc>
          <w:tcPr>
            <w:tcW w:w="1203" w:type="dxa"/>
            <w:tcBorders>
              <w:top w:val="nil"/>
              <w:left w:val="nil"/>
              <w:bottom w:val="single" w:sz="8" w:space="0" w:color="auto"/>
              <w:right w:val="single" w:sz="8" w:space="0" w:color="auto"/>
            </w:tcBorders>
          </w:tcPr>
          <w:p w:rsidR="00D54BD1" w:rsidRDefault="00D54BD1" w:rsidP="00137600">
            <w:pPr>
              <w:rPr>
                <w:rFonts w:ascii="宋体" w:hAnsi="宋体"/>
                <w:color w:val="FF0000"/>
              </w:rPr>
            </w:pPr>
            <w:r>
              <w:rPr>
                <w:rFonts w:hint="eastAsia"/>
              </w:rPr>
              <w:t>varchar(255)</w:t>
            </w:r>
          </w:p>
        </w:tc>
      </w:tr>
      <w:tr w:rsidR="00D54BD1" w:rsidTr="00137600">
        <w:trPr>
          <w:trHeight w:val="481"/>
          <w:jc w:val="center"/>
        </w:trPr>
        <w:tc>
          <w:tcPr>
            <w:tcW w:w="1399" w:type="dxa"/>
            <w:gridSpan w:val="2"/>
            <w:tcBorders>
              <w:top w:val="nil"/>
              <w:left w:val="single" w:sz="8" w:space="0" w:color="auto"/>
              <w:bottom w:val="single" w:sz="8" w:space="0" w:color="auto"/>
              <w:right w:val="single" w:sz="8" w:space="0" w:color="auto"/>
            </w:tcBorders>
          </w:tcPr>
          <w:p w:rsidR="00D54BD1" w:rsidRDefault="00D54BD1" w:rsidP="00137600">
            <w:r w:rsidRPr="00E9081A">
              <w:rPr>
                <w:rFonts w:hint="eastAsia"/>
              </w:rPr>
              <w:t>complete_time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rPr>
            </w:pPr>
            <w:r w:rsidRPr="00E9081A">
              <w:rPr>
                <w:rFonts w:hint="eastAsia"/>
              </w:rPr>
              <w:t>材料齐备时间</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color w:val="FF0000"/>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jc w:val="left"/>
            </w:pPr>
            <w:r w:rsidRPr="00EB5D9F">
              <w:rPr>
                <w:rFonts w:hint="eastAsia"/>
              </w:rPr>
              <w:t>接收日期，可修改</w:t>
            </w:r>
          </w:p>
        </w:tc>
        <w:tc>
          <w:tcPr>
            <w:tcW w:w="537" w:type="dxa"/>
            <w:tcBorders>
              <w:top w:val="nil"/>
              <w:left w:val="nil"/>
              <w:bottom w:val="single" w:sz="8" w:space="0" w:color="auto"/>
              <w:right w:val="single" w:sz="4" w:space="0" w:color="auto"/>
            </w:tcBorders>
            <w:vAlign w:val="center"/>
          </w:tcPr>
          <w:p w:rsidR="00D54BD1" w:rsidRPr="006A3A33" w:rsidRDefault="00D54BD1" w:rsidP="00137600">
            <w:pPr>
              <w:jc w:val="center"/>
              <w:rPr>
                <w:rFonts w:cs="Times New Roman"/>
              </w:rPr>
            </w:pPr>
            <w:r w:rsidRPr="00EB5D9F">
              <w:rPr>
                <w:rFonts w:cs="Times New Roman"/>
                <w:color w:val="FF0000"/>
              </w:rPr>
              <w:t>Y</w:t>
            </w:r>
          </w:p>
        </w:tc>
        <w:tc>
          <w:tcPr>
            <w:tcW w:w="722" w:type="dxa"/>
            <w:tcBorders>
              <w:top w:val="nil"/>
              <w:left w:val="single" w:sz="4" w:space="0" w:color="auto"/>
              <w:bottom w:val="single" w:sz="8" w:space="0" w:color="auto"/>
              <w:right w:val="single" w:sz="8" w:space="0" w:color="auto"/>
            </w:tcBorders>
            <w:vAlign w:val="center"/>
          </w:tcPr>
          <w:p w:rsidR="00D54BD1" w:rsidRDefault="00D54BD1" w:rsidP="00137600">
            <w:pPr>
              <w:rPr>
                <w:rFonts w:ascii="宋体" w:hAnsi="宋体" w:cs="宋体"/>
                <w:color w:val="FF0000"/>
              </w:rPr>
            </w:pPr>
          </w:p>
        </w:tc>
        <w:tc>
          <w:tcPr>
            <w:tcW w:w="1203" w:type="dxa"/>
            <w:tcBorders>
              <w:top w:val="nil"/>
              <w:left w:val="nil"/>
              <w:bottom w:val="single" w:sz="8" w:space="0" w:color="auto"/>
              <w:right w:val="single" w:sz="8" w:space="0" w:color="auto"/>
            </w:tcBorders>
          </w:tcPr>
          <w:p w:rsidR="00D54BD1" w:rsidRDefault="00D54BD1" w:rsidP="00137600">
            <w:r>
              <w:rPr>
                <w:rFonts w:hint="eastAsia"/>
                <w:color w:val="FF0000"/>
              </w:rPr>
              <w:t>datetime</w:t>
            </w:r>
          </w:p>
        </w:tc>
      </w:tr>
      <w:tr w:rsidR="00EF26FE" w:rsidRPr="000D278B" w:rsidTr="001E55F8">
        <w:trPr>
          <w:trHeight w:val="648"/>
          <w:jc w:val="center"/>
          <w:ins w:id="1821" w:author="t450" w:date="2017-09-30T08:52:00Z"/>
        </w:trPr>
        <w:tc>
          <w:tcPr>
            <w:tcW w:w="1399" w:type="dxa"/>
            <w:gridSpan w:val="2"/>
            <w:tcBorders>
              <w:top w:val="nil"/>
              <w:left w:val="single" w:sz="8" w:space="0" w:color="auto"/>
              <w:bottom w:val="single" w:sz="8" w:space="0" w:color="auto"/>
              <w:right w:val="single" w:sz="8" w:space="0" w:color="auto"/>
            </w:tcBorders>
          </w:tcPr>
          <w:p w:rsidR="00EF26FE" w:rsidRPr="00E9081A" w:rsidRDefault="00EF26FE" w:rsidP="001E55F8">
            <w:pPr>
              <w:rPr>
                <w:ins w:id="1822" w:author="t450" w:date="2017-09-30T08:52:00Z"/>
              </w:rPr>
            </w:pPr>
            <w:ins w:id="1823" w:author="t450" w:date="2017-09-30T08:52:00Z">
              <w:r>
                <w:rPr>
                  <w:rFonts w:hint="eastAsia"/>
                </w:rPr>
                <w:t>apply_time</w:t>
              </w:r>
            </w:ins>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EF26FE" w:rsidRPr="00E9081A" w:rsidRDefault="00EF26FE" w:rsidP="001E55F8">
            <w:pPr>
              <w:rPr>
                <w:ins w:id="1824" w:author="t450" w:date="2017-09-30T08:52:00Z"/>
              </w:rPr>
            </w:pPr>
            <w:ins w:id="1825" w:author="t450" w:date="2017-09-30T08:52:00Z">
              <w:r>
                <w:rPr>
                  <w:rFonts w:hint="eastAsia"/>
                </w:rPr>
                <w:t>业务申请时间</w:t>
              </w:r>
            </w:ins>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EF26FE" w:rsidRPr="000D278B" w:rsidRDefault="00EF26FE" w:rsidP="001E55F8">
            <w:pPr>
              <w:rPr>
                <w:ins w:id="1826" w:author="t450" w:date="2017-09-30T08:52:00Z"/>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EF26FE" w:rsidRPr="000D278B" w:rsidDel="00EF26FE" w:rsidRDefault="00EF26FE" w:rsidP="001E55F8">
            <w:pPr>
              <w:jc w:val="left"/>
              <w:rPr>
                <w:ins w:id="1827" w:author="t450" w:date="2017-09-30T08:52:00Z"/>
              </w:rPr>
            </w:pPr>
            <w:ins w:id="1828" w:author="t450" w:date="2017-09-30T08:52:00Z">
              <w:r w:rsidRPr="00D12F6F">
                <w:rPr>
                  <w:rFonts w:hint="eastAsia"/>
                </w:rPr>
                <w:t>银行</w:t>
              </w:r>
              <w:r>
                <w:rPr>
                  <w:rFonts w:hint="eastAsia"/>
                </w:rPr>
                <w:t>第一次</w:t>
              </w:r>
              <w:r w:rsidRPr="00D12F6F">
                <w:rPr>
                  <w:rFonts w:hint="eastAsia"/>
                </w:rPr>
                <w:t>接收时间</w:t>
              </w:r>
            </w:ins>
          </w:p>
        </w:tc>
        <w:tc>
          <w:tcPr>
            <w:tcW w:w="537" w:type="dxa"/>
            <w:tcBorders>
              <w:top w:val="nil"/>
              <w:left w:val="nil"/>
              <w:bottom w:val="single" w:sz="8" w:space="0" w:color="auto"/>
              <w:right w:val="single" w:sz="4" w:space="0" w:color="auto"/>
            </w:tcBorders>
            <w:vAlign w:val="center"/>
          </w:tcPr>
          <w:p w:rsidR="00EF26FE" w:rsidRPr="00D54BD1" w:rsidRDefault="00EF26FE" w:rsidP="001E55F8">
            <w:pPr>
              <w:jc w:val="center"/>
              <w:rPr>
                <w:ins w:id="1829" w:author="t450" w:date="2017-09-30T08:52:00Z"/>
                <w:rFonts w:cs="Times New Roman"/>
              </w:rPr>
            </w:pPr>
            <w:ins w:id="1830" w:author="t450" w:date="2017-09-30T08:52:00Z">
              <w:r>
                <w:rPr>
                  <w:rFonts w:cs="Times New Roman"/>
                </w:rPr>
                <w:t>Y</w:t>
              </w:r>
            </w:ins>
          </w:p>
        </w:tc>
        <w:tc>
          <w:tcPr>
            <w:tcW w:w="722" w:type="dxa"/>
            <w:tcBorders>
              <w:top w:val="nil"/>
              <w:left w:val="single" w:sz="4" w:space="0" w:color="auto"/>
              <w:bottom w:val="single" w:sz="8" w:space="0" w:color="auto"/>
              <w:right w:val="single" w:sz="8" w:space="0" w:color="auto"/>
            </w:tcBorders>
            <w:vAlign w:val="center"/>
          </w:tcPr>
          <w:p w:rsidR="00EF26FE" w:rsidRPr="000D278B" w:rsidRDefault="00EF26FE" w:rsidP="001E55F8">
            <w:pPr>
              <w:rPr>
                <w:ins w:id="1831" w:author="t450" w:date="2017-09-30T08:52:00Z"/>
                <w:rFonts w:ascii="宋体" w:hAnsi="宋体" w:cs="宋体"/>
              </w:rPr>
            </w:pPr>
          </w:p>
        </w:tc>
        <w:tc>
          <w:tcPr>
            <w:tcW w:w="1203" w:type="dxa"/>
            <w:tcBorders>
              <w:top w:val="nil"/>
              <w:left w:val="nil"/>
              <w:bottom w:val="single" w:sz="8" w:space="0" w:color="auto"/>
              <w:right w:val="single" w:sz="8" w:space="0" w:color="auto"/>
            </w:tcBorders>
          </w:tcPr>
          <w:p w:rsidR="00EF26FE" w:rsidRPr="000D278B" w:rsidRDefault="00EF26FE" w:rsidP="001E55F8">
            <w:pPr>
              <w:rPr>
                <w:ins w:id="1832" w:author="t450" w:date="2017-09-30T08:52:00Z"/>
              </w:rPr>
            </w:pPr>
            <w:ins w:id="1833" w:author="t450" w:date="2017-09-30T08:52:00Z">
              <w:r>
                <w:rPr>
                  <w:rFonts w:hint="eastAsia"/>
                </w:rPr>
                <w:t>datetime</w:t>
              </w:r>
            </w:ins>
          </w:p>
        </w:tc>
      </w:tr>
      <w:tr w:rsidR="00D54BD1" w:rsidTr="00137600">
        <w:trPr>
          <w:trHeight w:val="481"/>
          <w:jc w:val="center"/>
        </w:trPr>
        <w:tc>
          <w:tcPr>
            <w:tcW w:w="1399" w:type="dxa"/>
            <w:gridSpan w:val="2"/>
            <w:tcBorders>
              <w:top w:val="nil"/>
              <w:left w:val="single" w:sz="8" w:space="0" w:color="auto"/>
              <w:bottom w:val="single" w:sz="8" w:space="0" w:color="auto"/>
              <w:right w:val="single" w:sz="8" w:space="0" w:color="auto"/>
            </w:tcBorders>
          </w:tcPr>
          <w:p w:rsidR="00D54BD1" w:rsidRDefault="00D54BD1" w:rsidP="00137600">
            <w:r>
              <w:rPr>
                <w:rFonts w:hint="eastAsia"/>
              </w:rPr>
              <w:t>statu_company</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rPr>
            </w:pPr>
            <w:r>
              <w:rPr>
                <w:rFonts w:cs="Calibri" w:hint="eastAsia"/>
              </w:rPr>
              <w:t>单据状态</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color w:val="FF0000"/>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jc w:val="left"/>
            </w:pPr>
            <w:r>
              <w:rPr>
                <w:rFonts w:hint="eastAsia"/>
              </w:rPr>
              <w:t>暂存，已提交</w:t>
            </w:r>
          </w:p>
        </w:tc>
        <w:tc>
          <w:tcPr>
            <w:tcW w:w="537" w:type="dxa"/>
            <w:tcBorders>
              <w:top w:val="nil"/>
              <w:left w:val="nil"/>
              <w:bottom w:val="single" w:sz="8" w:space="0" w:color="auto"/>
              <w:right w:val="single" w:sz="4" w:space="0" w:color="auto"/>
            </w:tcBorders>
            <w:vAlign w:val="center"/>
          </w:tcPr>
          <w:p w:rsidR="00D54BD1" w:rsidRPr="006A3A33" w:rsidRDefault="00D54BD1" w:rsidP="00137600">
            <w:pPr>
              <w:jc w:val="center"/>
              <w:rPr>
                <w:rFonts w:cs="Times New Roman"/>
              </w:rPr>
            </w:pPr>
            <w:r w:rsidRPr="006A3A33">
              <w:rPr>
                <w:rFonts w:cs="Times New Roman"/>
              </w:rPr>
              <w:t>Y</w:t>
            </w:r>
          </w:p>
        </w:tc>
        <w:tc>
          <w:tcPr>
            <w:tcW w:w="722" w:type="dxa"/>
            <w:tcBorders>
              <w:top w:val="nil"/>
              <w:left w:val="single" w:sz="4" w:space="0" w:color="auto"/>
              <w:bottom w:val="single" w:sz="8" w:space="0" w:color="auto"/>
              <w:right w:val="single" w:sz="8" w:space="0" w:color="auto"/>
            </w:tcBorders>
            <w:vAlign w:val="center"/>
          </w:tcPr>
          <w:p w:rsidR="00D54BD1" w:rsidRDefault="00D54BD1" w:rsidP="00137600">
            <w:pPr>
              <w:rPr>
                <w:rFonts w:ascii="宋体" w:hAnsi="宋体" w:cs="宋体"/>
                <w:color w:val="FF0000"/>
              </w:rPr>
            </w:pPr>
          </w:p>
        </w:tc>
        <w:tc>
          <w:tcPr>
            <w:tcW w:w="1203" w:type="dxa"/>
            <w:tcBorders>
              <w:top w:val="nil"/>
              <w:left w:val="nil"/>
              <w:bottom w:val="single" w:sz="8" w:space="0" w:color="auto"/>
              <w:right w:val="single" w:sz="8" w:space="0" w:color="auto"/>
            </w:tcBorders>
          </w:tcPr>
          <w:p w:rsidR="00D54BD1" w:rsidRDefault="00D54BD1" w:rsidP="00137600">
            <w:r>
              <w:rPr>
                <w:rFonts w:hint="eastAsia"/>
              </w:rPr>
              <w:t>varchar(255)</w:t>
            </w:r>
          </w:p>
        </w:tc>
      </w:tr>
      <w:tr w:rsidR="00D54BD1" w:rsidTr="00137600">
        <w:trPr>
          <w:trHeight w:val="481"/>
          <w:jc w:val="center"/>
        </w:trPr>
        <w:tc>
          <w:tcPr>
            <w:tcW w:w="1399" w:type="dxa"/>
            <w:gridSpan w:val="2"/>
            <w:tcBorders>
              <w:top w:val="nil"/>
              <w:left w:val="single" w:sz="8" w:space="0" w:color="auto"/>
              <w:bottom w:val="single" w:sz="8" w:space="0" w:color="auto"/>
              <w:right w:val="single" w:sz="8" w:space="0" w:color="auto"/>
            </w:tcBorders>
          </w:tcPr>
          <w:p w:rsidR="00D54BD1" w:rsidRDefault="00D54BD1" w:rsidP="00137600">
            <w:r>
              <w:rPr>
                <w:rFonts w:hint="eastAsia"/>
              </w:rPr>
              <w:t>statu_bank</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rPr>
            </w:pPr>
            <w:r>
              <w:rPr>
                <w:rFonts w:cs="Calibri" w:hint="eastAsia"/>
              </w:rPr>
              <w:t>审核状态</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color w:val="FF0000"/>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jc w:val="left"/>
            </w:pPr>
          </w:p>
        </w:tc>
        <w:tc>
          <w:tcPr>
            <w:tcW w:w="537" w:type="dxa"/>
            <w:tcBorders>
              <w:top w:val="nil"/>
              <w:left w:val="nil"/>
              <w:bottom w:val="single" w:sz="8" w:space="0" w:color="auto"/>
              <w:right w:val="single" w:sz="4" w:space="0" w:color="auto"/>
            </w:tcBorders>
            <w:vAlign w:val="center"/>
          </w:tcPr>
          <w:p w:rsidR="00D54BD1" w:rsidRPr="006A3A33" w:rsidRDefault="00D54BD1" w:rsidP="00137600">
            <w:pPr>
              <w:jc w:val="center"/>
              <w:rPr>
                <w:rFonts w:cs="Times New Roman"/>
              </w:rPr>
            </w:pPr>
            <w:r>
              <w:rPr>
                <w:rFonts w:cs="Times New Roman" w:hint="eastAsia"/>
              </w:rPr>
              <w:t>Y</w:t>
            </w:r>
          </w:p>
        </w:tc>
        <w:tc>
          <w:tcPr>
            <w:tcW w:w="722" w:type="dxa"/>
            <w:tcBorders>
              <w:top w:val="nil"/>
              <w:left w:val="single" w:sz="4" w:space="0" w:color="auto"/>
              <w:bottom w:val="single" w:sz="8" w:space="0" w:color="auto"/>
              <w:right w:val="single" w:sz="8" w:space="0" w:color="auto"/>
            </w:tcBorders>
            <w:vAlign w:val="center"/>
          </w:tcPr>
          <w:p w:rsidR="00D54BD1" w:rsidRDefault="00D54BD1" w:rsidP="00137600">
            <w:pPr>
              <w:rPr>
                <w:rFonts w:ascii="宋体" w:hAnsi="宋体" w:cs="宋体"/>
                <w:color w:val="FF0000"/>
              </w:rPr>
            </w:pPr>
          </w:p>
        </w:tc>
        <w:tc>
          <w:tcPr>
            <w:tcW w:w="1203" w:type="dxa"/>
            <w:tcBorders>
              <w:top w:val="nil"/>
              <w:left w:val="nil"/>
              <w:bottom w:val="single" w:sz="8" w:space="0" w:color="auto"/>
              <w:right w:val="single" w:sz="8" w:space="0" w:color="auto"/>
            </w:tcBorders>
          </w:tcPr>
          <w:p w:rsidR="00D54BD1" w:rsidRDefault="00D54BD1" w:rsidP="00137600">
            <w:r>
              <w:rPr>
                <w:rFonts w:hint="eastAsia"/>
              </w:rPr>
              <w:t>varchar(255)</w:t>
            </w:r>
          </w:p>
        </w:tc>
      </w:tr>
      <w:tr w:rsidR="00D54BD1" w:rsidTr="00137600">
        <w:trPr>
          <w:trHeight w:val="648"/>
          <w:jc w:val="center"/>
        </w:trPr>
        <w:tc>
          <w:tcPr>
            <w:tcW w:w="1399" w:type="dxa"/>
            <w:gridSpan w:val="2"/>
            <w:tcBorders>
              <w:top w:val="nil"/>
              <w:left w:val="single" w:sz="8" w:space="0" w:color="auto"/>
              <w:bottom w:val="single" w:sz="8" w:space="0" w:color="auto"/>
              <w:right w:val="single" w:sz="8" w:space="0" w:color="auto"/>
            </w:tcBorders>
          </w:tcPr>
          <w:p w:rsidR="00D54BD1" w:rsidRDefault="00D54BD1" w:rsidP="00137600">
            <w:pPr>
              <w:rPr>
                <w:rFonts w:ascii="宋体" w:hAnsi="宋体"/>
                <w:szCs w:val="21"/>
              </w:rPr>
            </w:pPr>
            <w:r>
              <w:rPr>
                <w:rFonts w:hint="eastAsia"/>
              </w:rPr>
              <w:t>modify_by</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54BD1" w:rsidRDefault="00D54BD1" w:rsidP="00137600">
            <w:pPr>
              <w:rPr>
                <w:rFonts w:ascii="宋体" w:hAnsi="宋体"/>
                <w:szCs w:val="21"/>
              </w:rPr>
            </w:pPr>
            <w:r>
              <w:rPr>
                <w:rFonts w:cs="Calibri" w:hint="eastAsia"/>
              </w:rPr>
              <w:t>修改人</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jc w:val="left"/>
              <w:rPr>
                <w:szCs w:val="20"/>
              </w:rPr>
            </w:pPr>
          </w:p>
        </w:tc>
        <w:tc>
          <w:tcPr>
            <w:tcW w:w="537" w:type="dxa"/>
            <w:tcBorders>
              <w:top w:val="nil"/>
              <w:left w:val="nil"/>
              <w:bottom w:val="single" w:sz="8" w:space="0" w:color="auto"/>
              <w:right w:val="single" w:sz="4" w:space="0" w:color="auto"/>
            </w:tcBorders>
            <w:vAlign w:val="center"/>
          </w:tcPr>
          <w:p w:rsidR="00D54BD1" w:rsidRPr="006A3A33" w:rsidRDefault="00D54BD1" w:rsidP="00137600">
            <w:pPr>
              <w:jc w:val="center"/>
              <w:rPr>
                <w:rFonts w:cs="Times New Roman"/>
                <w:szCs w:val="21"/>
              </w:rPr>
            </w:pPr>
            <w:r w:rsidRPr="006A3A33">
              <w:rPr>
                <w:rFonts w:cs="Times New Roman"/>
              </w:rPr>
              <w:t>Y</w:t>
            </w:r>
          </w:p>
        </w:tc>
        <w:tc>
          <w:tcPr>
            <w:tcW w:w="722" w:type="dxa"/>
            <w:tcBorders>
              <w:top w:val="nil"/>
              <w:left w:val="single" w:sz="4" w:space="0" w:color="auto"/>
              <w:bottom w:val="single" w:sz="8" w:space="0" w:color="auto"/>
              <w:right w:val="single" w:sz="8" w:space="0" w:color="auto"/>
            </w:tcBorders>
            <w:vAlign w:val="center"/>
          </w:tcPr>
          <w:p w:rsidR="00D54BD1" w:rsidRDefault="00D54BD1" w:rsidP="00137600">
            <w:pPr>
              <w:rPr>
                <w:rFonts w:ascii="宋体" w:hAnsi="宋体" w:cs="宋体"/>
                <w:szCs w:val="21"/>
              </w:rPr>
            </w:pPr>
          </w:p>
        </w:tc>
        <w:tc>
          <w:tcPr>
            <w:tcW w:w="1203" w:type="dxa"/>
            <w:tcBorders>
              <w:top w:val="nil"/>
              <w:left w:val="nil"/>
              <w:bottom w:val="single" w:sz="8" w:space="0" w:color="auto"/>
              <w:right w:val="single" w:sz="8" w:space="0" w:color="auto"/>
            </w:tcBorders>
          </w:tcPr>
          <w:p w:rsidR="00D54BD1" w:rsidRDefault="00D54BD1" w:rsidP="00137600">
            <w:pPr>
              <w:rPr>
                <w:rFonts w:ascii="宋体" w:hAnsi="宋体" w:cs="宋体"/>
                <w:szCs w:val="21"/>
              </w:rPr>
            </w:pPr>
            <w:r>
              <w:rPr>
                <w:rFonts w:hint="eastAsia"/>
              </w:rPr>
              <w:t>varchar(255)</w:t>
            </w:r>
          </w:p>
        </w:tc>
      </w:tr>
      <w:tr w:rsidR="00D54BD1" w:rsidTr="00137600">
        <w:trPr>
          <w:trHeight w:val="469"/>
          <w:jc w:val="center"/>
        </w:trPr>
        <w:tc>
          <w:tcPr>
            <w:tcW w:w="1399" w:type="dxa"/>
            <w:gridSpan w:val="2"/>
            <w:tcBorders>
              <w:top w:val="nil"/>
              <w:left w:val="single" w:sz="8" w:space="0" w:color="auto"/>
              <w:bottom w:val="single" w:sz="8" w:space="0" w:color="auto"/>
              <w:right w:val="single" w:sz="8" w:space="0" w:color="auto"/>
            </w:tcBorders>
          </w:tcPr>
          <w:p w:rsidR="00D54BD1" w:rsidRDefault="00D54BD1" w:rsidP="00137600">
            <w:r>
              <w:rPr>
                <w:rFonts w:hint="eastAsia"/>
              </w:rPr>
              <w:t>modify_time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54BD1" w:rsidRDefault="00D54BD1" w:rsidP="00137600">
            <w:pPr>
              <w:rPr>
                <w:rFonts w:ascii="宋体" w:hAnsi="宋体"/>
                <w:szCs w:val="21"/>
              </w:rPr>
            </w:pPr>
            <w:r>
              <w:rPr>
                <w:rFonts w:cs="Calibri" w:hint="eastAsia"/>
              </w:rPr>
              <w:t>修改时间</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jc w:val="left"/>
              <w:rPr>
                <w:szCs w:val="20"/>
              </w:rPr>
            </w:pPr>
          </w:p>
        </w:tc>
        <w:tc>
          <w:tcPr>
            <w:tcW w:w="537" w:type="dxa"/>
            <w:tcBorders>
              <w:top w:val="nil"/>
              <w:left w:val="nil"/>
              <w:bottom w:val="single" w:sz="8" w:space="0" w:color="auto"/>
              <w:right w:val="single" w:sz="4" w:space="0" w:color="auto"/>
            </w:tcBorders>
            <w:vAlign w:val="center"/>
          </w:tcPr>
          <w:p w:rsidR="00D54BD1" w:rsidRPr="006A3A33" w:rsidRDefault="00D54BD1" w:rsidP="00137600">
            <w:pPr>
              <w:jc w:val="center"/>
              <w:rPr>
                <w:rFonts w:cs="Times New Roman"/>
                <w:szCs w:val="21"/>
              </w:rPr>
            </w:pPr>
            <w:r w:rsidRPr="006A3A33">
              <w:rPr>
                <w:rFonts w:cs="Times New Roman"/>
              </w:rPr>
              <w:t>Y</w:t>
            </w:r>
          </w:p>
        </w:tc>
        <w:tc>
          <w:tcPr>
            <w:tcW w:w="722" w:type="dxa"/>
            <w:tcBorders>
              <w:top w:val="nil"/>
              <w:left w:val="single" w:sz="4" w:space="0" w:color="auto"/>
              <w:bottom w:val="single" w:sz="8" w:space="0" w:color="auto"/>
              <w:right w:val="single" w:sz="8" w:space="0" w:color="auto"/>
            </w:tcBorders>
            <w:vAlign w:val="center"/>
          </w:tcPr>
          <w:p w:rsidR="00D54BD1" w:rsidRDefault="00D54BD1" w:rsidP="00137600">
            <w:pPr>
              <w:rPr>
                <w:rFonts w:ascii="宋体" w:hAnsi="宋体" w:cs="宋体"/>
                <w:szCs w:val="21"/>
              </w:rPr>
            </w:pPr>
          </w:p>
        </w:tc>
        <w:tc>
          <w:tcPr>
            <w:tcW w:w="1203" w:type="dxa"/>
            <w:tcBorders>
              <w:top w:val="nil"/>
              <w:left w:val="nil"/>
              <w:bottom w:val="single" w:sz="8" w:space="0" w:color="auto"/>
              <w:right w:val="single" w:sz="8" w:space="0" w:color="auto"/>
            </w:tcBorders>
          </w:tcPr>
          <w:p w:rsidR="00D54BD1" w:rsidRDefault="00D54BD1" w:rsidP="00137600">
            <w:r>
              <w:rPr>
                <w:rFonts w:hint="eastAsia"/>
              </w:rPr>
              <w:t>datetime</w:t>
            </w:r>
          </w:p>
        </w:tc>
      </w:tr>
      <w:tr w:rsidR="00D54BD1" w:rsidTr="00137600">
        <w:trPr>
          <w:trHeight w:val="344"/>
          <w:jc w:val="center"/>
        </w:trPr>
        <w:tc>
          <w:tcPr>
            <w:tcW w:w="1399" w:type="dxa"/>
            <w:gridSpan w:val="2"/>
            <w:tcBorders>
              <w:top w:val="nil"/>
              <w:left w:val="single" w:sz="8" w:space="0" w:color="auto"/>
              <w:bottom w:val="single" w:sz="8" w:space="0" w:color="auto"/>
              <w:right w:val="single" w:sz="8" w:space="0" w:color="auto"/>
            </w:tcBorders>
          </w:tcPr>
          <w:p w:rsidR="00D54BD1" w:rsidRPr="006A3A33" w:rsidRDefault="00D54BD1" w:rsidP="00137600">
            <w:r>
              <w:rPr>
                <w:rFonts w:hint="eastAsia"/>
              </w:rPr>
              <w:t>recieve</w:t>
            </w:r>
            <w:r w:rsidRPr="006A3A33">
              <w:rPr>
                <w:rFonts w:hint="eastAsia"/>
                <w:szCs w:val="22"/>
              </w:rPr>
              <w:t>_time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r>
              <w:rPr>
                <w:rFonts w:ascii="宋体" w:hAnsi="宋体" w:hint="eastAsia"/>
                <w:szCs w:val="21"/>
              </w:rPr>
              <w:t>接收时间</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jc w:val="left"/>
              <w:rPr>
                <w:sz w:val="20"/>
                <w:szCs w:val="20"/>
              </w:rPr>
            </w:pPr>
          </w:p>
        </w:tc>
        <w:tc>
          <w:tcPr>
            <w:tcW w:w="537" w:type="dxa"/>
            <w:tcBorders>
              <w:top w:val="nil"/>
              <w:left w:val="nil"/>
              <w:bottom w:val="single" w:sz="8" w:space="0" w:color="auto"/>
              <w:right w:val="single" w:sz="4" w:space="0" w:color="auto"/>
            </w:tcBorders>
            <w:vAlign w:val="center"/>
          </w:tcPr>
          <w:p w:rsidR="00D54BD1" w:rsidRPr="006A3A33" w:rsidRDefault="00D54BD1" w:rsidP="00137600">
            <w:pPr>
              <w:jc w:val="center"/>
              <w:rPr>
                <w:rFonts w:cs="Times New Roman"/>
                <w:szCs w:val="21"/>
              </w:rPr>
            </w:pPr>
            <w:r w:rsidRPr="006A3A33">
              <w:rPr>
                <w:rFonts w:cs="Times New Roman"/>
                <w:szCs w:val="21"/>
              </w:rPr>
              <w:t>Y</w:t>
            </w:r>
          </w:p>
        </w:tc>
        <w:tc>
          <w:tcPr>
            <w:tcW w:w="722" w:type="dxa"/>
            <w:tcBorders>
              <w:top w:val="nil"/>
              <w:left w:val="single" w:sz="4" w:space="0" w:color="auto"/>
              <w:bottom w:val="single" w:sz="8" w:space="0" w:color="auto"/>
              <w:right w:val="single" w:sz="8" w:space="0" w:color="auto"/>
            </w:tcBorders>
            <w:vAlign w:val="center"/>
          </w:tcPr>
          <w:p w:rsidR="00D54BD1" w:rsidRDefault="00D54BD1" w:rsidP="00137600">
            <w:pPr>
              <w:rPr>
                <w:rFonts w:ascii="宋体" w:hAnsi="宋体" w:cs="宋体"/>
                <w:szCs w:val="21"/>
              </w:rPr>
            </w:pPr>
          </w:p>
        </w:tc>
        <w:tc>
          <w:tcPr>
            <w:tcW w:w="1203" w:type="dxa"/>
            <w:tcBorders>
              <w:top w:val="nil"/>
              <w:left w:val="nil"/>
              <w:bottom w:val="single" w:sz="8" w:space="0" w:color="auto"/>
              <w:right w:val="single" w:sz="8" w:space="0" w:color="auto"/>
            </w:tcBorders>
          </w:tcPr>
          <w:p w:rsidR="00D54BD1" w:rsidRDefault="00D54BD1" w:rsidP="00137600">
            <w:r w:rsidRPr="006A3A33">
              <w:rPr>
                <w:rFonts w:cs="Times New Roman" w:hint="eastAsia"/>
                <w:szCs w:val="22"/>
              </w:rPr>
              <w:t>datetime</w:t>
            </w:r>
          </w:p>
        </w:tc>
      </w:tr>
      <w:tr w:rsidR="00D54BD1" w:rsidTr="00137600">
        <w:trPr>
          <w:trHeight w:val="344"/>
          <w:jc w:val="center"/>
        </w:trPr>
        <w:tc>
          <w:tcPr>
            <w:tcW w:w="1399" w:type="dxa"/>
            <w:gridSpan w:val="2"/>
            <w:tcBorders>
              <w:top w:val="nil"/>
              <w:left w:val="single" w:sz="8" w:space="0" w:color="auto"/>
              <w:bottom w:val="single" w:sz="8" w:space="0" w:color="auto"/>
              <w:right w:val="single" w:sz="8" w:space="0" w:color="auto"/>
            </w:tcBorders>
          </w:tcPr>
          <w:p w:rsidR="00D54BD1" w:rsidRPr="006A3A33" w:rsidRDefault="00D54BD1" w:rsidP="00137600">
            <w:r>
              <w:rPr>
                <w:rFonts w:hint="eastAsia"/>
              </w:rPr>
              <w:t>form_code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r>
              <w:rPr>
                <w:rFonts w:ascii="宋体" w:hAnsi="宋体" w:hint="eastAsia"/>
                <w:szCs w:val="21"/>
              </w:rPr>
              <w:t>表单单号</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jc w:val="left"/>
              <w:rPr>
                <w:sz w:val="20"/>
                <w:szCs w:val="20"/>
              </w:rPr>
            </w:pPr>
            <w:r>
              <w:rPr>
                <w:rFonts w:hint="eastAsia"/>
                <w:szCs w:val="20"/>
              </w:rPr>
              <w:t>保存时生成申请编号</w:t>
            </w:r>
          </w:p>
        </w:tc>
        <w:tc>
          <w:tcPr>
            <w:tcW w:w="537" w:type="dxa"/>
            <w:tcBorders>
              <w:top w:val="nil"/>
              <w:left w:val="nil"/>
              <w:bottom w:val="single" w:sz="8" w:space="0" w:color="auto"/>
              <w:right w:val="single" w:sz="4" w:space="0" w:color="auto"/>
            </w:tcBorders>
            <w:vAlign w:val="center"/>
          </w:tcPr>
          <w:p w:rsidR="00D54BD1" w:rsidRPr="006A3A33" w:rsidRDefault="00D54BD1" w:rsidP="00137600">
            <w:pPr>
              <w:jc w:val="center"/>
              <w:rPr>
                <w:rFonts w:cs="Times New Roman"/>
                <w:szCs w:val="21"/>
              </w:rPr>
            </w:pPr>
            <w:r w:rsidRPr="006A3A33">
              <w:rPr>
                <w:rFonts w:cs="Times New Roman"/>
                <w:szCs w:val="21"/>
              </w:rPr>
              <w:t>Y</w:t>
            </w:r>
          </w:p>
        </w:tc>
        <w:tc>
          <w:tcPr>
            <w:tcW w:w="722" w:type="dxa"/>
            <w:tcBorders>
              <w:top w:val="nil"/>
              <w:left w:val="single" w:sz="4" w:space="0" w:color="auto"/>
              <w:bottom w:val="single" w:sz="8" w:space="0" w:color="auto"/>
              <w:right w:val="single" w:sz="8" w:space="0" w:color="auto"/>
            </w:tcBorders>
            <w:vAlign w:val="center"/>
          </w:tcPr>
          <w:p w:rsidR="00D54BD1" w:rsidRDefault="00D54BD1" w:rsidP="00137600">
            <w:pPr>
              <w:rPr>
                <w:rFonts w:ascii="宋体" w:hAnsi="宋体" w:cs="宋体"/>
                <w:szCs w:val="21"/>
              </w:rPr>
            </w:pPr>
          </w:p>
        </w:tc>
        <w:tc>
          <w:tcPr>
            <w:tcW w:w="1203" w:type="dxa"/>
            <w:tcBorders>
              <w:top w:val="nil"/>
              <w:left w:val="nil"/>
              <w:bottom w:val="single" w:sz="8" w:space="0" w:color="auto"/>
              <w:right w:val="single" w:sz="8" w:space="0" w:color="auto"/>
            </w:tcBorders>
          </w:tcPr>
          <w:p w:rsidR="00D54BD1" w:rsidRDefault="00D54BD1" w:rsidP="00137600">
            <w:r>
              <w:rPr>
                <w:rFonts w:hint="eastAsia"/>
              </w:rPr>
              <w:t>varchar(255)</w:t>
            </w:r>
          </w:p>
        </w:tc>
      </w:tr>
      <w:tr w:rsidR="00D54BD1" w:rsidTr="00137600">
        <w:trPr>
          <w:trHeight w:val="344"/>
          <w:jc w:val="center"/>
        </w:trPr>
        <w:tc>
          <w:tcPr>
            <w:tcW w:w="1399" w:type="dxa"/>
            <w:gridSpan w:val="2"/>
            <w:tcBorders>
              <w:top w:val="nil"/>
              <w:left w:val="single" w:sz="8" w:space="0" w:color="auto"/>
              <w:bottom w:val="single" w:sz="8" w:space="0" w:color="auto"/>
              <w:right w:val="single" w:sz="8" w:space="0" w:color="auto"/>
            </w:tcBorders>
          </w:tcPr>
          <w:p w:rsidR="00D54BD1" w:rsidRPr="006A3A33" w:rsidRDefault="00D54BD1" w:rsidP="00137600">
            <w:r>
              <w:rPr>
                <w:rFonts w:hint="eastAsia"/>
              </w:rPr>
              <w:lastRenderedPageBreak/>
              <w:t>a</w:t>
            </w:r>
            <w:r>
              <w:t>ssign</w:t>
            </w:r>
            <w:r>
              <w:rPr>
                <w:rFonts w:hint="eastAsia"/>
              </w:rPr>
              <w:t>_receive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r>
              <w:rPr>
                <w:rFonts w:cs="Calibri" w:hint="eastAsia"/>
                <w:szCs w:val="21"/>
              </w:rPr>
              <w:t>指定接收人</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jc w:val="left"/>
              <w:rPr>
                <w:sz w:val="20"/>
                <w:szCs w:val="20"/>
              </w:rPr>
            </w:pPr>
          </w:p>
        </w:tc>
        <w:tc>
          <w:tcPr>
            <w:tcW w:w="537" w:type="dxa"/>
            <w:tcBorders>
              <w:top w:val="nil"/>
              <w:left w:val="nil"/>
              <w:bottom w:val="single" w:sz="8" w:space="0" w:color="auto"/>
              <w:right w:val="single" w:sz="4" w:space="0" w:color="auto"/>
            </w:tcBorders>
            <w:vAlign w:val="center"/>
          </w:tcPr>
          <w:p w:rsidR="00D54BD1" w:rsidRPr="006A3A33" w:rsidRDefault="00D54BD1" w:rsidP="00137600">
            <w:pPr>
              <w:jc w:val="center"/>
              <w:rPr>
                <w:rFonts w:cs="Times New Roman"/>
                <w:szCs w:val="21"/>
              </w:rPr>
            </w:pPr>
            <w:r>
              <w:rPr>
                <w:rFonts w:cs="Times New Roman" w:hint="eastAsia"/>
                <w:szCs w:val="21"/>
              </w:rPr>
              <w:t>Y</w:t>
            </w:r>
          </w:p>
        </w:tc>
        <w:tc>
          <w:tcPr>
            <w:tcW w:w="722" w:type="dxa"/>
            <w:tcBorders>
              <w:top w:val="nil"/>
              <w:left w:val="single" w:sz="4" w:space="0" w:color="auto"/>
              <w:bottom w:val="single" w:sz="8" w:space="0" w:color="auto"/>
              <w:right w:val="single" w:sz="8" w:space="0" w:color="auto"/>
            </w:tcBorders>
            <w:vAlign w:val="center"/>
          </w:tcPr>
          <w:p w:rsidR="00D54BD1" w:rsidRDefault="00D54BD1" w:rsidP="00137600">
            <w:pPr>
              <w:rPr>
                <w:rFonts w:ascii="宋体" w:hAnsi="宋体" w:cs="宋体"/>
                <w:szCs w:val="21"/>
              </w:rPr>
            </w:pPr>
          </w:p>
        </w:tc>
        <w:tc>
          <w:tcPr>
            <w:tcW w:w="1203" w:type="dxa"/>
            <w:tcBorders>
              <w:top w:val="nil"/>
              <w:left w:val="nil"/>
              <w:bottom w:val="single" w:sz="8" w:space="0" w:color="auto"/>
              <w:right w:val="single" w:sz="8" w:space="0" w:color="auto"/>
            </w:tcBorders>
          </w:tcPr>
          <w:p w:rsidR="00D54BD1" w:rsidRDefault="00D54BD1" w:rsidP="00137600">
            <w:r>
              <w:rPr>
                <w:rFonts w:hint="eastAsia"/>
              </w:rPr>
              <w:t>varchar(255)</w:t>
            </w:r>
          </w:p>
        </w:tc>
      </w:tr>
      <w:tr w:rsidR="00D54BD1" w:rsidTr="00137600">
        <w:trPr>
          <w:trHeight w:val="344"/>
          <w:jc w:val="center"/>
        </w:trPr>
        <w:tc>
          <w:tcPr>
            <w:tcW w:w="1399" w:type="dxa"/>
            <w:gridSpan w:val="2"/>
            <w:tcBorders>
              <w:top w:val="nil"/>
              <w:left w:val="single" w:sz="8" w:space="0" w:color="auto"/>
              <w:bottom w:val="single" w:sz="8" w:space="0" w:color="auto"/>
              <w:right w:val="single" w:sz="8" w:space="0" w:color="auto"/>
            </w:tcBorders>
          </w:tcPr>
          <w:p w:rsidR="00D54BD1" w:rsidRPr="006A3A33" w:rsidRDefault="00D54BD1" w:rsidP="00137600">
            <w:r>
              <w:rPr>
                <w:rFonts w:hint="eastAsia"/>
                <w:szCs w:val="22"/>
              </w:rPr>
              <w:t>f</w:t>
            </w:r>
            <w:r w:rsidRPr="00EB5D9F">
              <w:rPr>
                <w:rFonts w:hint="eastAsia"/>
                <w:szCs w:val="22"/>
              </w:rPr>
              <w:t>inish_time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r w:rsidRPr="00EB5D9F">
              <w:rPr>
                <w:rFonts w:ascii="宋体" w:hAnsi="宋体" w:hint="eastAsia"/>
                <w:szCs w:val="21"/>
              </w:rPr>
              <w:t>办结时间</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jc w:val="left"/>
              <w:rPr>
                <w:sz w:val="20"/>
                <w:szCs w:val="20"/>
              </w:rPr>
            </w:pPr>
          </w:p>
        </w:tc>
        <w:tc>
          <w:tcPr>
            <w:tcW w:w="537" w:type="dxa"/>
            <w:tcBorders>
              <w:top w:val="nil"/>
              <w:left w:val="nil"/>
              <w:bottom w:val="single" w:sz="8" w:space="0" w:color="auto"/>
              <w:right w:val="single" w:sz="4" w:space="0" w:color="auto"/>
            </w:tcBorders>
            <w:vAlign w:val="center"/>
          </w:tcPr>
          <w:p w:rsidR="00D54BD1" w:rsidRPr="006A3A33" w:rsidRDefault="00D54BD1" w:rsidP="00137600">
            <w:pPr>
              <w:jc w:val="center"/>
              <w:rPr>
                <w:rFonts w:cs="Times New Roman"/>
                <w:szCs w:val="21"/>
              </w:rPr>
            </w:pPr>
            <w:r w:rsidRPr="00EB5D9F">
              <w:rPr>
                <w:rFonts w:cs="Times New Roman" w:hint="eastAsia"/>
                <w:szCs w:val="21"/>
              </w:rPr>
              <w:t>Y</w:t>
            </w:r>
            <w:r>
              <w:rPr>
                <w:rFonts w:cs="Times New Roman" w:hint="eastAsia"/>
                <w:color w:val="FF0000"/>
                <w:szCs w:val="21"/>
              </w:rPr>
              <w:t xml:space="preserve"> </w:t>
            </w:r>
          </w:p>
        </w:tc>
        <w:tc>
          <w:tcPr>
            <w:tcW w:w="722" w:type="dxa"/>
            <w:tcBorders>
              <w:top w:val="nil"/>
              <w:left w:val="single" w:sz="4" w:space="0" w:color="auto"/>
              <w:bottom w:val="single" w:sz="8" w:space="0" w:color="auto"/>
              <w:right w:val="single" w:sz="8" w:space="0" w:color="auto"/>
            </w:tcBorders>
            <w:vAlign w:val="center"/>
          </w:tcPr>
          <w:p w:rsidR="00D54BD1" w:rsidRDefault="00D54BD1" w:rsidP="00137600">
            <w:pPr>
              <w:rPr>
                <w:rFonts w:ascii="宋体" w:hAnsi="宋体" w:cs="宋体"/>
                <w:szCs w:val="21"/>
              </w:rPr>
            </w:pPr>
          </w:p>
        </w:tc>
        <w:tc>
          <w:tcPr>
            <w:tcW w:w="1203" w:type="dxa"/>
            <w:tcBorders>
              <w:top w:val="nil"/>
              <w:left w:val="nil"/>
              <w:bottom w:val="single" w:sz="8" w:space="0" w:color="auto"/>
              <w:right w:val="single" w:sz="8" w:space="0" w:color="auto"/>
            </w:tcBorders>
          </w:tcPr>
          <w:p w:rsidR="00D54BD1" w:rsidRDefault="00D54BD1" w:rsidP="00137600">
            <w:r w:rsidRPr="00EB5D9F">
              <w:rPr>
                <w:rFonts w:hint="eastAsia"/>
              </w:rPr>
              <w:t>datetime</w:t>
            </w:r>
          </w:p>
        </w:tc>
      </w:tr>
      <w:tr w:rsidR="00D54BD1" w:rsidTr="00137600">
        <w:trPr>
          <w:trHeight w:val="344"/>
          <w:jc w:val="center"/>
        </w:trPr>
        <w:tc>
          <w:tcPr>
            <w:tcW w:w="1399" w:type="dxa"/>
            <w:gridSpan w:val="2"/>
            <w:tcBorders>
              <w:top w:val="nil"/>
              <w:left w:val="single" w:sz="8" w:space="0" w:color="auto"/>
              <w:bottom w:val="single" w:sz="8" w:space="0" w:color="auto"/>
              <w:right w:val="single" w:sz="8" w:space="0" w:color="auto"/>
            </w:tcBorders>
          </w:tcPr>
          <w:p w:rsidR="00D54BD1" w:rsidRPr="006A3A33" w:rsidRDefault="00D54BD1" w:rsidP="00137600">
            <w:r w:rsidRPr="00EB5D9F">
              <w:rPr>
                <w:rFonts w:hint="eastAsia"/>
                <w:szCs w:val="22"/>
              </w:rPr>
              <w:t>finish_result</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r w:rsidRPr="00EB5D9F">
              <w:rPr>
                <w:rFonts w:cs="Calibri" w:hint="eastAsia"/>
                <w:szCs w:val="21"/>
              </w:rPr>
              <w:t>办结结论</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jc w:val="left"/>
              <w:rPr>
                <w:sz w:val="20"/>
                <w:szCs w:val="20"/>
              </w:rPr>
            </w:pPr>
            <w:r w:rsidRPr="00EB5D9F">
              <w:rPr>
                <w:rFonts w:hint="eastAsia"/>
                <w:szCs w:val="20"/>
              </w:rPr>
              <w:t>同意、不同意</w:t>
            </w:r>
          </w:p>
        </w:tc>
        <w:tc>
          <w:tcPr>
            <w:tcW w:w="537" w:type="dxa"/>
            <w:tcBorders>
              <w:top w:val="nil"/>
              <w:left w:val="nil"/>
              <w:bottom w:val="single" w:sz="8" w:space="0" w:color="auto"/>
              <w:right w:val="single" w:sz="4" w:space="0" w:color="auto"/>
            </w:tcBorders>
            <w:vAlign w:val="center"/>
          </w:tcPr>
          <w:p w:rsidR="00D54BD1" w:rsidRPr="006A3A33" w:rsidRDefault="00D54BD1" w:rsidP="00137600">
            <w:pPr>
              <w:jc w:val="center"/>
              <w:rPr>
                <w:rFonts w:cs="Times New Roman"/>
                <w:szCs w:val="21"/>
              </w:rPr>
            </w:pPr>
            <w:r>
              <w:rPr>
                <w:rFonts w:cs="Times New Roman" w:hint="eastAsia"/>
                <w:szCs w:val="21"/>
              </w:rPr>
              <w:t>Y</w:t>
            </w:r>
          </w:p>
        </w:tc>
        <w:tc>
          <w:tcPr>
            <w:tcW w:w="722" w:type="dxa"/>
            <w:tcBorders>
              <w:top w:val="nil"/>
              <w:left w:val="single" w:sz="4" w:space="0" w:color="auto"/>
              <w:bottom w:val="single" w:sz="8" w:space="0" w:color="auto"/>
              <w:right w:val="single" w:sz="8" w:space="0" w:color="auto"/>
            </w:tcBorders>
            <w:vAlign w:val="center"/>
          </w:tcPr>
          <w:p w:rsidR="00D54BD1" w:rsidRDefault="00D54BD1" w:rsidP="00137600">
            <w:pPr>
              <w:rPr>
                <w:rFonts w:ascii="宋体" w:hAnsi="宋体" w:cs="宋体"/>
                <w:szCs w:val="21"/>
              </w:rPr>
            </w:pPr>
          </w:p>
        </w:tc>
        <w:tc>
          <w:tcPr>
            <w:tcW w:w="1203" w:type="dxa"/>
            <w:tcBorders>
              <w:top w:val="nil"/>
              <w:left w:val="nil"/>
              <w:bottom w:val="single" w:sz="8" w:space="0" w:color="auto"/>
              <w:right w:val="single" w:sz="8" w:space="0" w:color="auto"/>
            </w:tcBorders>
          </w:tcPr>
          <w:p w:rsidR="00D54BD1" w:rsidRDefault="00D54BD1" w:rsidP="00137600">
            <w:r w:rsidRPr="00EB5D9F">
              <w:rPr>
                <w:rFonts w:hint="eastAsia"/>
              </w:rPr>
              <w:t>varchar(255)</w:t>
            </w:r>
          </w:p>
        </w:tc>
      </w:tr>
      <w:tr w:rsidR="00D54BD1" w:rsidTr="00137600">
        <w:trPr>
          <w:trHeight w:val="344"/>
          <w:jc w:val="center"/>
        </w:trPr>
        <w:tc>
          <w:tcPr>
            <w:tcW w:w="1399" w:type="dxa"/>
            <w:gridSpan w:val="2"/>
            <w:tcBorders>
              <w:top w:val="nil"/>
              <w:left w:val="single" w:sz="8" w:space="0" w:color="auto"/>
              <w:bottom w:val="single" w:sz="8" w:space="0" w:color="auto"/>
              <w:right w:val="single" w:sz="8" w:space="0" w:color="auto"/>
            </w:tcBorders>
          </w:tcPr>
          <w:p w:rsidR="00D54BD1" w:rsidRPr="006A3A33" w:rsidRDefault="00D54BD1" w:rsidP="00137600">
            <w:r w:rsidRPr="00EB5D9F">
              <w:rPr>
                <w:rFonts w:hint="eastAsia"/>
                <w:szCs w:val="22"/>
              </w:rPr>
              <w:t>accept_time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r w:rsidRPr="000A1218">
              <w:rPr>
                <w:rFonts w:cs="Calibri" w:hint="eastAsia"/>
                <w:szCs w:val="21"/>
              </w:rPr>
              <w:t>受理时间</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jc w:val="left"/>
              <w:rPr>
                <w:sz w:val="20"/>
                <w:szCs w:val="20"/>
              </w:rPr>
            </w:pPr>
          </w:p>
        </w:tc>
        <w:tc>
          <w:tcPr>
            <w:tcW w:w="537" w:type="dxa"/>
            <w:tcBorders>
              <w:top w:val="nil"/>
              <w:left w:val="nil"/>
              <w:bottom w:val="single" w:sz="8" w:space="0" w:color="auto"/>
              <w:right w:val="single" w:sz="4" w:space="0" w:color="auto"/>
            </w:tcBorders>
            <w:vAlign w:val="center"/>
          </w:tcPr>
          <w:p w:rsidR="00D54BD1" w:rsidRPr="006A3A33" w:rsidRDefault="00D54BD1" w:rsidP="00137600">
            <w:pPr>
              <w:jc w:val="center"/>
              <w:rPr>
                <w:rFonts w:cs="Times New Roman"/>
                <w:szCs w:val="21"/>
              </w:rPr>
            </w:pPr>
            <w:r>
              <w:rPr>
                <w:rFonts w:cs="Times New Roman" w:hint="eastAsia"/>
                <w:szCs w:val="21"/>
              </w:rPr>
              <w:t>Y</w:t>
            </w:r>
          </w:p>
        </w:tc>
        <w:tc>
          <w:tcPr>
            <w:tcW w:w="722" w:type="dxa"/>
            <w:tcBorders>
              <w:top w:val="nil"/>
              <w:left w:val="single" w:sz="4" w:space="0" w:color="auto"/>
              <w:bottom w:val="single" w:sz="8" w:space="0" w:color="auto"/>
              <w:right w:val="single" w:sz="8" w:space="0" w:color="auto"/>
            </w:tcBorders>
            <w:vAlign w:val="center"/>
          </w:tcPr>
          <w:p w:rsidR="00D54BD1" w:rsidRDefault="00D54BD1" w:rsidP="00137600">
            <w:pPr>
              <w:rPr>
                <w:rFonts w:ascii="宋体" w:hAnsi="宋体" w:cs="宋体"/>
                <w:szCs w:val="21"/>
              </w:rPr>
            </w:pPr>
          </w:p>
        </w:tc>
        <w:tc>
          <w:tcPr>
            <w:tcW w:w="1203" w:type="dxa"/>
            <w:tcBorders>
              <w:top w:val="nil"/>
              <w:left w:val="nil"/>
              <w:bottom w:val="single" w:sz="8" w:space="0" w:color="auto"/>
              <w:right w:val="single" w:sz="8" w:space="0" w:color="auto"/>
            </w:tcBorders>
          </w:tcPr>
          <w:p w:rsidR="00D54BD1" w:rsidRDefault="00D54BD1" w:rsidP="00137600">
            <w:r w:rsidRPr="00EB5D9F">
              <w:rPr>
                <w:rFonts w:hint="eastAsia"/>
              </w:rPr>
              <w:t>datetime</w:t>
            </w:r>
          </w:p>
        </w:tc>
      </w:tr>
      <w:tr w:rsidR="00D54BD1" w:rsidTr="00137600">
        <w:trPr>
          <w:trHeight w:val="344"/>
          <w:jc w:val="center"/>
        </w:trPr>
        <w:tc>
          <w:tcPr>
            <w:tcW w:w="1399" w:type="dxa"/>
            <w:gridSpan w:val="2"/>
            <w:tcBorders>
              <w:top w:val="nil"/>
              <w:left w:val="single" w:sz="8" w:space="0" w:color="auto"/>
              <w:bottom w:val="single" w:sz="8" w:space="0" w:color="auto"/>
              <w:right w:val="single" w:sz="8" w:space="0" w:color="auto"/>
            </w:tcBorders>
          </w:tcPr>
          <w:p w:rsidR="00D54BD1" w:rsidRPr="006A3A33" w:rsidRDefault="00D54BD1" w:rsidP="00137600">
            <w:r>
              <w:rPr>
                <w:rFonts w:hint="eastAsia"/>
                <w:szCs w:val="22"/>
              </w:rPr>
              <w:t>a</w:t>
            </w:r>
            <w:r w:rsidRPr="00EB5D9F">
              <w:rPr>
                <w:rFonts w:hint="eastAsia"/>
                <w:szCs w:val="22"/>
              </w:rPr>
              <w:t>ccept_result</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r w:rsidRPr="000A1218">
              <w:rPr>
                <w:rFonts w:cs="Calibri" w:hint="eastAsia"/>
                <w:szCs w:val="21"/>
              </w:rPr>
              <w:t>受理结论</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jc w:val="left"/>
              <w:rPr>
                <w:sz w:val="20"/>
                <w:szCs w:val="20"/>
              </w:rPr>
            </w:pPr>
            <w:r w:rsidRPr="00E9081A">
              <w:rPr>
                <w:rFonts w:hint="eastAsia"/>
                <w:sz w:val="20"/>
                <w:szCs w:val="20"/>
              </w:rPr>
              <w:t>补正、受理、退回不受理</w:t>
            </w:r>
          </w:p>
        </w:tc>
        <w:tc>
          <w:tcPr>
            <w:tcW w:w="537" w:type="dxa"/>
            <w:tcBorders>
              <w:top w:val="nil"/>
              <w:left w:val="nil"/>
              <w:bottom w:val="single" w:sz="8" w:space="0" w:color="auto"/>
              <w:right w:val="single" w:sz="4" w:space="0" w:color="auto"/>
            </w:tcBorders>
            <w:vAlign w:val="center"/>
          </w:tcPr>
          <w:p w:rsidR="00D54BD1" w:rsidRPr="006A3A33" w:rsidRDefault="00D54BD1" w:rsidP="00137600">
            <w:pPr>
              <w:jc w:val="center"/>
              <w:rPr>
                <w:rFonts w:cs="Times New Roman"/>
                <w:szCs w:val="21"/>
              </w:rPr>
            </w:pPr>
            <w:r>
              <w:rPr>
                <w:rFonts w:cs="Times New Roman" w:hint="eastAsia"/>
                <w:szCs w:val="21"/>
              </w:rPr>
              <w:t>Y</w:t>
            </w:r>
          </w:p>
        </w:tc>
        <w:tc>
          <w:tcPr>
            <w:tcW w:w="722" w:type="dxa"/>
            <w:tcBorders>
              <w:top w:val="nil"/>
              <w:left w:val="single" w:sz="4" w:space="0" w:color="auto"/>
              <w:bottom w:val="single" w:sz="8" w:space="0" w:color="auto"/>
              <w:right w:val="single" w:sz="8" w:space="0" w:color="auto"/>
            </w:tcBorders>
            <w:vAlign w:val="center"/>
          </w:tcPr>
          <w:p w:rsidR="00D54BD1" w:rsidRDefault="00D54BD1" w:rsidP="00137600">
            <w:pPr>
              <w:rPr>
                <w:rFonts w:ascii="宋体" w:hAnsi="宋体" w:cs="宋体"/>
                <w:szCs w:val="21"/>
              </w:rPr>
            </w:pPr>
          </w:p>
        </w:tc>
        <w:tc>
          <w:tcPr>
            <w:tcW w:w="1203" w:type="dxa"/>
            <w:tcBorders>
              <w:top w:val="nil"/>
              <w:left w:val="nil"/>
              <w:bottom w:val="single" w:sz="8" w:space="0" w:color="auto"/>
              <w:right w:val="single" w:sz="8" w:space="0" w:color="auto"/>
            </w:tcBorders>
          </w:tcPr>
          <w:p w:rsidR="00D54BD1" w:rsidRDefault="00D54BD1" w:rsidP="00137600">
            <w:r w:rsidRPr="00EB5D9F">
              <w:rPr>
                <w:rFonts w:hint="eastAsia"/>
              </w:rPr>
              <w:t>varchar(255)</w:t>
            </w:r>
          </w:p>
        </w:tc>
      </w:tr>
      <w:tr w:rsidR="00D54BD1" w:rsidTr="00137600">
        <w:trPr>
          <w:trHeight w:val="344"/>
          <w:jc w:val="center"/>
        </w:trPr>
        <w:tc>
          <w:tcPr>
            <w:tcW w:w="1399" w:type="dxa"/>
            <w:gridSpan w:val="2"/>
            <w:tcBorders>
              <w:top w:val="nil"/>
              <w:left w:val="single" w:sz="8" w:space="0" w:color="auto"/>
              <w:bottom w:val="single" w:sz="8" w:space="0" w:color="auto"/>
              <w:right w:val="single" w:sz="8" w:space="0" w:color="auto"/>
            </w:tcBorders>
          </w:tcPr>
          <w:p w:rsidR="00D54BD1" w:rsidRPr="006A3A33" w:rsidRDefault="00D54BD1" w:rsidP="00137600">
            <w:r>
              <w:rPr>
                <w:rFonts w:hint="eastAsia"/>
              </w:rPr>
              <w:t>receive</w:t>
            </w:r>
            <w:r w:rsidRPr="006A3A33">
              <w:rPr>
                <w:rFonts w:hint="eastAsia"/>
              </w:rPr>
              <w:t>_by</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r>
              <w:rPr>
                <w:rFonts w:cs="Calibri" w:hint="eastAsia"/>
                <w:szCs w:val="21"/>
              </w:rPr>
              <w:t>实际接收人</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jc w:val="left"/>
              <w:rPr>
                <w:sz w:val="20"/>
                <w:szCs w:val="20"/>
              </w:rPr>
            </w:pPr>
          </w:p>
        </w:tc>
        <w:tc>
          <w:tcPr>
            <w:tcW w:w="537" w:type="dxa"/>
            <w:tcBorders>
              <w:top w:val="nil"/>
              <w:left w:val="nil"/>
              <w:bottom w:val="single" w:sz="8" w:space="0" w:color="auto"/>
              <w:right w:val="single" w:sz="4" w:space="0" w:color="auto"/>
            </w:tcBorders>
            <w:vAlign w:val="center"/>
          </w:tcPr>
          <w:p w:rsidR="00D54BD1" w:rsidRPr="006A3A33" w:rsidRDefault="00D54BD1" w:rsidP="00137600">
            <w:pPr>
              <w:jc w:val="center"/>
              <w:rPr>
                <w:rFonts w:cs="Times New Roman"/>
                <w:szCs w:val="21"/>
              </w:rPr>
            </w:pPr>
            <w:r w:rsidRPr="006A3A33">
              <w:rPr>
                <w:rFonts w:cs="Times New Roman"/>
                <w:szCs w:val="21"/>
              </w:rPr>
              <w:t>Y</w:t>
            </w:r>
          </w:p>
        </w:tc>
        <w:tc>
          <w:tcPr>
            <w:tcW w:w="722" w:type="dxa"/>
            <w:tcBorders>
              <w:top w:val="nil"/>
              <w:left w:val="single" w:sz="4" w:space="0" w:color="auto"/>
              <w:bottom w:val="single" w:sz="8" w:space="0" w:color="auto"/>
              <w:right w:val="single" w:sz="8" w:space="0" w:color="auto"/>
            </w:tcBorders>
            <w:vAlign w:val="center"/>
          </w:tcPr>
          <w:p w:rsidR="00D54BD1" w:rsidRDefault="00D54BD1" w:rsidP="00137600">
            <w:pPr>
              <w:rPr>
                <w:rFonts w:ascii="宋体" w:hAnsi="宋体" w:cs="宋体"/>
                <w:szCs w:val="21"/>
              </w:rPr>
            </w:pPr>
          </w:p>
        </w:tc>
        <w:tc>
          <w:tcPr>
            <w:tcW w:w="1203" w:type="dxa"/>
            <w:tcBorders>
              <w:top w:val="nil"/>
              <w:left w:val="nil"/>
              <w:bottom w:val="single" w:sz="8" w:space="0" w:color="auto"/>
              <w:right w:val="single" w:sz="8" w:space="0" w:color="auto"/>
            </w:tcBorders>
          </w:tcPr>
          <w:p w:rsidR="00D54BD1" w:rsidRDefault="00D54BD1" w:rsidP="00137600">
            <w:r>
              <w:rPr>
                <w:rFonts w:hint="eastAsia"/>
              </w:rPr>
              <w:t>varchar(255)</w:t>
            </w:r>
          </w:p>
        </w:tc>
      </w:tr>
      <w:tr w:rsidR="00D54BD1" w:rsidTr="00137600">
        <w:trPr>
          <w:trHeight w:val="344"/>
          <w:jc w:val="center"/>
        </w:trPr>
        <w:tc>
          <w:tcPr>
            <w:tcW w:w="1399" w:type="dxa"/>
            <w:gridSpan w:val="2"/>
            <w:tcBorders>
              <w:top w:val="nil"/>
              <w:left w:val="single" w:sz="8" w:space="0" w:color="auto"/>
              <w:bottom w:val="single" w:sz="8" w:space="0" w:color="auto"/>
              <w:right w:val="single" w:sz="8" w:space="0" w:color="auto"/>
            </w:tcBorders>
          </w:tcPr>
          <w:p w:rsidR="00D54BD1" w:rsidRDefault="00D54BD1" w:rsidP="00137600">
            <w:r>
              <w:rPr>
                <w:rFonts w:hint="eastAsia"/>
              </w:rPr>
              <w:t>isfinish</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r>
              <w:rPr>
                <w:rFonts w:cs="Calibri" w:hint="eastAsia"/>
                <w:szCs w:val="21"/>
              </w:rPr>
              <w:t>是否办结</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D54BD1" w:rsidRDefault="00D54BD1" w:rsidP="00137600">
            <w:pPr>
              <w:jc w:val="left"/>
              <w:rPr>
                <w:sz w:val="20"/>
                <w:szCs w:val="20"/>
              </w:rPr>
            </w:pPr>
          </w:p>
        </w:tc>
        <w:tc>
          <w:tcPr>
            <w:tcW w:w="537" w:type="dxa"/>
            <w:tcBorders>
              <w:top w:val="nil"/>
              <w:left w:val="nil"/>
              <w:bottom w:val="single" w:sz="8" w:space="0" w:color="auto"/>
              <w:right w:val="single" w:sz="4" w:space="0" w:color="auto"/>
            </w:tcBorders>
            <w:vAlign w:val="center"/>
          </w:tcPr>
          <w:p w:rsidR="00D54BD1" w:rsidRPr="006A3A33" w:rsidRDefault="00D54BD1" w:rsidP="00137600">
            <w:pPr>
              <w:jc w:val="center"/>
              <w:rPr>
                <w:rFonts w:cs="Times New Roman"/>
                <w:szCs w:val="21"/>
              </w:rPr>
            </w:pPr>
            <w:r>
              <w:rPr>
                <w:rFonts w:cs="Times New Roman" w:hint="eastAsia"/>
                <w:szCs w:val="21"/>
              </w:rPr>
              <w:t>Y</w:t>
            </w:r>
          </w:p>
        </w:tc>
        <w:tc>
          <w:tcPr>
            <w:tcW w:w="722" w:type="dxa"/>
            <w:tcBorders>
              <w:top w:val="nil"/>
              <w:left w:val="single" w:sz="4" w:space="0" w:color="auto"/>
              <w:bottom w:val="single" w:sz="8" w:space="0" w:color="auto"/>
              <w:right w:val="single" w:sz="8" w:space="0" w:color="auto"/>
            </w:tcBorders>
            <w:vAlign w:val="center"/>
          </w:tcPr>
          <w:p w:rsidR="00D54BD1" w:rsidRDefault="00D54BD1" w:rsidP="00137600">
            <w:pPr>
              <w:rPr>
                <w:rFonts w:ascii="宋体" w:hAnsi="宋体" w:cs="宋体"/>
                <w:szCs w:val="21"/>
              </w:rPr>
            </w:pPr>
          </w:p>
        </w:tc>
        <w:tc>
          <w:tcPr>
            <w:tcW w:w="1203" w:type="dxa"/>
            <w:tcBorders>
              <w:top w:val="nil"/>
              <w:left w:val="nil"/>
              <w:bottom w:val="single" w:sz="8" w:space="0" w:color="auto"/>
              <w:right w:val="single" w:sz="8" w:space="0" w:color="auto"/>
            </w:tcBorders>
          </w:tcPr>
          <w:p w:rsidR="00D54BD1" w:rsidRDefault="00D54BD1" w:rsidP="00137600">
            <w:r>
              <w:rPr>
                <w:rFonts w:hint="eastAsia"/>
              </w:rPr>
              <w:t>char(1)</w:t>
            </w:r>
          </w:p>
        </w:tc>
      </w:tr>
      <w:tr w:rsidR="00C32169" w:rsidTr="00137600">
        <w:trPr>
          <w:trHeight w:val="344"/>
          <w:jc w:val="center"/>
          <w:ins w:id="1834" w:author="xlli" w:date="2017-11-16T16:52:00Z"/>
        </w:trPr>
        <w:tc>
          <w:tcPr>
            <w:tcW w:w="1399" w:type="dxa"/>
            <w:gridSpan w:val="2"/>
            <w:tcBorders>
              <w:top w:val="nil"/>
              <w:left w:val="single" w:sz="8" w:space="0" w:color="auto"/>
              <w:bottom w:val="single" w:sz="8" w:space="0" w:color="auto"/>
              <w:right w:val="single" w:sz="8" w:space="0" w:color="auto"/>
            </w:tcBorders>
          </w:tcPr>
          <w:p w:rsidR="00C32169" w:rsidRDefault="00C32169" w:rsidP="00137600">
            <w:pPr>
              <w:rPr>
                <w:ins w:id="1835" w:author="xlli" w:date="2017-11-16T16:52:00Z"/>
              </w:rPr>
            </w:pPr>
            <w:ins w:id="1836" w:author="xlli" w:date="2017-11-16T16:52:00Z">
              <w:r w:rsidRPr="00C32169">
                <w:t>finish_user</w:t>
              </w:r>
            </w:ins>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32169" w:rsidRDefault="00C32169" w:rsidP="00137600">
            <w:pPr>
              <w:rPr>
                <w:ins w:id="1837" w:author="xlli" w:date="2017-11-16T16:52:00Z"/>
                <w:rFonts w:cs="Calibri"/>
                <w:szCs w:val="21"/>
              </w:rPr>
            </w:pPr>
            <w:ins w:id="1838" w:author="xlli" w:date="2017-11-16T16:52:00Z">
              <w:r>
                <w:rPr>
                  <w:rFonts w:cs="Calibri" w:hint="eastAsia"/>
                  <w:szCs w:val="21"/>
                </w:rPr>
                <w:t>办结人</w:t>
              </w:r>
            </w:ins>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C32169" w:rsidRDefault="00C32169" w:rsidP="00137600">
            <w:pPr>
              <w:rPr>
                <w:ins w:id="1839" w:author="xlli" w:date="2017-11-16T16:52:00Z"/>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C32169" w:rsidRDefault="00C32169" w:rsidP="00137600">
            <w:pPr>
              <w:jc w:val="left"/>
              <w:rPr>
                <w:ins w:id="1840" w:author="xlli" w:date="2017-11-16T16:52:00Z"/>
                <w:sz w:val="20"/>
                <w:szCs w:val="20"/>
              </w:rPr>
            </w:pPr>
          </w:p>
        </w:tc>
        <w:tc>
          <w:tcPr>
            <w:tcW w:w="537" w:type="dxa"/>
            <w:tcBorders>
              <w:top w:val="nil"/>
              <w:left w:val="nil"/>
              <w:bottom w:val="single" w:sz="8" w:space="0" w:color="auto"/>
              <w:right w:val="single" w:sz="4" w:space="0" w:color="auto"/>
            </w:tcBorders>
            <w:vAlign w:val="center"/>
          </w:tcPr>
          <w:p w:rsidR="00C32169" w:rsidRDefault="00C32169" w:rsidP="00137600">
            <w:pPr>
              <w:jc w:val="center"/>
              <w:rPr>
                <w:ins w:id="1841" w:author="xlli" w:date="2017-11-16T16:52:00Z"/>
                <w:rFonts w:cs="Times New Roman"/>
                <w:szCs w:val="21"/>
              </w:rPr>
            </w:pPr>
            <w:ins w:id="1842" w:author="xlli" w:date="2017-11-16T16:52:00Z">
              <w:r w:rsidRPr="006A3A33">
                <w:rPr>
                  <w:rFonts w:cs="Times New Roman"/>
                  <w:szCs w:val="21"/>
                </w:rPr>
                <w:t>Y</w:t>
              </w:r>
            </w:ins>
          </w:p>
        </w:tc>
        <w:tc>
          <w:tcPr>
            <w:tcW w:w="722" w:type="dxa"/>
            <w:tcBorders>
              <w:top w:val="nil"/>
              <w:left w:val="single" w:sz="4" w:space="0" w:color="auto"/>
              <w:bottom w:val="single" w:sz="8" w:space="0" w:color="auto"/>
              <w:right w:val="single" w:sz="8" w:space="0" w:color="auto"/>
            </w:tcBorders>
            <w:vAlign w:val="center"/>
          </w:tcPr>
          <w:p w:rsidR="00C32169" w:rsidRDefault="00C32169" w:rsidP="00137600">
            <w:pPr>
              <w:rPr>
                <w:ins w:id="1843" w:author="xlli" w:date="2017-11-16T16:52:00Z"/>
                <w:rFonts w:ascii="宋体" w:hAnsi="宋体" w:cs="宋体"/>
                <w:szCs w:val="21"/>
              </w:rPr>
            </w:pPr>
          </w:p>
        </w:tc>
        <w:tc>
          <w:tcPr>
            <w:tcW w:w="1203" w:type="dxa"/>
            <w:tcBorders>
              <w:top w:val="nil"/>
              <w:left w:val="nil"/>
              <w:bottom w:val="single" w:sz="8" w:space="0" w:color="auto"/>
              <w:right w:val="single" w:sz="8" w:space="0" w:color="auto"/>
            </w:tcBorders>
          </w:tcPr>
          <w:p w:rsidR="00C32169" w:rsidRDefault="00C32169" w:rsidP="00137600">
            <w:pPr>
              <w:rPr>
                <w:ins w:id="1844" w:author="xlli" w:date="2017-11-16T16:52:00Z"/>
              </w:rPr>
            </w:pPr>
            <w:ins w:id="1845" w:author="xlli" w:date="2017-11-16T16:52:00Z">
              <w:r>
                <w:rPr>
                  <w:rFonts w:hint="eastAsia"/>
                </w:rPr>
                <w:t>varchar(255)</w:t>
              </w:r>
            </w:ins>
          </w:p>
        </w:tc>
      </w:tr>
      <w:tr w:rsidR="00C32169" w:rsidTr="00137600">
        <w:trPr>
          <w:trHeight w:val="344"/>
          <w:jc w:val="center"/>
        </w:trPr>
        <w:tc>
          <w:tcPr>
            <w:tcW w:w="8422" w:type="dxa"/>
            <w:gridSpan w:val="8"/>
            <w:tcBorders>
              <w:top w:val="nil"/>
              <w:left w:val="single" w:sz="8" w:space="0" w:color="auto"/>
              <w:bottom w:val="single" w:sz="8" w:space="0" w:color="auto"/>
              <w:right w:val="single" w:sz="8" w:space="0" w:color="auto"/>
            </w:tcBorders>
          </w:tcPr>
          <w:p w:rsidR="00C32169" w:rsidRDefault="00C32169">
            <w:r>
              <w:rPr>
                <w:rFonts w:ascii="宋体" w:hAnsi="宋体" w:hint="eastAsia"/>
                <w:color w:val="000000"/>
              </w:rPr>
              <w:t>业务审批信息</w:t>
            </w:r>
          </w:p>
        </w:tc>
      </w:tr>
      <w:tr w:rsidR="00C32169" w:rsidTr="00137600">
        <w:trPr>
          <w:trHeight w:val="344"/>
          <w:jc w:val="center"/>
          <w:ins w:id="1846" w:author="t450" w:date="2017-10-20T11:29:00Z"/>
        </w:trPr>
        <w:tc>
          <w:tcPr>
            <w:tcW w:w="1399" w:type="dxa"/>
            <w:gridSpan w:val="2"/>
            <w:tcBorders>
              <w:top w:val="nil"/>
              <w:left w:val="single" w:sz="8" w:space="0" w:color="auto"/>
              <w:bottom w:val="single" w:sz="8" w:space="0" w:color="auto"/>
              <w:right w:val="single" w:sz="8" w:space="0" w:color="auto"/>
            </w:tcBorders>
          </w:tcPr>
          <w:p w:rsidR="00C32169" w:rsidRDefault="00C32169" w:rsidP="00137600">
            <w:pPr>
              <w:rPr>
                <w:ins w:id="1847" w:author="t450" w:date="2017-10-20T11:29:00Z"/>
              </w:rPr>
            </w:pPr>
            <w:ins w:id="1848" w:author="t450" w:date="2017-10-20T11:30:00Z">
              <w:r>
                <w:rPr>
                  <w:rFonts w:hint="eastAsia"/>
                </w:rPr>
                <w:t>business_verify_code</w:t>
              </w:r>
            </w:ins>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32169" w:rsidRDefault="00C32169">
            <w:pPr>
              <w:rPr>
                <w:ins w:id="1849" w:author="t450" w:date="2017-10-20T11:29:00Z"/>
                <w:rFonts w:cs="Calibri"/>
                <w:szCs w:val="21"/>
              </w:rPr>
            </w:pPr>
            <w:ins w:id="1850" w:author="t450" w:date="2017-10-20T11:30:00Z">
              <w:r>
                <w:rPr>
                  <w:rFonts w:cs="Calibri" w:hint="eastAsia"/>
                  <w:szCs w:val="21"/>
                </w:rPr>
                <w:t>业务</w:t>
              </w:r>
            </w:ins>
            <w:ins w:id="1851" w:author="t450" w:date="2017-10-20T11:31:00Z">
              <w:r>
                <w:rPr>
                  <w:rFonts w:cs="Calibri" w:hint="eastAsia"/>
                  <w:szCs w:val="21"/>
                </w:rPr>
                <w:t>编号</w:t>
              </w:r>
            </w:ins>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C32169" w:rsidRDefault="00C32169" w:rsidP="00137600">
            <w:pPr>
              <w:rPr>
                <w:ins w:id="1852" w:author="t450" w:date="2017-10-20T11:29:00Z"/>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C32169" w:rsidRDefault="00C32169" w:rsidP="00137600">
            <w:pPr>
              <w:jc w:val="left"/>
              <w:rPr>
                <w:ins w:id="1853" w:author="t450" w:date="2017-10-20T11:29:00Z"/>
                <w:sz w:val="20"/>
                <w:szCs w:val="20"/>
              </w:rPr>
            </w:pPr>
          </w:p>
        </w:tc>
        <w:tc>
          <w:tcPr>
            <w:tcW w:w="537" w:type="dxa"/>
            <w:tcBorders>
              <w:top w:val="nil"/>
              <w:left w:val="nil"/>
              <w:bottom w:val="single" w:sz="8" w:space="0" w:color="auto"/>
              <w:right w:val="single" w:sz="4" w:space="0" w:color="auto"/>
            </w:tcBorders>
            <w:vAlign w:val="center"/>
          </w:tcPr>
          <w:p w:rsidR="00C32169" w:rsidRPr="006A3A33" w:rsidRDefault="00C32169" w:rsidP="00137600">
            <w:pPr>
              <w:jc w:val="center"/>
              <w:rPr>
                <w:ins w:id="1854" w:author="t450" w:date="2017-10-20T11:29:00Z"/>
                <w:rFonts w:cs="Times New Roman"/>
                <w:szCs w:val="21"/>
              </w:rPr>
            </w:pPr>
            <w:ins w:id="1855" w:author="t450" w:date="2017-10-20T11:31:00Z">
              <w:r>
                <w:rPr>
                  <w:rFonts w:cs="Times New Roman" w:hint="eastAsia"/>
                  <w:szCs w:val="21"/>
                </w:rPr>
                <w:t>Y</w:t>
              </w:r>
            </w:ins>
          </w:p>
        </w:tc>
        <w:tc>
          <w:tcPr>
            <w:tcW w:w="722" w:type="dxa"/>
            <w:tcBorders>
              <w:top w:val="nil"/>
              <w:left w:val="single" w:sz="4" w:space="0" w:color="auto"/>
              <w:bottom w:val="single" w:sz="8" w:space="0" w:color="auto"/>
              <w:right w:val="single" w:sz="8" w:space="0" w:color="auto"/>
            </w:tcBorders>
            <w:vAlign w:val="center"/>
          </w:tcPr>
          <w:p w:rsidR="00C32169" w:rsidRDefault="00C32169" w:rsidP="00137600">
            <w:pPr>
              <w:rPr>
                <w:ins w:id="1856" w:author="t450" w:date="2017-10-20T11:29:00Z"/>
                <w:rFonts w:ascii="宋体" w:hAnsi="宋体" w:cs="宋体"/>
                <w:szCs w:val="21"/>
              </w:rPr>
            </w:pPr>
          </w:p>
        </w:tc>
        <w:tc>
          <w:tcPr>
            <w:tcW w:w="1203" w:type="dxa"/>
            <w:tcBorders>
              <w:top w:val="nil"/>
              <w:left w:val="nil"/>
              <w:bottom w:val="single" w:sz="8" w:space="0" w:color="auto"/>
              <w:right w:val="single" w:sz="8" w:space="0" w:color="auto"/>
            </w:tcBorders>
          </w:tcPr>
          <w:p w:rsidR="00C32169" w:rsidRDefault="00C32169">
            <w:pPr>
              <w:rPr>
                <w:ins w:id="1857" w:author="t450" w:date="2017-10-20T11:29:00Z"/>
              </w:rPr>
            </w:pPr>
            <w:ins w:id="1858" w:author="t450" w:date="2017-10-20T11:31:00Z">
              <w:r>
                <w:rPr>
                  <w:rFonts w:hint="eastAsia"/>
                </w:rPr>
                <w:t>varchar(12)</w:t>
              </w:r>
            </w:ins>
          </w:p>
        </w:tc>
      </w:tr>
      <w:tr w:rsidR="00C32169" w:rsidTr="00137600">
        <w:trPr>
          <w:trHeight w:val="344"/>
          <w:jc w:val="center"/>
          <w:ins w:id="1859" w:author="t450" w:date="2017-11-16T13:41:00Z"/>
        </w:trPr>
        <w:tc>
          <w:tcPr>
            <w:tcW w:w="1399" w:type="dxa"/>
            <w:gridSpan w:val="2"/>
            <w:tcBorders>
              <w:top w:val="nil"/>
              <w:left w:val="single" w:sz="8" w:space="0" w:color="auto"/>
              <w:bottom w:val="single" w:sz="8" w:space="0" w:color="auto"/>
              <w:right w:val="single" w:sz="8" w:space="0" w:color="auto"/>
            </w:tcBorders>
          </w:tcPr>
          <w:p w:rsidR="00C32169" w:rsidRDefault="00C32169" w:rsidP="00137600">
            <w:pPr>
              <w:rPr>
                <w:ins w:id="1860" w:author="t450" w:date="2017-11-16T13:41:00Z"/>
              </w:rPr>
            </w:pPr>
            <w:ins w:id="1861" w:author="t450" w:date="2017-11-16T13:42:00Z">
              <w:r w:rsidRPr="00B00EFD">
                <w:rPr>
                  <w:rPrChange w:id="1862" w:author="xlli" w:date="2017-11-22T19:25:00Z">
                    <w:rPr>
                      <w:rFonts w:ascii="Arial" w:eastAsiaTheme="majorEastAsia" w:hAnsi="Arial" w:cs="Arial"/>
                      <w:b/>
                      <w:bCs/>
                      <w:color w:val="333333"/>
                      <w:spacing w:val="5"/>
                      <w:sz w:val="21"/>
                      <w:szCs w:val="21"/>
                      <w:shd w:val="clear" w:color="auto" w:fill="FFFFFF"/>
                    </w:rPr>
                  </w:rPrChange>
                </w:rPr>
                <w:t>business_document_code</w:t>
              </w:r>
            </w:ins>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32169" w:rsidRDefault="00C32169">
            <w:pPr>
              <w:rPr>
                <w:ins w:id="1863" w:author="t450" w:date="2017-11-16T13:41:00Z"/>
                <w:rFonts w:cs="Calibri"/>
                <w:szCs w:val="21"/>
              </w:rPr>
            </w:pPr>
            <w:ins w:id="1864" w:author="t450" w:date="2017-11-16T13:41:00Z">
              <w:r>
                <w:rPr>
                  <w:rFonts w:cs="Calibri" w:hint="eastAsia"/>
                  <w:szCs w:val="21"/>
                </w:rPr>
                <w:t>业务凭证编码</w:t>
              </w:r>
            </w:ins>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C32169" w:rsidRDefault="00C32169" w:rsidP="00137600">
            <w:pPr>
              <w:rPr>
                <w:ins w:id="1865" w:author="t450" w:date="2017-11-16T13:41:00Z"/>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C32169" w:rsidRDefault="00C32169" w:rsidP="00137600">
            <w:pPr>
              <w:jc w:val="left"/>
              <w:rPr>
                <w:ins w:id="1866" w:author="t450" w:date="2017-11-16T13:41:00Z"/>
                <w:sz w:val="20"/>
                <w:szCs w:val="20"/>
              </w:rPr>
            </w:pPr>
          </w:p>
        </w:tc>
        <w:tc>
          <w:tcPr>
            <w:tcW w:w="537" w:type="dxa"/>
            <w:tcBorders>
              <w:top w:val="nil"/>
              <w:left w:val="nil"/>
              <w:bottom w:val="single" w:sz="8" w:space="0" w:color="auto"/>
              <w:right w:val="single" w:sz="4" w:space="0" w:color="auto"/>
            </w:tcBorders>
            <w:vAlign w:val="center"/>
          </w:tcPr>
          <w:p w:rsidR="00C32169" w:rsidRDefault="00C32169" w:rsidP="00137600">
            <w:pPr>
              <w:jc w:val="center"/>
              <w:rPr>
                <w:ins w:id="1867" w:author="t450" w:date="2017-11-16T13:41:00Z"/>
                <w:rFonts w:cs="Times New Roman"/>
                <w:szCs w:val="21"/>
              </w:rPr>
            </w:pPr>
            <w:ins w:id="1868" w:author="t450" w:date="2017-11-16T13:43:00Z">
              <w:r>
                <w:rPr>
                  <w:rFonts w:cs="Times New Roman" w:hint="eastAsia"/>
                  <w:szCs w:val="21"/>
                </w:rPr>
                <w:t>Y</w:t>
              </w:r>
            </w:ins>
          </w:p>
        </w:tc>
        <w:tc>
          <w:tcPr>
            <w:tcW w:w="722" w:type="dxa"/>
            <w:tcBorders>
              <w:top w:val="nil"/>
              <w:left w:val="single" w:sz="4" w:space="0" w:color="auto"/>
              <w:bottom w:val="single" w:sz="8" w:space="0" w:color="auto"/>
              <w:right w:val="single" w:sz="8" w:space="0" w:color="auto"/>
            </w:tcBorders>
            <w:vAlign w:val="center"/>
          </w:tcPr>
          <w:p w:rsidR="00C32169" w:rsidRDefault="00C32169" w:rsidP="00137600">
            <w:pPr>
              <w:rPr>
                <w:ins w:id="1869" w:author="t450" w:date="2017-11-16T13:41:00Z"/>
                <w:rFonts w:ascii="宋体" w:hAnsi="宋体" w:cs="宋体"/>
                <w:szCs w:val="21"/>
              </w:rPr>
            </w:pPr>
          </w:p>
        </w:tc>
        <w:tc>
          <w:tcPr>
            <w:tcW w:w="1203" w:type="dxa"/>
            <w:tcBorders>
              <w:top w:val="nil"/>
              <w:left w:val="nil"/>
              <w:bottom w:val="single" w:sz="8" w:space="0" w:color="auto"/>
              <w:right w:val="single" w:sz="8" w:space="0" w:color="auto"/>
            </w:tcBorders>
          </w:tcPr>
          <w:p w:rsidR="00C32169" w:rsidRDefault="00C32169">
            <w:pPr>
              <w:rPr>
                <w:ins w:id="1870" w:author="t450" w:date="2017-11-16T13:41:00Z"/>
              </w:rPr>
            </w:pPr>
            <w:ins w:id="1871" w:author="t450" w:date="2017-11-16T13:43:00Z">
              <w:r>
                <w:rPr>
                  <w:rFonts w:hint="eastAsia"/>
                </w:rPr>
                <w:t>varchar(18)</w:t>
              </w:r>
            </w:ins>
          </w:p>
        </w:tc>
      </w:tr>
      <w:tr w:rsidR="00C32169" w:rsidTr="00137600">
        <w:trPr>
          <w:trHeight w:val="344"/>
          <w:jc w:val="center"/>
        </w:trPr>
        <w:tc>
          <w:tcPr>
            <w:tcW w:w="1399" w:type="dxa"/>
            <w:gridSpan w:val="2"/>
            <w:tcBorders>
              <w:top w:val="nil"/>
              <w:left w:val="single" w:sz="8" w:space="0" w:color="auto"/>
              <w:bottom w:val="single" w:sz="8" w:space="0" w:color="auto"/>
              <w:right w:val="single" w:sz="8" w:space="0" w:color="auto"/>
            </w:tcBorders>
          </w:tcPr>
          <w:p w:rsidR="00C32169" w:rsidRDefault="00C32169" w:rsidP="00137600">
            <w:r>
              <w:rPr>
                <w:rFonts w:hint="eastAsia"/>
              </w:rPr>
              <w:t>r</w:t>
            </w:r>
            <w:r w:rsidRPr="004411B7">
              <w:rPr>
                <w:rFonts w:hint="eastAsia"/>
              </w:rPr>
              <w:t>emark</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32169" w:rsidRDefault="00C32169" w:rsidP="00137600">
            <w:pPr>
              <w:rPr>
                <w:rFonts w:cs="Calibri"/>
                <w:szCs w:val="21"/>
              </w:rPr>
            </w:pPr>
            <w:r>
              <w:rPr>
                <w:rFonts w:cs="Calibri" w:hint="eastAsia"/>
                <w:szCs w:val="21"/>
              </w:rPr>
              <w:t>说明事项</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C32169" w:rsidRDefault="00C32169"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C32169" w:rsidRDefault="00C32169" w:rsidP="00137600">
            <w:pPr>
              <w:jc w:val="left"/>
              <w:rPr>
                <w:sz w:val="20"/>
                <w:szCs w:val="20"/>
              </w:rPr>
            </w:pPr>
          </w:p>
        </w:tc>
        <w:tc>
          <w:tcPr>
            <w:tcW w:w="537" w:type="dxa"/>
            <w:tcBorders>
              <w:top w:val="nil"/>
              <w:left w:val="nil"/>
              <w:bottom w:val="single" w:sz="8" w:space="0" w:color="auto"/>
              <w:right w:val="single" w:sz="4" w:space="0" w:color="auto"/>
            </w:tcBorders>
            <w:vAlign w:val="center"/>
          </w:tcPr>
          <w:p w:rsidR="00C32169" w:rsidRPr="006A3A33" w:rsidRDefault="00C32169" w:rsidP="00137600">
            <w:pPr>
              <w:jc w:val="center"/>
              <w:rPr>
                <w:rFonts w:cs="Times New Roman"/>
                <w:szCs w:val="21"/>
              </w:rPr>
            </w:pPr>
            <w:r w:rsidRPr="006A3A33">
              <w:rPr>
                <w:rFonts w:cs="Times New Roman"/>
                <w:szCs w:val="21"/>
              </w:rPr>
              <w:t>Y</w:t>
            </w:r>
          </w:p>
        </w:tc>
        <w:tc>
          <w:tcPr>
            <w:tcW w:w="722" w:type="dxa"/>
            <w:tcBorders>
              <w:top w:val="nil"/>
              <w:left w:val="single" w:sz="4" w:space="0" w:color="auto"/>
              <w:bottom w:val="single" w:sz="8" w:space="0" w:color="auto"/>
              <w:right w:val="single" w:sz="8" w:space="0" w:color="auto"/>
            </w:tcBorders>
            <w:vAlign w:val="center"/>
          </w:tcPr>
          <w:p w:rsidR="00C32169" w:rsidRDefault="00C32169" w:rsidP="00137600">
            <w:pPr>
              <w:rPr>
                <w:rFonts w:ascii="宋体" w:hAnsi="宋体" w:cs="宋体"/>
                <w:szCs w:val="21"/>
              </w:rPr>
            </w:pPr>
          </w:p>
        </w:tc>
        <w:tc>
          <w:tcPr>
            <w:tcW w:w="1203" w:type="dxa"/>
            <w:tcBorders>
              <w:top w:val="nil"/>
              <w:left w:val="nil"/>
              <w:bottom w:val="single" w:sz="8" w:space="0" w:color="auto"/>
              <w:right w:val="single" w:sz="8" w:space="0" w:color="auto"/>
            </w:tcBorders>
          </w:tcPr>
          <w:p w:rsidR="00C32169" w:rsidRDefault="00C32169" w:rsidP="00137600">
            <w:pPr>
              <w:rPr>
                <w:rFonts w:ascii="宋体" w:hAnsi="宋体" w:cs="宋体"/>
                <w:szCs w:val="21"/>
              </w:rPr>
            </w:pPr>
            <w:r>
              <w:rPr>
                <w:rFonts w:hint="eastAsia"/>
              </w:rPr>
              <w:t>varchar(255)</w:t>
            </w:r>
          </w:p>
        </w:tc>
      </w:tr>
      <w:tr w:rsidR="002750B8" w:rsidTr="00137600">
        <w:trPr>
          <w:trHeight w:val="344"/>
          <w:jc w:val="center"/>
          <w:ins w:id="1872" w:author="t450" w:date="2017-11-24T17:33:00Z"/>
        </w:trPr>
        <w:tc>
          <w:tcPr>
            <w:tcW w:w="1399" w:type="dxa"/>
            <w:gridSpan w:val="2"/>
            <w:tcBorders>
              <w:top w:val="nil"/>
              <w:left w:val="single" w:sz="8" w:space="0" w:color="auto"/>
              <w:bottom w:val="single" w:sz="8" w:space="0" w:color="auto"/>
              <w:right w:val="single" w:sz="8" w:space="0" w:color="auto"/>
            </w:tcBorders>
          </w:tcPr>
          <w:p w:rsidR="002750B8" w:rsidRDefault="002750B8" w:rsidP="00137600">
            <w:pPr>
              <w:rPr>
                <w:ins w:id="1873" w:author="t450" w:date="2017-11-24T17:33:00Z"/>
              </w:rPr>
            </w:pPr>
            <w:ins w:id="1874" w:author="t450" w:date="2017-11-24T17:35:00Z">
              <w:r>
                <w:rPr>
                  <w:rFonts w:hint="eastAsia"/>
                </w:rPr>
                <w:t>a</w:t>
              </w:r>
            </w:ins>
            <w:ins w:id="1875" w:author="t450" w:date="2017-11-24T17:34:00Z">
              <w:r>
                <w:rPr>
                  <w:rFonts w:hint="eastAsia"/>
                </w:rPr>
                <w:t>ccept_end</w:t>
              </w:r>
            </w:ins>
            <w:ins w:id="1876" w:author="t450" w:date="2017-11-24T17:35:00Z">
              <w:r>
                <w:rPr>
                  <w:rFonts w:hint="eastAsia"/>
                </w:rPr>
                <w:t>time</w:t>
              </w:r>
            </w:ins>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750B8" w:rsidRDefault="002750B8" w:rsidP="00137600">
            <w:pPr>
              <w:rPr>
                <w:ins w:id="1877" w:author="t450" w:date="2017-11-24T17:33:00Z"/>
                <w:rFonts w:cs="Calibri"/>
                <w:szCs w:val="21"/>
              </w:rPr>
            </w:pPr>
            <w:ins w:id="1878" w:author="t450" w:date="2017-11-24T17:33:00Z">
              <w:r>
                <w:rPr>
                  <w:rFonts w:cs="Calibri" w:hint="eastAsia"/>
                  <w:szCs w:val="21"/>
                </w:rPr>
                <w:t>受理截止日期</w:t>
              </w:r>
            </w:ins>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2750B8" w:rsidRDefault="002750B8" w:rsidP="00137600">
            <w:pPr>
              <w:rPr>
                <w:ins w:id="1879" w:author="t450" w:date="2017-11-24T17:33:00Z"/>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2750B8" w:rsidRDefault="002750B8" w:rsidP="00137600">
            <w:pPr>
              <w:jc w:val="left"/>
              <w:rPr>
                <w:ins w:id="1880" w:author="t450" w:date="2017-11-24T17:33:00Z"/>
                <w:sz w:val="20"/>
                <w:szCs w:val="20"/>
              </w:rPr>
            </w:pPr>
          </w:p>
        </w:tc>
        <w:tc>
          <w:tcPr>
            <w:tcW w:w="537" w:type="dxa"/>
            <w:tcBorders>
              <w:top w:val="nil"/>
              <w:left w:val="nil"/>
              <w:bottom w:val="single" w:sz="8" w:space="0" w:color="auto"/>
              <w:right w:val="single" w:sz="4" w:space="0" w:color="auto"/>
            </w:tcBorders>
            <w:vAlign w:val="center"/>
          </w:tcPr>
          <w:p w:rsidR="002750B8" w:rsidRPr="006A3A33" w:rsidRDefault="002750B8" w:rsidP="00137600">
            <w:pPr>
              <w:jc w:val="center"/>
              <w:rPr>
                <w:ins w:id="1881" w:author="t450" w:date="2017-11-24T17:33:00Z"/>
                <w:rFonts w:cs="Times New Roman"/>
                <w:szCs w:val="21"/>
              </w:rPr>
            </w:pPr>
          </w:p>
        </w:tc>
        <w:tc>
          <w:tcPr>
            <w:tcW w:w="722" w:type="dxa"/>
            <w:tcBorders>
              <w:top w:val="nil"/>
              <w:left w:val="single" w:sz="4" w:space="0" w:color="auto"/>
              <w:bottom w:val="single" w:sz="8" w:space="0" w:color="auto"/>
              <w:right w:val="single" w:sz="8" w:space="0" w:color="auto"/>
            </w:tcBorders>
            <w:vAlign w:val="center"/>
          </w:tcPr>
          <w:p w:rsidR="002750B8" w:rsidRDefault="002750B8" w:rsidP="00137600">
            <w:pPr>
              <w:rPr>
                <w:ins w:id="1882" w:author="t450" w:date="2017-11-24T17:33:00Z"/>
                <w:rFonts w:ascii="宋体" w:hAnsi="宋体" w:cs="宋体"/>
                <w:szCs w:val="21"/>
              </w:rPr>
            </w:pPr>
          </w:p>
        </w:tc>
        <w:tc>
          <w:tcPr>
            <w:tcW w:w="1203" w:type="dxa"/>
            <w:tcBorders>
              <w:top w:val="nil"/>
              <w:left w:val="nil"/>
              <w:bottom w:val="single" w:sz="8" w:space="0" w:color="auto"/>
              <w:right w:val="single" w:sz="8" w:space="0" w:color="auto"/>
            </w:tcBorders>
          </w:tcPr>
          <w:p w:rsidR="002750B8" w:rsidRDefault="00E922EA" w:rsidP="00137600">
            <w:pPr>
              <w:rPr>
                <w:ins w:id="1883" w:author="t450" w:date="2017-11-24T17:33:00Z"/>
              </w:rPr>
            </w:pPr>
            <w:ins w:id="1884" w:author="t450" w:date="2017-11-24T17:37:00Z">
              <w:r w:rsidRPr="00EB5D9F">
                <w:rPr>
                  <w:rFonts w:hint="eastAsia"/>
                </w:rPr>
                <w:t>datetime</w:t>
              </w:r>
            </w:ins>
          </w:p>
        </w:tc>
      </w:tr>
      <w:tr w:rsidR="002750B8" w:rsidTr="00137600">
        <w:trPr>
          <w:trHeight w:val="344"/>
          <w:jc w:val="center"/>
          <w:ins w:id="1885" w:author="t450" w:date="2017-11-24T17:33:00Z"/>
        </w:trPr>
        <w:tc>
          <w:tcPr>
            <w:tcW w:w="1399" w:type="dxa"/>
            <w:gridSpan w:val="2"/>
            <w:tcBorders>
              <w:top w:val="nil"/>
              <w:left w:val="single" w:sz="8" w:space="0" w:color="auto"/>
              <w:bottom w:val="single" w:sz="8" w:space="0" w:color="auto"/>
              <w:right w:val="single" w:sz="8" w:space="0" w:color="auto"/>
            </w:tcBorders>
          </w:tcPr>
          <w:p w:rsidR="002750B8" w:rsidRDefault="002750B8" w:rsidP="00137600">
            <w:pPr>
              <w:rPr>
                <w:ins w:id="1886" w:author="t450" w:date="2017-11-24T17:33:00Z"/>
              </w:rPr>
            </w:pPr>
            <w:ins w:id="1887" w:author="t450" w:date="2017-11-24T17:35:00Z">
              <w:r>
                <w:rPr>
                  <w:rFonts w:hint="eastAsia"/>
                </w:rPr>
                <w:t>finishi_endtime</w:t>
              </w:r>
            </w:ins>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750B8" w:rsidRDefault="002750B8" w:rsidP="00137600">
            <w:pPr>
              <w:rPr>
                <w:ins w:id="1888" w:author="t450" w:date="2017-11-24T17:33:00Z"/>
                <w:rFonts w:cs="Calibri"/>
                <w:szCs w:val="21"/>
              </w:rPr>
            </w:pPr>
            <w:ins w:id="1889" w:author="t450" w:date="2017-11-24T17:33:00Z">
              <w:r>
                <w:rPr>
                  <w:rFonts w:cs="Calibri" w:hint="eastAsia"/>
                  <w:szCs w:val="21"/>
                </w:rPr>
                <w:t>办结截止日期</w:t>
              </w:r>
            </w:ins>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2750B8" w:rsidRDefault="002750B8" w:rsidP="00137600">
            <w:pPr>
              <w:rPr>
                <w:ins w:id="1890" w:author="t450" w:date="2017-11-24T17:33:00Z"/>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2750B8" w:rsidRDefault="002750B8" w:rsidP="00137600">
            <w:pPr>
              <w:jc w:val="left"/>
              <w:rPr>
                <w:ins w:id="1891" w:author="t450" w:date="2017-11-24T17:33:00Z"/>
                <w:sz w:val="20"/>
                <w:szCs w:val="20"/>
              </w:rPr>
            </w:pPr>
          </w:p>
        </w:tc>
        <w:tc>
          <w:tcPr>
            <w:tcW w:w="537" w:type="dxa"/>
            <w:tcBorders>
              <w:top w:val="nil"/>
              <w:left w:val="nil"/>
              <w:bottom w:val="single" w:sz="8" w:space="0" w:color="auto"/>
              <w:right w:val="single" w:sz="4" w:space="0" w:color="auto"/>
            </w:tcBorders>
            <w:vAlign w:val="center"/>
          </w:tcPr>
          <w:p w:rsidR="002750B8" w:rsidRPr="006A3A33" w:rsidRDefault="002750B8" w:rsidP="00137600">
            <w:pPr>
              <w:jc w:val="center"/>
              <w:rPr>
                <w:ins w:id="1892" w:author="t450" w:date="2017-11-24T17:33:00Z"/>
                <w:rFonts w:cs="Times New Roman"/>
                <w:szCs w:val="21"/>
              </w:rPr>
            </w:pPr>
          </w:p>
        </w:tc>
        <w:tc>
          <w:tcPr>
            <w:tcW w:w="722" w:type="dxa"/>
            <w:tcBorders>
              <w:top w:val="nil"/>
              <w:left w:val="single" w:sz="4" w:space="0" w:color="auto"/>
              <w:bottom w:val="single" w:sz="8" w:space="0" w:color="auto"/>
              <w:right w:val="single" w:sz="8" w:space="0" w:color="auto"/>
            </w:tcBorders>
            <w:vAlign w:val="center"/>
          </w:tcPr>
          <w:p w:rsidR="002750B8" w:rsidRDefault="002750B8" w:rsidP="00137600">
            <w:pPr>
              <w:rPr>
                <w:ins w:id="1893" w:author="t450" w:date="2017-11-24T17:33:00Z"/>
                <w:rFonts w:ascii="宋体" w:hAnsi="宋体" w:cs="宋体"/>
                <w:szCs w:val="21"/>
              </w:rPr>
            </w:pPr>
          </w:p>
        </w:tc>
        <w:tc>
          <w:tcPr>
            <w:tcW w:w="1203" w:type="dxa"/>
            <w:tcBorders>
              <w:top w:val="nil"/>
              <w:left w:val="nil"/>
              <w:bottom w:val="single" w:sz="8" w:space="0" w:color="auto"/>
              <w:right w:val="single" w:sz="8" w:space="0" w:color="auto"/>
            </w:tcBorders>
          </w:tcPr>
          <w:p w:rsidR="002750B8" w:rsidRDefault="00E922EA" w:rsidP="00137600">
            <w:pPr>
              <w:rPr>
                <w:ins w:id="1894" w:author="t450" w:date="2017-11-24T17:33:00Z"/>
              </w:rPr>
            </w:pPr>
            <w:ins w:id="1895" w:author="t450" w:date="2017-11-24T17:37:00Z">
              <w:r w:rsidRPr="00EB5D9F">
                <w:rPr>
                  <w:rFonts w:hint="eastAsia"/>
                </w:rPr>
                <w:t>datetime</w:t>
              </w:r>
            </w:ins>
          </w:p>
        </w:tc>
      </w:tr>
      <w:tr w:rsidR="002750B8" w:rsidTr="00137600">
        <w:trPr>
          <w:trHeight w:val="344"/>
          <w:jc w:val="center"/>
          <w:ins w:id="1896" w:author="t450" w:date="2017-11-24T17:35:00Z"/>
        </w:trPr>
        <w:tc>
          <w:tcPr>
            <w:tcW w:w="1399" w:type="dxa"/>
            <w:gridSpan w:val="2"/>
            <w:tcBorders>
              <w:top w:val="nil"/>
              <w:left w:val="single" w:sz="8" w:space="0" w:color="auto"/>
              <w:bottom w:val="single" w:sz="8" w:space="0" w:color="auto"/>
              <w:right w:val="single" w:sz="8" w:space="0" w:color="auto"/>
            </w:tcBorders>
          </w:tcPr>
          <w:p w:rsidR="002750B8" w:rsidRDefault="002750B8" w:rsidP="00137600">
            <w:pPr>
              <w:rPr>
                <w:ins w:id="1897" w:author="t450" w:date="2017-11-24T17:35:00Z"/>
              </w:rPr>
            </w:pPr>
            <w:ins w:id="1898" w:author="t450" w:date="2017-11-24T17:35:00Z">
              <w:r>
                <w:rPr>
                  <w:rFonts w:hint="eastAsia"/>
                </w:rPr>
                <w:t>warn_</w:t>
              </w:r>
            </w:ins>
            <w:ins w:id="1899" w:author="t450" w:date="2017-11-24T17:36:00Z">
              <w:r>
                <w:rPr>
                  <w:rFonts w:hint="eastAsia"/>
                </w:rPr>
                <w:t>flag1</w:t>
              </w:r>
            </w:ins>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750B8" w:rsidRDefault="002750B8" w:rsidP="00137600">
            <w:pPr>
              <w:rPr>
                <w:ins w:id="1900" w:author="t450" w:date="2017-11-24T17:35:00Z"/>
                <w:rFonts w:cs="Calibri"/>
                <w:szCs w:val="21"/>
              </w:rPr>
            </w:pPr>
            <w:ins w:id="1901" w:author="t450" w:date="2017-11-24T17:36:00Z">
              <w:r>
                <w:rPr>
                  <w:rFonts w:cs="Calibri" w:hint="eastAsia"/>
                  <w:szCs w:val="21"/>
                </w:rPr>
                <w:t>受理警告标记</w:t>
              </w:r>
            </w:ins>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2750B8" w:rsidRDefault="002750B8" w:rsidP="00137600">
            <w:pPr>
              <w:rPr>
                <w:ins w:id="1902" w:author="t450" w:date="2017-11-24T17:35:00Z"/>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2750B8" w:rsidRDefault="002750B8" w:rsidP="00137600">
            <w:pPr>
              <w:jc w:val="left"/>
              <w:rPr>
                <w:ins w:id="1903" w:author="t450" w:date="2017-11-24T17:35:00Z"/>
                <w:sz w:val="20"/>
                <w:szCs w:val="20"/>
              </w:rPr>
            </w:pPr>
          </w:p>
        </w:tc>
        <w:tc>
          <w:tcPr>
            <w:tcW w:w="537" w:type="dxa"/>
            <w:tcBorders>
              <w:top w:val="nil"/>
              <w:left w:val="nil"/>
              <w:bottom w:val="single" w:sz="8" w:space="0" w:color="auto"/>
              <w:right w:val="single" w:sz="4" w:space="0" w:color="auto"/>
            </w:tcBorders>
            <w:vAlign w:val="center"/>
          </w:tcPr>
          <w:p w:rsidR="002750B8" w:rsidRPr="006A3A33" w:rsidRDefault="002750B8" w:rsidP="00137600">
            <w:pPr>
              <w:jc w:val="center"/>
              <w:rPr>
                <w:ins w:id="1904" w:author="t450" w:date="2017-11-24T17:35:00Z"/>
                <w:rFonts w:cs="Times New Roman"/>
                <w:szCs w:val="21"/>
              </w:rPr>
            </w:pPr>
          </w:p>
        </w:tc>
        <w:tc>
          <w:tcPr>
            <w:tcW w:w="722" w:type="dxa"/>
            <w:tcBorders>
              <w:top w:val="nil"/>
              <w:left w:val="single" w:sz="4" w:space="0" w:color="auto"/>
              <w:bottom w:val="single" w:sz="8" w:space="0" w:color="auto"/>
              <w:right w:val="single" w:sz="8" w:space="0" w:color="auto"/>
            </w:tcBorders>
            <w:vAlign w:val="center"/>
          </w:tcPr>
          <w:p w:rsidR="002750B8" w:rsidRDefault="002750B8" w:rsidP="00137600">
            <w:pPr>
              <w:rPr>
                <w:ins w:id="1905" w:author="t450" w:date="2017-11-24T17:35:00Z"/>
                <w:rFonts w:ascii="宋体" w:hAnsi="宋体" w:cs="宋体"/>
                <w:szCs w:val="21"/>
              </w:rPr>
            </w:pPr>
          </w:p>
        </w:tc>
        <w:tc>
          <w:tcPr>
            <w:tcW w:w="1203" w:type="dxa"/>
            <w:tcBorders>
              <w:top w:val="nil"/>
              <w:left w:val="nil"/>
              <w:bottom w:val="single" w:sz="8" w:space="0" w:color="auto"/>
              <w:right w:val="single" w:sz="8" w:space="0" w:color="auto"/>
            </w:tcBorders>
          </w:tcPr>
          <w:p w:rsidR="002750B8" w:rsidRDefault="00E922EA" w:rsidP="00137600">
            <w:pPr>
              <w:rPr>
                <w:ins w:id="1906" w:author="t450" w:date="2017-11-24T17:35:00Z"/>
              </w:rPr>
            </w:pPr>
            <w:ins w:id="1907" w:author="t450" w:date="2017-11-24T17:37:00Z">
              <w:r>
                <w:rPr>
                  <w:rFonts w:hint="eastAsia"/>
                </w:rPr>
                <w:t>char(1)</w:t>
              </w:r>
            </w:ins>
          </w:p>
        </w:tc>
      </w:tr>
      <w:tr w:rsidR="002750B8" w:rsidTr="00137600">
        <w:trPr>
          <w:trHeight w:val="344"/>
          <w:jc w:val="center"/>
          <w:ins w:id="1908" w:author="t450" w:date="2017-11-24T17:36:00Z"/>
        </w:trPr>
        <w:tc>
          <w:tcPr>
            <w:tcW w:w="1399" w:type="dxa"/>
            <w:gridSpan w:val="2"/>
            <w:tcBorders>
              <w:top w:val="nil"/>
              <w:left w:val="single" w:sz="8" w:space="0" w:color="auto"/>
              <w:bottom w:val="single" w:sz="8" w:space="0" w:color="auto"/>
              <w:right w:val="single" w:sz="8" w:space="0" w:color="auto"/>
            </w:tcBorders>
          </w:tcPr>
          <w:p w:rsidR="002750B8" w:rsidRDefault="002750B8" w:rsidP="00137600">
            <w:pPr>
              <w:rPr>
                <w:ins w:id="1909" w:author="t450" w:date="2017-11-24T17:36:00Z"/>
              </w:rPr>
            </w:pPr>
            <w:ins w:id="1910" w:author="t450" w:date="2017-11-24T17:36:00Z">
              <w:r>
                <w:rPr>
                  <w:rFonts w:hint="eastAsia"/>
                </w:rPr>
                <w:t>warn_flag2</w:t>
              </w:r>
            </w:ins>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750B8" w:rsidRDefault="002750B8" w:rsidP="00137600">
            <w:pPr>
              <w:rPr>
                <w:ins w:id="1911" w:author="t450" w:date="2017-11-24T17:36:00Z"/>
                <w:rFonts w:cs="Calibri"/>
                <w:szCs w:val="21"/>
              </w:rPr>
            </w:pPr>
            <w:ins w:id="1912" w:author="t450" w:date="2017-11-24T17:36:00Z">
              <w:r>
                <w:rPr>
                  <w:rFonts w:cs="Calibri" w:hint="eastAsia"/>
                  <w:szCs w:val="21"/>
                </w:rPr>
                <w:t>办结警告标记</w:t>
              </w:r>
            </w:ins>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2750B8" w:rsidRDefault="002750B8" w:rsidP="00137600">
            <w:pPr>
              <w:rPr>
                <w:ins w:id="1913" w:author="t450" w:date="2017-11-24T17:36:00Z"/>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2750B8" w:rsidRDefault="002750B8" w:rsidP="00137600">
            <w:pPr>
              <w:jc w:val="left"/>
              <w:rPr>
                <w:ins w:id="1914" w:author="t450" w:date="2017-11-24T17:36:00Z"/>
                <w:sz w:val="20"/>
                <w:szCs w:val="20"/>
              </w:rPr>
            </w:pPr>
          </w:p>
        </w:tc>
        <w:tc>
          <w:tcPr>
            <w:tcW w:w="537" w:type="dxa"/>
            <w:tcBorders>
              <w:top w:val="nil"/>
              <w:left w:val="nil"/>
              <w:bottom w:val="single" w:sz="8" w:space="0" w:color="auto"/>
              <w:right w:val="single" w:sz="4" w:space="0" w:color="auto"/>
            </w:tcBorders>
            <w:vAlign w:val="center"/>
          </w:tcPr>
          <w:p w:rsidR="002750B8" w:rsidRPr="006A3A33" w:rsidRDefault="002750B8" w:rsidP="00137600">
            <w:pPr>
              <w:jc w:val="center"/>
              <w:rPr>
                <w:ins w:id="1915" w:author="t450" w:date="2017-11-24T17:36:00Z"/>
                <w:rFonts w:cs="Times New Roman"/>
                <w:szCs w:val="21"/>
              </w:rPr>
            </w:pPr>
          </w:p>
        </w:tc>
        <w:tc>
          <w:tcPr>
            <w:tcW w:w="722" w:type="dxa"/>
            <w:tcBorders>
              <w:top w:val="nil"/>
              <w:left w:val="single" w:sz="4" w:space="0" w:color="auto"/>
              <w:bottom w:val="single" w:sz="8" w:space="0" w:color="auto"/>
              <w:right w:val="single" w:sz="8" w:space="0" w:color="auto"/>
            </w:tcBorders>
            <w:vAlign w:val="center"/>
          </w:tcPr>
          <w:p w:rsidR="002750B8" w:rsidRDefault="002750B8" w:rsidP="00137600">
            <w:pPr>
              <w:rPr>
                <w:ins w:id="1916" w:author="t450" w:date="2017-11-24T17:36:00Z"/>
                <w:rFonts w:ascii="宋体" w:hAnsi="宋体" w:cs="宋体"/>
                <w:szCs w:val="21"/>
              </w:rPr>
            </w:pPr>
          </w:p>
        </w:tc>
        <w:tc>
          <w:tcPr>
            <w:tcW w:w="1203" w:type="dxa"/>
            <w:tcBorders>
              <w:top w:val="nil"/>
              <w:left w:val="nil"/>
              <w:bottom w:val="single" w:sz="8" w:space="0" w:color="auto"/>
              <w:right w:val="single" w:sz="8" w:space="0" w:color="auto"/>
            </w:tcBorders>
          </w:tcPr>
          <w:p w:rsidR="002750B8" w:rsidRDefault="00E922EA" w:rsidP="00137600">
            <w:pPr>
              <w:rPr>
                <w:ins w:id="1917" w:author="t450" w:date="2017-11-24T17:36:00Z"/>
              </w:rPr>
            </w:pPr>
            <w:ins w:id="1918" w:author="t450" w:date="2017-11-24T17:37:00Z">
              <w:r>
                <w:rPr>
                  <w:rFonts w:hint="eastAsia"/>
                </w:rPr>
                <w:t>char(1)</w:t>
              </w:r>
            </w:ins>
          </w:p>
        </w:tc>
      </w:tr>
      <w:tr w:rsidR="00C32169" w:rsidTr="00137600">
        <w:trPr>
          <w:trHeight w:val="344"/>
          <w:jc w:val="center"/>
        </w:trPr>
        <w:tc>
          <w:tcPr>
            <w:tcW w:w="1399" w:type="dxa"/>
            <w:gridSpan w:val="2"/>
            <w:tcBorders>
              <w:top w:val="nil"/>
              <w:left w:val="single" w:sz="8" w:space="0" w:color="auto"/>
              <w:bottom w:val="single" w:sz="8" w:space="0" w:color="auto"/>
              <w:right w:val="single" w:sz="8" w:space="0" w:color="auto"/>
            </w:tcBorders>
          </w:tcPr>
          <w:p w:rsidR="00C32169" w:rsidRDefault="00C32169" w:rsidP="00137600">
            <w:r>
              <w:rPr>
                <w:rFonts w:hint="eastAsia"/>
              </w:rPr>
              <w:lastRenderedPageBreak/>
              <w:t>process_id1</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32169" w:rsidRDefault="00C32169" w:rsidP="00137600">
            <w:pPr>
              <w:rPr>
                <w:rFonts w:cs="Calibri"/>
                <w:szCs w:val="21"/>
              </w:rPr>
            </w:pPr>
            <w:r>
              <w:rPr>
                <w:rFonts w:cs="Calibri" w:hint="eastAsia"/>
                <w:szCs w:val="21"/>
              </w:rPr>
              <w:t>受理流程</w:t>
            </w:r>
            <w:r>
              <w:rPr>
                <w:rFonts w:cs="Calibri" w:hint="eastAsia"/>
                <w:szCs w:val="21"/>
              </w:rPr>
              <w:t>id</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C32169" w:rsidRDefault="00C32169"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C32169" w:rsidRDefault="00C32169" w:rsidP="00137600">
            <w:pPr>
              <w:jc w:val="left"/>
              <w:rPr>
                <w:sz w:val="20"/>
                <w:szCs w:val="20"/>
              </w:rPr>
            </w:pPr>
          </w:p>
        </w:tc>
        <w:tc>
          <w:tcPr>
            <w:tcW w:w="537" w:type="dxa"/>
            <w:tcBorders>
              <w:top w:val="nil"/>
              <w:left w:val="nil"/>
              <w:bottom w:val="single" w:sz="8" w:space="0" w:color="auto"/>
              <w:right w:val="single" w:sz="4" w:space="0" w:color="auto"/>
            </w:tcBorders>
            <w:vAlign w:val="center"/>
          </w:tcPr>
          <w:p w:rsidR="00C32169" w:rsidRPr="006A3A33" w:rsidRDefault="00C32169" w:rsidP="00137600">
            <w:pPr>
              <w:jc w:val="center"/>
              <w:rPr>
                <w:rFonts w:cs="Times New Roman"/>
                <w:szCs w:val="21"/>
              </w:rPr>
            </w:pPr>
            <w:r>
              <w:rPr>
                <w:rFonts w:cs="Times New Roman" w:hint="eastAsia"/>
                <w:szCs w:val="21"/>
              </w:rPr>
              <w:t>Y</w:t>
            </w:r>
          </w:p>
        </w:tc>
        <w:tc>
          <w:tcPr>
            <w:tcW w:w="722" w:type="dxa"/>
            <w:tcBorders>
              <w:top w:val="nil"/>
              <w:left w:val="single" w:sz="4" w:space="0" w:color="auto"/>
              <w:bottom w:val="single" w:sz="8" w:space="0" w:color="auto"/>
              <w:right w:val="single" w:sz="8" w:space="0" w:color="auto"/>
            </w:tcBorders>
            <w:vAlign w:val="center"/>
          </w:tcPr>
          <w:p w:rsidR="00C32169" w:rsidRDefault="00C32169" w:rsidP="00137600">
            <w:pPr>
              <w:rPr>
                <w:rFonts w:ascii="宋体" w:hAnsi="宋体" w:cs="宋体"/>
                <w:szCs w:val="21"/>
              </w:rPr>
            </w:pPr>
          </w:p>
        </w:tc>
        <w:tc>
          <w:tcPr>
            <w:tcW w:w="1203" w:type="dxa"/>
            <w:tcBorders>
              <w:top w:val="nil"/>
              <w:left w:val="nil"/>
              <w:bottom w:val="single" w:sz="8" w:space="0" w:color="auto"/>
              <w:right w:val="single" w:sz="8" w:space="0" w:color="auto"/>
            </w:tcBorders>
          </w:tcPr>
          <w:p w:rsidR="00C32169" w:rsidRDefault="00C32169" w:rsidP="00137600">
            <w:r>
              <w:rPr>
                <w:rFonts w:hint="eastAsia"/>
              </w:rPr>
              <w:t>int</w:t>
            </w:r>
          </w:p>
        </w:tc>
      </w:tr>
      <w:tr w:rsidR="00C32169" w:rsidTr="00137600">
        <w:trPr>
          <w:trHeight w:val="344"/>
          <w:jc w:val="center"/>
        </w:trPr>
        <w:tc>
          <w:tcPr>
            <w:tcW w:w="1399" w:type="dxa"/>
            <w:gridSpan w:val="2"/>
            <w:tcBorders>
              <w:top w:val="nil"/>
              <w:left w:val="single" w:sz="8" w:space="0" w:color="auto"/>
              <w:bottom w:val="single" w:sz="8" w:space="0" w:color="auto"/>
              <w:right w:val="single" w:sz="8" w:space="0" w:color="auto"/>
            </w:tcBorders>
          </w:tcPr>
          <w:p w:rsidR="00C32169" w:rsidRDefault="00C32169" w:rsidP="00137600">
            <w:r>
              <w:rPr>
                <w:rFonts w:hint="eastAsia"/>
              </w:rPr>
              <w:t>process_id2</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32169" w:rsidRDefault="00C32169" w:rsidP="00137600">
            <w:pPr>
              <w:rPr>
                <w:rFonts w:cs="Calibri"/>
                <w:szCs w:val="21"/>
              </w:rPr>
            </w:pPr>
            <w:r>
              <w:rPr>
                <w:rFonts w:cs="Calibri" w:hint="eastAsia"/>
                <w:szCs w:val="21"/>
              </w:rPr>
              <w:t>审批流程</w:t>
            </w:r>
            <w:r>
              <w:rPr>
                <w:rFonts w:cs="Calibri" w:hint="eastAsia"/>
                <w:szCs w:val="21"/>
              </w:rPr>
              <w:t>id</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C32169" w:rsidRDefault="00C32169"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C32169" w:rsidRDefault="00C32169" w:rsidP="00137600">
            <w:pPr>
              <w:jc w:val="left"/>
              <w:rPr>
                <w:sz w:val="20"/>
                <w:szCs w:val="20"/>
              </w:rPr>
            </w:pPr>
          </w:p>
        </w:tc>
        <w:tc>
          <w:tcPr>
            <w:tcW w:w="537" w:type="dxa"/>
            <w:tcBorders>
              <w:top w:val="nil"/>
              <w:left w:val="nil"/>
              <w:bottom w:val="single" w:sz="8" w:space="0" w:color="auto"/>
              <w:right w:val="single" w:sz="4" w:space="0" w:color="auto"/>
            </w:tcBorders>
            <w:vAlign w:val="center"/>
          </w:tcPr>
          <w:p w:rsidR="00C32169" w:rsidRDefault="00C32169" w:rsidP="00137600">
            <w:pPr>
              <w:jc w:val="center"/>
              <w:rPr>
                <w:rFonts w:cs="Times New Roman"/>
                <w:szCs w:val="21"/>
              </w:rPr>
            </w:pPr>
            <w:r>
              <w:rPr>
                <w:rFonts w:cs="Times New Roman" w:hint="eastAsia"/>
                <w:szCs w:val="21"/>
              </w:rPr>
              <w:t>Y</w:t>
            </w:r>
          </w:p>
        </w:tc>
        <w:tc>
          <w:tcPr>
            <w:tcW w:w="722" w:type="dxa"/>
            <w:tcBorders>
              <w:top w:val="nil"/>
              <w:left w:val="single" w:sz="4" w:space="0" w:color="auto"/>
              <w:bottom w:val="single" w:sz="8" w:space="0" w:color="auto"/>
              <w:right w:val="single" w:sz="8" w:space="0" w:color="auto"/>
            </w:tcBorders>
            <w:vAlign w:val="center"/>
          </w:tcPr>
          <w:p w:rsidR="00C32169" w:rsidRDefault="00C32169" w:rsidP="00137600">
            <w:pPr>
              <w:rPr>
                <w:rFonts w:ascii="宋体" w:hAnsi="宋体" w:cs="宋体"/>
                <w:szCs w:val="21"/>
              </w:rPr>
            </w:pPr>
          </w:p>
        </w:tc>
        <w:tc>
          <w:tcPr>
            <w:tcW w:w="1203" w:type="dxa"/>
            <w:tcBorders>
              <w:top w:val="nil"/>
              <w:left w:val="nil"/>
              <w:bottom w:val="single" w:sz="8" w:space="0" w:color="auto"/>
              <w:right w:val="single" w:sz="8" w:space="0" w:color="auto"/>
            </w:tcBorders>
          </w:tcPr>
          <w:p w:rsidR="00C32169" w:rsidRDefault="00C32169" w:rsidP="00137600">
            <w:r>
              <w:rPr>
                <w:rFonts w:hint="eastAsia"/>
              </w:rPr>
              <w:t>int</w:t>
            </w:r>
          </w:p>
        </w:tc>
      </w:tr>
      <w:tr w:rsidR="00C32169" w:rsidTr="00137600">
        <w:trPr>
          <w:trHeight w:val="344"/>
          <w:jc w:val="center"/>
        </w:trPr>
        <w:tc>
          <w:tcPr>
            <w:tcW w:w="1399" w:type="dxa"/>
            <w:gridSpan w:val="2"/>
            <w:tcBorders>
              <w:top w:val="nil"/>
              <w:left w:val="single" w:sz="8" w:space="0" w:color="auto"/>
              <w:bottom w:val="single" w:sz="8" w:space="0" w:color="auto"/>
              <w:right w:val="single" w:sz="8" w:space="0" w:color="auto"/>
            </w:tcBorders>
          </w:tcPr>
          <w:p w:rsidR="00C32169" w:rsidRDefault="00C32169" w:rsidP="00137600">
            <w:r>
              <w:rPr>
                <w:rFonts w:hint="eastAsia"/>
              </w:rPr>
              <w:t>processtype_id1</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32169" w:rsidRDefault="00C32169" w:rsidP="00137600">
            <w:pPr>
              <w:rPr>
                <w:rFonts w:cs="Calibri"/>
                <w:szCs w:val="21"/>
              </w:rPr>
            </w:pPr>
            <w:r>
              <w:rPr>
                <w:rFonts w:cs="Calibri" w:hint="eastAsia"/>
                <w:szCs w:val="21"/>
              </w:rPr>
              <w:t>受理流程定义</w:t>
            </w:r>
            <w:r>
              <w:rPr>
                <w:rFonts w:cs="Calibri" w:hint="eastAsia"/>
                <w:szCs w:val="21"/>
              </w:rPr>
              <w:t>id</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C32169" w:rsidRDefault="00C32169"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C32169" w:rsidRDefault="00C32169" w:rsidP="00137600">
            <w:pPr>
              <w:jc w:val="left"/>
              <w:rPr>
                <w:sz w:val="20"/>
                <w:szCs w:val="20"/>
              </w:rPr>
            </w:pPr>
          </w:p>
        </w:tc>
        <w:tc>
          <w:tcPr>
            <w:tcW w:w="537" w:type="dxa"/>
            <w:tcBorders>
              <w:top w:val="nil"/>
              <w:left w:val="nil"/>
              <w:bottom w:val="single" w:sz="8" w:space="0" w:color="auto"/>
              <w:right w:val="single" w:sz="4" w:space="0" w:color="auto"/>
            </w:tcBorders>
            <w:vAlign w:val="center"/>
          </w:tcPr>
          <w:p w:rsidR="00C32169" w:rsidRDefault="00C32169" w:rsidP="00137600">
            <w:pPr>
              <w:jc w:val="center"/>
              <w:rPr>
                <w:rFonts w:cs="Times New Roman"/>
                <w:szCs w:val="21"/>
              </w:rPr>
            </w:pPr>
            <w:r>
              <w:rPr>
                <w:rFonts w:cs="Times New Roman" w:hint="eastAsia"/>
                <w:szCs w:val="21"/>
              </w:rPr>
              <w:t>Y</w:t>
            </w:r>
          </w:p>
        </w:tc>
        <w:tc>
          <w:tcPr>
            <w:tcW w:w="722" w:type="dxa"/>
            <w:tcBorders>
              <w:top w:val="nil"/>
              <w:left w:val="single" w:sz="4" w:space="0" w:color="auto"/>
              <w:bottom w:val="single" w:sz="8" w:space="0" w:color="auto"/>
              <w:right w:val="single" w:sz="8" w:space="0" w:color="auto"/>
            </w:tcBorders>
            <w:vAlign w:val="center"/>
          </w:tcPr>
          <w:p w:rsidR="00C32169" w:rsidRDefault="00C32169" w:rsidP="00137600">
            <w:pPr>
              <w:rPr>
                <w:rFonts w:ascii="宋体" w:hAnsi="宋体" w:cs="宋体"/>
                <w:szCs w:val="21"/>
              </w:rPr>
            </w:pPr>
          </w:p>
        </w:tc>
        <w:tc>
          <w:tcPr>
            <w:tcW w:w="1203" w:type="dxa"/>
            <w:tcBorders>
              <w:top w:val="nil"/>
              <w:left w:val="nil"/>
              <w:bottom w:val="single" w:sz="8" w:space="0" w:color="auto"/>
              <w:right w:val="single" w:sz="8" w:space="0" w:color="auto"/>
            </w:tcBorders>
          </w:tcPr>
          <w:p w:rsidR="00C32169" w:rsidRDefault="00C32169" w:rsidP="00137600">
            <w:r>
              <w:rPr>
                <w:rFonts w:hint="eastAsia"/>
              </w:rPr>
              <w:t>int</w:t>
            </w:r>
          </w:p>
        </w:tc>
      </w:tr>
      <w:tr w:rsidR="00C32169" w:rsidTr="00137600">
        <w:trPr>
          <w:trHeight w:val="344"/>
          <w:jc w:val="center"/>
        </w:trPr>
        <w:tc>
          <w:tcPr>
            <w:tcW w:w="1399" w:type="dxa"/>
            <w:gridSpan w:val="2"/>
            <w:tcBorders>
              <w:top w:val="nil"/>
              <w:left w:val="single" w:sz="8" w:space="0" w:color="auto"/>
              <w:bottom w:val="single" w:sz="8" w:space="0" w:color="auto"/>
              <w:right w:val="single" w:sz="8" w:space="0" w:color="auto"/>
            </w:tcBorders>
          </w:tcPr>
          <w:p w:rsidR="00C32169" w:rsidRDefault="00C32169" w:rsidP="00137600">
            <w:r>
              <w:rPr>
                <w:rFonts w:hint="eastAsia"/>
              </w:rPr>
              <w:t>processtype_id1</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32169" w:rsidRDefault="00C32169" w:rsidP="00137600">
            <w:pPr>
              <w:rPr>
                <w:rFonts w:cs="Calibri"/>
                <w:szCs w:val="21"/>
              </w:rPr>
            </w:pPr>
            <w:r>
              <w:rPr>
                <w:rFonts w:cs="Calibri" w:hint="eastAsia"/>
                <w:szCs w:val="21"/>
              </w:rPr>
              <w:t>审批流程定义</w:t>
            </w:r>
            <w:r>
              <w:rPr>
                <w:rFonts w:cs="Calibri" w:hint="eastAsia"/>
                <w:szCs w:val="21"/>
              </w:rPr>
              <w:t>id2</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C32169" w:rsidRDefault="00C32169"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C32169" w:rsidRDefault="00C32169" w:rsidP="00137600">
            <w:pPr>
              <w:jc w:val="left"/>
              <w:rPr>
                <w:sz w:val="20"/>
                <w:szCs w:val="20"/>
              </w:rPr>
            </w:pPr>
          </w:p>
        </w:tc>
        <w:tc>
          <w:tcPr>
            <w:tcW w:w="537" w:type="dxa"/>
            <w:tcBorders>
              <w:top w:val="nil"/>
              <w:left w:val="nil"/>
              <w:bottom w:val="single" w:sz="8" w:space="0" w:color="auto"/>
              <w:right w:val="single" w:sz="4" w:space="0" w:color="auto"/>
            </w:tcBorders>
            <w:vAlign w:val="center"/>
          </w:tcPr>
          <w:p w:rsidR="00C32169" w:rsidRDefault="00C32169" w:rsidP="00137600">
            <w:pPr>
              <w:jc w:val="center"/>
              <w:rPr>
                <w:rFonts w:cs="Times New Roman"/>
                <w:szCs w:val="21"/>
              </w:rPr>
            </w:pPr>
            <w:r>
              <w:rPr>
                <w:rFonts w:cs="Times New Roman" w:hint="eastAsia"/>
                <w:szCs w:val="21"/>
              </w:rPr>
              <w:t xml:space="preserve">Y </w:t>
            </w:r>
          </w:p>
        </w:tc>
        <w:tc>
          <w:tcPr>
            <w:tcW w:w="722" w:type="dxa"/>
            <w:tcBorders>
              <w:top w:val="nil"/>
              <w:left w:val="single" w:sz="4" w:space="0" w:color="auto"/>
              <w:bottom w:val="single" w:sz="8" w:space="0" w:color="auto"/>
              <w:right w:val="single" w:sz="8" w:space="0" w:color="auto"/>
            </w:tcBorders>
            <w:vAlign w:val="center"/>
          </w:tcPr>
          <w:p w:rsidR="00C32169" w:rsidRDefault="00C32169" w:rsidP="00137600">
            <w:pPr>
              <w:rPr>
                <w:rFonts w:ascii="宋体" w:hAnsi="宋体" w:cs="宋体"/>
                <w:szCs w:val="21"/>
              </w:rPr>
            </w:pPr>
          </w:p>
        </w:tc>
        <w:tc>
          <w:tcPr>
            <w:tcW w:w="1203" w:type="dxa"/>
            <w:tcBorders>
              <w:top w:val="nil"/>
              <w:left w:val="nil"/>
              <w:bottom w:val="single" w:sz="8" w:space="0" w:color="auto"/>
              <w:right w:val="single" w:sz="8" w:space="0" w:color="auto"/>
            </w:tcBorders>
          </w:tcPr>
          <w:p w:rsidR="00C32169" w:rsidRDefault="00C32169" w:rsidP="00137600">
            <w:r>
              <w:rPr>
                <w:rFonts w:hint="eastAsia"/>
              </w:rPr>
              <w:t xml:space="preserve">int </w:t>
            </w:r>
          </w:p>
        </w:tc>
      </w:tr>
      <w:tr w:rsidR="00C32169" w:rsidTr="00137600">
        <w:trPr>
          <w:trHeight w:val="344"/>
          <w:jc w:val="center"/>
        </w:trPr>
        <w:tc>
          <w:tcPr>
            <w:tcW w:w="1399" w:type="dxa"/>
            <w:gridSpan w:val="2"/>
            <w:tcBorders>
              <w:top w:val="nil"/>
              <w:left w:val="single" w:sz="8" w:space="0" w:color="auto"/>
              <w:bottom w:val="single" w:sz="8" w:space="0" w:color="auto"/>
              <w:right w:val="single" w:sz="8" w:space="0" w:color="auto"/>
            </w:tcBorders>
          </w:tcPr>
          <w:p w:rsidR="00C32169" w:rsidRDefault="00C32169" w:rsidP="00137600">
            <w:r>
              <w:rPr>
                <w:rFonts w:hint="eastAsia"/>
              </w:rPr>
              <w:t>report_state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32169" w:rsidRDefault="00C32169" w:rsidP="00137600">
            <w:pPr>
              <w:rPr>
                <w:rFonts w:cs="Calibri"/>
                <w:szCs w:val="21"/>
              </w:rPr>
            </w:pPr>
            <w:r>
              <w:rPr>
                <w:rFonts w:cs="Calibri" w:hint="eastAsia"/>
                <w:szCs w:val="21"/>
              </w:rPr>
              <w:t>审批单状态</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C32169" w:rsidRDefault="00C32169"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C32169" w:rsidRDefault="00C32169" w:rsidP="00137600">
            <w:pPr>
              <w:jc w:val="left"/>
              <w:rPr>
                <w:sz w:val="20"/>
                <w:szCs w:val="20"/>
              </w:rPr>
            </w:pPr>
          </w:p>
        </w:tc>
        <w:tc>
          <w:tcPr>
            <w:tcW w:w="537" w:type="dxa"/>
            <w:tcBorders>
              <w:top w:val="nil"/>
              <w:left w:val="nil"/>
              <w:bottom w:val="single" w:sz="8" w:space="0" w:color="auto"/>
              <w:right w:val="single" w:sz="4" w:space="0" w:color="auto"/>
            </w:tcBorders>
            <w:vAlign w:val="center"/>
          </w:tcPr>
          <w:p w:rsidR="00C32169" w:rsidRPr="006A3A33" w:rsidRDefault="00C32169" w:rsidP="00137600">
            <w:pPr>
              <w:jc w:val="center"/>
              <w:rPr>
                <w:rFonts w:cs="Times New Roman"/>
                <w:szCs w:val="21"/>
              </w:rPr>
            </w:pPr>
            <w:r w:rsidRPr="006A3A33">
              <w:rPr>
                <w:rFonts w:cs="Times New Roman"/>
                <w:szCs w:val="21"/>
              </w:rPr>
              <w:t>Y</w:t>
            </w:r>
          </w:p>
        </w:tc>
        <w:tc>
          <w:tcPr>
            <w:tcW w:w="722" w:type="dxa"/>
            <w:tcBorders>
              <w:top w:val="nil"/>
              <w:left w:val="single" w:sz="4" w:space="0" w:color="auto"/>
              <w:bottom w:val="single" w:sz="8" w:space="0" w:color="auto"/>
              <w:right w:val="single" w:sz="8" w:space="0" w:color="auto"/>
            </w:tcBorders>
            <w:vAlign w:val="center"/>
          </w:tcPr>
          <w:p w:rsidR="00C32169" w:rsidRDefault="00C32169" w:rsidP="00137600">
            <w:pPr>
              <w:rPr>
                <w:rFonts w:ascii="宋体" w:hAnsi="宋体" w:cs="宋体"/>
                <w:szCs w:val="21"/>
              </w:rPr>
            </w:pPr>
          </w:p>
        </w:tc>
        <w:tc>
          <w:tcPr>
            <w:tcW w:w="1203" w:type="dxa"/>
            <w:tcBorders>
              <w:top w:val="nil"/>
              <w:left w:val="nil"/>
              <w:bottom w:val="single" w:sz="8" w:space="0" w:color="auto"/>
              <w:right w:val="single" w:sz="8" w:space="0" w:color="auto"/>
            </w:tcBorders>
          </w:tcPr>
          <w:p w:rsidR="00C32169" w:rsidRDefault="00C32169" w:rsidP="00137600">
            <w:pPr>
              <w:rPr>
                <w:rFonts w:ascii="宋体" w:hAnsi="宋体" w:cs="宋体"/>
                <w:szCs w:val="21"/>
              </w:rPr>
            </w:pPr>
            <w:r>
              <w:rPr>
                <w:rFonts w:hint="eastAsia"/>
              </w:rPr>
              <w:t>varchar(255)</w:t>
            </w:r>
          </w:p>
        </w:tc>
      </w:tr>
      <w:tr w:rsidR="00C32169" w:rsidTr="00137600">
        <w:trPr>
          <w:trHeight w:val="344"/>
          <w:jc w:val="center"/>
        </w:trPr>
        <w:tc>
          <w:tcPr>
            <w:tcW w:w="1399" w:type="dxa"/>
            <w:gridSpan w:val="2"/>
            <w:tcBorders>
              <w:top w:val="nil"/>
              <w:left w:val="single" w:sz="8" w:space="0" w:color="auto"/>
              <w:bottom w:val="single" w:sz="8" w:space="0" w:color="auto"/>
              <w:right w:val="single" w:sz="8" w:space="0" w:color="auto"/>
            </w:tcBorders>
          </w:tcPr>
          <w:p w:rsidR="00C32169" w:rsidRDefault="00C32169" w:rsidP="00137600">
            <w:r>
              <w:rPr>
                <w:rFonts w:hint="eastAsia"/>
              </w:rPr>
              <w:t>destroy_state</w:t>
            </w:r>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32169" w:rsidRDefault="00C32169" w:rsidP="00137600">
            <w:pPr>
              <w:rPr>
                <w:rFonts w:cs="Calibri"/>
                <w:szCs w:val="21"/>
              </w:rPr>
            </w:pPr>
            <w:r>
              <w:rPr>
                <w:rFonts w:cs="Calibri" w:hint="eastAsia"/>
                <w:szCs w:val="21"/>
              </w:rPr>
              <w:t>销毁状态</w:t>
            </w:r>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C32169" w:rsidRDefault="00C32169" w:rsidP="00137600">
            <w:pPr>
              <w:rPr>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C32169" w:rsidRDefault="00C32169" w:rsidP="00137600">
            <w:pPr>
              <w:jc w:val="left"/>
              <w:rPr>
                <w:sz w:val="20"/>
                <w:szCs w:val="20"/>
              </w:rPr>
            </w:pPr>
          </w:p>
        </w:tc>
        <w:tc>
          <w:tcPr>
            <w:tcW w:w="537" w:type="dxa"/>
            <w:tcBorders>
              <w:top w:val="nil"/>
              <w:left w:val="nil"/>
              <w:bottom w:val="single" w:sz="8" w:space="0" w:color="auto"/>
              <w:right w:val="single" w:sz="4" w:space="0" w:color="auto"/>
            </w:tcBorders>
            <w:vAlign w:val="center"/>
          </w:tcPr>
          <w:p w:rsidR="00C32169" w:rsidRPr="006A3A33" w:rsidRDefault="00C32169" w:rsidP="00137600">
            <w:pPr>
              <w:jc w:val="center"/>
              <w:rPr>
                <w:rFonts w:cs="Times New Roman"/>
                <w:szCs w:val="21"/>
              </w:rPr>
            </w:pPr>
            <w:r>
              <w:rPr>
                <w:rFonts w:cs="Times New Roman" w:hint="eastAsia"/>
                <w:szCs w:val="21"/>
              </w:rPr>
              <w:t>Y</w:t>
            </w:r>
          </w:p>
        </w:tc>
        <w:tc>
          <w:tcPr>
            <w:tcW w:w="722" w:type="dxa"/>
            <w:tcBorders>
              <w:top w:val="nil"/>
              <w:left w:val="single" w:sz="4" w:space="0" w:color="auto"/>
              <w:bottom w:val="single" w:sz="8" w:space="0" w:color="auto"/>
              <w:right w:val="single" w:sz="8" w:space="0" w:color="auto"/>
            </w:tcBorders>
            <w:vAlign w:val="center"/>
          </w:tcPr>
          <w:p w:rsidR="00C32169" w:rsidRDefault="00C32169" w:rsidP="00137600">
            <w:pPr>
              <w:rPr>
                <w:rFonts w:ascii="宋体" w:hAnsi="宋体" w:cs="宋体"/>
                <w:szCs w:val="21"/>
              </w:rPr>
            </w:pPr>
          </w:p>
        </w:tc>
        <w:tc>
          <w:tcPr>
            <w:tcW w:w="1203" w:type="dxa"/>
            <w:tcBorders>
              <w:top w:val="nil"/>
              <w:left w:val="nil"/>
              <w:bottom w:val="single" w:sz="8" w:space="0" w:color="auto"/>
              <w:right w:val="single" w:sz="8" w:space="0" w:color="auto"/>
            </w:tcBorders>
          </w:tcPr>
          <w:p w:rsidR="00C32169" w:rsidRDefault="00C32169" w:rsidP="00137600">
            <w:r>
              <w:rPr>
                <w:rFonts w:hint="eastAsia"/>
              </w:rPr>
              <w:t>varchar(255)</w:t>
            </w:r>
          </w:p>
        </w:tc>
      </w:tr>
      <w:tr w:rsidR="00C32169" w:rsidTr="00240E17">
        <w:tblPrEx>
          <w:tblW w:w="8422" w:type="dxa"/>
          <w:jc w:val="center"/>
          <w:tblLayout w:type="fixed"/>
          <w:tblCellMar>
            <w:left w:w="0" w:type="dxa"/>
            <w:right w:w="0" w:type="dxa"/>
          </w:tblCellMar>
          <w:tblLook w:val="0000" w:firstRow="0" w:lastRow="0" w:firstColumn="0" w:lastColumn="0" w:noHBand="0" w:noVBand="0"/>
          <w:tblPrExChange w:id="1919" w:author="xlli" w:date="2017-11-16T16:59:00Z">
            <w:tblPrEx>
              <w:tblW w:w="8422" w:type="dxa"/>
              <w:jc w:val="center"/>
              <w:tblLayout w:type="fixed"/>
              <w:tblCellMar>
                <w:left w:w="0" w:type="dxa"/>
                <w:right w:w="0" w:type="dxa"/>
              </w:tblCellMar>
              <w:tblLook w:val="0000" w:firstRow="0" w:lastRow="0" w:firstColumn="0" w:lastColumn="0" w:noHBand="0" w:noVBand="0"/>
            </w:tblPrEx>
          </w:tblPrExChange>
        </w:tblPrEx>
        <w:trPr>
          <w:trHeight w:val="344"/>
          <w:jc w:val="center"/>
          <w:trPrChange w:id="1920" w:author="xlli" w:date="2017-11-16T16:59:00Z">
            <w:trPr>
              <w:gridAfter w:val="0"/>
              <w:trHeight w:val="344"/>
              <w:jc w:val="center"/>
            </w:trPr>
          </w:trPrChange>
        </w:trPr>
        <w:tc>
          <w:tcPr>
            <w:tcW w:w="1399" w:type="dxa"/>
            <w:gridSpan w:val="2"/>
            <w:tcBorders>
              <w:top w:val="nil"/>
              <w:left w:val="single" w:sz="8" w:space="0" w:color="auto"/>
              <w:bottom w:val="nil"/>
              <w:right w:val="single" w:sz="8" w:space="0" w:color="auto"/>
            </w:tcBorders>
            <w:tcPrChange w:id="1921" w:author="xlli" w:date="2017-11-16T16:59:00Z">
              <w:tcPr>
                <w:tcW w:w="1399" w:type="dxa"/>
                <w:gridSpan w:val="2"/>
                <w:tcBorders>
                  <w:top w:val="nil"/>
                  <w:left w:val="single" w:sz="8" w:space="0" w:color="auto"/>
                  <w:bottom w:val="single" w:sz="8" w:space="0" w:color="auto"/>
                  <w:right w:val="single" w:sz="8" w:space="0" w:color="auto"/>
                </w:tcBorders>
              </w:tcPr>
            </w:tcPrChange>
          </w:tcPr>
          <w:p w:rsidR="00C32169" w:rsidRDefault="00C32169" w:rsidP="00137600">
            <w:r>
              <w:rPr>
                <w:rFonts w:hint="eastAsia"/>
              </w:rPr>
              <w:t>document_state</w:t>
            </w:r>
          </w:p>
        </w:tc>
        <w:tc>
          <w:tcPr>
            <w:tcW w:w="1273" w:type="dxa"/>
            <w:tcBorders>
              <w:top w:val="nil"/>
              <w:left w:val="single" w:sz="8" w:space="0" w:color="auto"/>
              <w:bottom w:val="nil"/>
              <w:right w:val="single" w:sz="8" w:space="0" w:color="auto"/>
            </w:tcBorders>
            <w:tcMar>
              <w:top w:w="0" w:type="dxa"/>
              <w:left w:w="108" w:type="dxa"/>
              <w:bottom w:w="0" w:type="dxa"/>
              <w:right w:w="108" w:type="dxa"/>
            </w:tcMar>
            <w:tcPrChange w:id="1922" w:author="xlli" w:date="2017-11-16T16:59:00Z">
              <w:tcPr>
                <w:tcW w:w="1273" w:type="dxa"/>
                <w:gridSpan w:val="3"/>
                <w:tcBorders>
                  <w:top w:val="nil"/>
                  <w:left w:val="single" w:sz="8" w:space="0" w:color="auto"/>
                  <w:bottom w:val="single" w:sz="8" w:space="0" w:color="auto"/>
                  <w:right w:val="single" w:sz="8" w:space="0" w:color="auto"/>
                </w:tcBorders>
                <w:tcMar>
                  <w:top w:w="0" w:type="dxa"/>
                  <w:left w:w="108" w:type="dxa"/>
                  <w:bottom w:w="0" w:type="dxa"/>
                  <w:right w:w="108" w:type="dxa"/>
                </w:tcMar>
              </w:tcPr>
            </w:tcPrChange>
          </w:tcPr>
          <w:p w:rsidR="00C32169" w:rsidRDefault="00C32169" w:rsidP="00137600">
            <w:pPr>
              <w:rPr>
                <w:rFonts w:cs="Calibri"/>
                <w:szCs w:val="21"/>
              </w:rPr>
            </w:pPr>
            <w:r>
              <w:rPr>
                <w:rFonts w:hint="eastAsia"/>
              </w:rPr>
              <w:t>归档状态</w:t>
            </w:r>
          </w:p>
        </w:tc>
        <w:tc>
          <w:tcPr>
            <w:tcW w:w="699" w:type="dxa"/>
            <w:tcBorders>
              <w:top w:val="nil"/>
              <w:left w:val="nil"/>
              <w:bottom w:val="nil"/>
              <w:right w:val="single" w:sz="8" w:space="0" w:color="auto"/>
            </w:tcBorders>
            <w:tcMar>
              <w:top w:w="0" w:type="dxa"/>
              <w:left w:w="108" w:type="dxa"/>
              <w:bottom w:w="0" w:type="dxa"/>
              <w:right w:w="108" w:type="dxa"/>
            </w:tcMar>
            <w:tcPrChange w:id="1923" w:author="xlli" w:date="2017-11-16T16:59:00Z">
              <w:tcPr>
                <w:tcW w:w="699" w:type="dxa"/>
                <w:gridSpan w:val="2"/>
                <w:tcBorders>
                  <w:top w:val="nil"/>
                  <w:left w:val="nil"/>
                  <w:bottom w:val="single" w:sz="8" w:space="0" w:color="auto"/>
                  <w:right w:val="single" w:sz="8" w:space="0" w:color="auto"/>
                </w:tcBorders>
                <w:tcMar>
                  <w:top w:w="0" w:type="dxa"/>
                  <w:left w:w="108" w:type="dxa"/>
                  <w:bottom w:w="0" w:type="dxa"/>
                  <w:right w:w="108" w:type="dxa"/>
                </w:tcMar>
              </w:tcPr>
            </w:tcPrChange>
          </w:tcPr>
          <w:p w:rsidR="00C32169" w:rsidRDefault="00C32169" w:rsidP="00137600">
            <w:pPr>
              <w:rPr>
                <w:rFonts w:cs="Calibri"/>
                <w:szCs w:val="21"/>
              </w:rPr>
            </w:pPr>
          </w:p>
        </w:tc>
        <w:tc>
          <w:tcPr>
            <w:tcW w:w="2589" w:type="dxa"/>
            <w:tcBorders>
              <w:top w:val="nil"/>
              <w:left w:val="nil"/>
              <w:bottom w:val="nil"/>
              <w:right w:val="single" w:sz="8" w:space="0" w:color="auto"/>
            </w:tcBorders>
            <w:tcMar>
              <w:top w:w="0" w:type="dxa"/>
              <w:left w:w="108" w:type="dxa"/>
              <w:bottom w:w="0" w:type="dxa"/>
              <w:right w:w="108" w:type="dxa"/>
            </w:tcMar>
            <w:tcPrChange w:id="1924" w:author="xlli" w:date="2017-11-16T16:59:00Z">
              <w:tcPr>
                <w:tcW w:w="2589" w:type="dxa"/>
                <w:gridSpan w:val="2"/>
                <w:tcBorders>
                  <w:top w:val="nil"/>
                  <w:left w:val="nil"/>
                  <w:bottom w:val="single" w:sz="8" w:space="0" w:color="auto"/>
                  <w:right w:val="single" w:sz="8" w:space="0" w:color="auto"/>
                </w:tcBorders>
                <w:tcMar>
                  <w:top w:w="0" w:type="dxa"/>
                  <w:left w:w="108" w:type="dxa"/>
                  <w:bottom w:w="0" w:type="dxa"/>
                  <w:right w:w="108" w:type="dxa"/>
                </w:tcMar>
              </w:tcPr>
            </w:tcPrChange>
          </w:tcPr>
          <w:p w:rsidR="00C32169" w:rsidRDefault="00C32169" w:rsidP="00137600">
            <w:pPr>
              <w:jc w:val="left"/>
              <w:rPr>
                <w:sz w:val="20"/>
                <w:szCs w:val="20"/>
              </w:rPr>
            </w:pPr>
          </w:p>
        </w:tc>
        <w:tc>
          <w:tcPr>
            <w:tcW w:w="537" w:type="dxa"/>
            <w:tcBorders>
              <w:top w:val="nil"/>
              <w:left w:val="nil"/>
              <w:bottom w:val="nil"/>
              <w:right w:val="single" w:sz="4" w:space="0" w:color="auto"/>
            </w:tcBorders>
            <w:vAlign w:val="center"/>
            <w:tcPrChange w:id="1925" w:author="xlli" w:date="2017-11-16T16:59:00Z">
              <w:tcPr>
                <w:tcW w:w="537" w:type="dxa"/>
                <w:gridSpan w:val="2"/>
                <w:tcBorders>
                  <w:top w:val="nil"/>
                  <w:left w:val="nil"/>
                  <w:bottom w:val="single" w:sz="8" w:space="0" w:color="auto"/>
                  <w:right w:val="single" w:sz="4" w:space="0" w:color="auto"/>
                </w:tcBorders>
                <w:vAlign w:val="center"/>
              </w:tcPr>
            </w:tcPrChange>
          </w:tcPr>
          <w:p w:rsidR="00C32169" w:rsidRPr="006A3A33" w:rsidRDefault="00C32169" w:rsidP="00137600">
            <w:pPr>
              <w:jc w:val="center"/>
              <w:rPr>
                <w:rFonts w:cs="Times New Roman"/>
                <w:szCs w:val="21"/>
              </w:rPr>
            </w:pPr>
            <w:r>
              <w:rPr>
                <w:rFonts w:cs="Times New Roman" w:hint="eastAsia"/>
                <w:szCs w:val="21"/>
              </w:rPr>
              <w:t>Y</w:t>
            </w:r>
          </w:p>
        </w:tc>
        <w:tc>
          <w:tcPr>
            <w:tcW w:w="722" w:type="dxa"/>
            <w:tcBorders>
              <w:top w:val="nil"/>
              <w:left w:val="single" w:sz="4" w:space="0" w:color="auto"/>
              <w:bottom w:val="nil"/>
              <w:right w:val="single" w:sz="8" w:space="0" w:color="auto"/>
            </w:tcBorders>
            <w:vAlign w:val="center"/>
            <w:tcPrChange w:id="1926" w:author="xlli" w:date="2017-11-16T16:59:00Z">
              <w:tcPr>
                <w:tcW w:w="722" w:type="dxa"/>
                <w:gridSpan w:val="2"/>
                <w:tcBorders>
                  <w:top w:val="nil"/>
                  <w:left w:val="single" w:sz="4" w:space="0" w:color="auto"/>
                  <w:bottom w:val="single" w:sz="8" w:space="0" w:color="auto"/>
                  <w:right w:val="single" w:sz="8" w:space="0" w:color="auto"/>
                </w:tcBorders>
                <w:vAlign w:val="center"/>
              </w:tcPr>
            </w:tcPrChange>
          </w:tcPr>
          <w:p w:rsidR="00C32169" w:rsidRDefault="00C32169" w:rsidP="00137600">
            <w:pPr>
              <w:rPr>
                <w:rFonts w:ascii="宋体" w:hAnsi="宋体" w:cs="宋体"/>
                <w:szCs w:val="21"/>
              </w:rPr>
            </w:pPr>
          </w:p>
        </w:tc>
        <w:tc>
          <w:tcPr>
            <w:tcW w:w="1203" w:type="dxa"/>
            <w:tcBorders>
              <w:top w:val="nil"/>
              <w:left w:val="nil"/>
              <w:bottom w:val="nil"/>
              <w:right w:val="single" w:sz="8" w:space="0" w:color="auto"/>
            </w:tcBorders>
            <w:tcPrChange w:id="1927" w:author="xlli" w:date="2017-11-16T16:59:00Z">
              <w:tcPr>
                <w:tcW w:w="1203" w:type="dxa"/>
                <w:gridSpan w:val="2"/>
                <w:tcBorders>
                  <w:top w:val="nil"/>
                  <w:left w:val="nil"/>
                  <w:bottom w:val="single" w:sz="8" w:space="0" w:color="auto"/>
                  <w:right w:val="single" w:sz="8" w:space="0" w:color="auto"/>
                </w:tcBorders>
              </w:tcPr>
            </w:tcPrChange>
          </w:tcPr>
          <w:p w:rsidR="00C32169" w:rsidRDefault="00C32169" w:rsidP="00137600">
            <w:pPr>
              <w:rPr>
                <w:rFonts w:ascii="宋体" w:hAnsi="宋体" w:cs="宋体"/>
                <w:szCs w:val="21"/>
              </w:rPr>
            </w:pPr>
            <w:r>
              <w:rPr>
                <w:rFonts w:hint="eastAsia"/>
              </w:rPr>
              <w:t>varchar(255)</w:t>
            </w:r>
          </w:p>
        </w:tc>
      </w:tr>
      <w:tr w:rsidR="00240E17" w:rsidTr="00137600">
        <w:trPr>
          <w:trHeight w:val="344"/>
          <w:jc w:val="center"/>
          <w:ins w:id="1928" w:author="xlli" w:date="2017-11-16T16:59:00Z"/>
        </w:trPr>
        <w:tc>
          <w:tcPr>
            <w:tcW w:w="1399" w:type="dxa"/>
            <w:gridSpan w:val="2"/>
            <w:tcBorders>
              <w:top w:val="nil"/>
              <w:left w:val="single" w:sz="8" w:space="0" w:color="auto"/>
              <w:bottom w:val="single" w:sz="8" w:space="0" w:color="auto"/>
              <w:right w:val="single" w:sz="8" w:space="0" w:color="auto"/>
            </w:tcBorders>
          </w:tcPr>
          <w:p w:rsidR="00240E17" w:rsidRDefault="00240E17" w:rsidP="00137600">
            <w:pPr>
              <w:rPr>
                <w:ins w:id="1929" w:author="xlli" w:date="2017-11-16T16:59:00Z"/>
              </w:rPr>
            </w:pPr>
            <w:ins w:id="1930" w:author="xlli" w:date="2017-11-16T16:59:00Z">
              <w:r w:rsidRPr="00240E17">
                <w:t>export_name</w:t>
              </w:r>
            </w:ins>
          </w:p>
        </w:tc>
        <w:tc>
          <w:tcPr>
            <w:tcW w:w="127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40E17" w:rsidRDefault="00240E17" w:rsidP="00137600">
            <w:pPr>
              <w:rPr>
                <w:ins w:id="1931" w:author="xlli" w:date="2017-11-16T16:59:00Z"/>
              </w:rPr>
            </w:pPr>
            <w:ins w:id="1932" w:author="xlli" w:date="2017-11-16T16:59:00Z">
              <w:r>
                <w:rPr>
                  <w:rFonts w:hint="eastAsia"/>
                </w:rPr>
                <w:t>导出人</w:t>
              </w:r>
            </w:ins>
          </w:p>
        </w:tc>
        <w:tc>
          <w:tcPr>
            <w:tcW w:w="699" w:type="dxa"/>
            <w:tcBorders>
              <w:top w:val="nil"/>
              <w:left w:val="nil"/>
              <w:bottom w:val="single" w:sz="8" w:space="0" w:color="auto"/>
              <w:right w:val="single" w:sz="8" w:space="0" w:color="auto"/>
            </w:tcBorders>
            <w:tcMar>
              <w:top w:w="0" w:type="dxa"/>
              <w:left w:w="108" w:type="dxa"/>
              <w:bottom w:w="0" w:type="dxa"/>
              <w:right w:w="108" w:type="dxa"/>
            </w:tcMar>
          </w:tcPr>
          <w:p w:rsidR="00240E17" w:rsidRDefault="00240E17" w:rsidP="00137600">
            <w:pPr>
              <w:rPr>
                <w:ins w:id="1933" w:author="xlli" w:date="2017-11-16T16:59:00Z"/>
                <w:rFonts w:cs="Calibri"/>
                <w:szCs w:val="21"/>
              </w:rPr>
            </w:pPr>
          </w:p>
        </w:tc>
        <w:tc>
          <w:tcPr>
            <w:tcW w:w="2589" w:type="dxa"/>
            <w:tcBorders>
              <w:top w:val="nil"/>
              <w:left w:val="nil"/>
              <w:bottom w:val="single" w:sz="8" w:space="0" w:color="auto"/>
              <w:right w:val="single" w:sz="8" w:space="0" w:color="auto"/>
            </w:tcBorders>
            <w:tcMar>
              <w:top w:w="0" w:type="dxa"/>
              <w:left w:w="108" w:type="dxa"/>
              <w:bottom w:w="0" w:type="dxa"/>
              <w:right w:w="108" w:type="dxa"/>
            </w:tcMar>
          </w:tcPr>
          <w:p w:rsidR="00240E17" w:rsidRDefault="00240E17" w:rsidP="00137600">
            <w:pPr>
              <w:jc w:val="left"/>
              <w:rPr>
                <w:ins w:id="1934" w:author="xlli" w:date="2017-11-16T16:59:00Z"/>
                <w:sz w:val="20"/>
                <w:szCs w:val="20"/>
              </w:rPr>
            </w:pPr>
          </w:p>
        </w:tc>
        <w:tc>
          <w:tcPr>
            <w:tcW w:w="537" w:type="dxa"/>
            <w:tcBorders>
              <w:top w:val="nil"/>
              <w:left w:val="nil"/>
              <w:bottom w:val="single" w:sz="8" w:space="0" w:color="auto"/>
              <w:right w:val="single" w:sz="4" w:space="0" w:color="auto"/>
            </w:tcBorders>
            <w:vAlign w:val="center"/>
          </w:tcPr>
          <w:p w:rsidR="00240E17" w:rsidRDefault="00240E17" w:rsidP="00137600">
            <w:pPr>
              <w:jc w:val="center"/>
              <w:rPr>
                <w:ins w:id="1935" w:author="xlli" w:date="2017-11-16T16:59:00Z"/>
                <w:rFonts w:cs="Times New Roman"/>
                <w:szCs w:val="21"/>
              </w:rPr>
            </w:pPr>
            <w:ins w:id="1936" w:author="xlli" w:date="2017-11-16T16:59:00Z">
              <w:r>
                <w:rPr>
                  <w:rFonts w:cs="Times New Roman" w:hint="eastAsia"/>
                  <w:szCs w:val="21"/>
                </w:rPr>
                <w:t>Y</w:t>
              </w:r>
            </w:ins>
          </w:p>
        </w:tc>
        <w:tc>
          <w:tcPr>
            <w:tcW w:w="722" w:type="dxa"/>
            <w:tcBorders>
              <w:top w:val="nil"/>
              <w:left w:val="single" w:sz="4" w:space="0" w:color="auto"/>
              <w:bottom w:val="single" w:sz="8" w:space="0" w:color="auto"/>
              <w:right w:val="single" w:sz="8" w:space="0" w:color="auto"/>
            </w:tcBorders>
            <w:vAlign w:val="center"/>
          </w:tcPr>
          <w:p w:rsidR="00240E17" w:rsidRDefault="00240E17" w:rsidP="00137600">
            <w:pPr>
              <w:rPr>
                <w:ins w:id="1937" w:author="xlli" w:date="2017-11-16T16:59:00Z"/>
                <w:rFonts w:ascii="宋体" w:hAnsi="宋体" w:cs="宋体"/>
                <w:szCs w:val="21"/>
              </w:rPr>
            </w:pPr>
          </w:p>
        </w:tc>
        <w:tc>
          <w:tcPr>
            <w:tcW w:w="1203" w:type="dxa"/>
            <w:tcBorders>
              <w:top w:val="nil"/>
              <w:left w:val="nil"/>
              <w:bottom w:val="single" w:sz="8" w:space="0" w:color="auto"/>
              <w:right w:val="single" w:sz="8" w:space="0" w:color="auto"/>
            </w:tcBorders>
          </w:tcPr>
          <w:p w:rsidR="00240E17" w:rsidRDefault="00240E17" w:rsidP="00137600">
            <w:pPr>
              <w:rPr>
                <w:ins w:id="1938" w:author="xlli" w:date="2017-11-16T16:59:00Z"/>
              </w:rPr>
            </w:pPr>
            <w:ins w:id="1939" w:author="xlli" w:date="2017-11-16T16:59:00Z">
              <w:r>
                <w:rPr>
                  <w:rFonts w:hint="eastAsia"/>
                </w:rPr>
                <w:t>varchar(255)</w:t>
              </w:r>
            </w:ins>
          </w:p>
        </w:tc>
      </w:tr>
    </w:tbl>
    <w:p w:rsidR="00567199" w:rsidRDefault="00D74171" w:rsidP="00567199">
      <w:pPr>
        <w:pStyle w:val="5"/>
      </w:pPr>
      <w:r>
        <w:rPr>
          <w:rFonts w:hint="eastAsia"/>
        </w:rPr>
        <w:t>审批</w:t>
      </w:r>
      <w:r w:rsidR="00567199" w:rsidRPr="007A1BF8">
        <w:t>单</w:t>
      </w:r>
      <w:r w:rsidR="00567199" w:rsidRPr="00CB2A37">
        <w:rPr>
          <w:rFonts w:hint="eastAsia"/>
        </w:rPr>
        <w:t>-</w:t>
      </w:r>
      <w:r w:rsidR="00567199" w:rsidRPr="006A3A33">
        <w:rPr>
          <w:rFonts w:hint="eastAsia"/>
        </w:rPr>
        <w:t>子表</w:t>
      </w:r>
      <w:r w:rsidR="00567199" w:rsidRPr="006A3A33">
        <w:t>：</w:t>
      </w:r>
      <w:r w:rsidR="00567199" w:rsidRPr="006A3A33">
        <w:rPr>
          <w:rFonts w:hint="eastAsia"/>
        </w:rPr>
        <w:t>附件</w:t>
      </w:r>
      <w:r w:rsidR="00567199">
        <w:rPr>
          <w:rFonts w:hint="eastAsia"/>
        </w:rPr>
        <w:t>（</w:t>
      </w:r>
      <w:r>
        <w:rPr>
          <w:rFonts w:hint="eastAsia"/>
        </w:rPr>
        <w:t>report</w:t>
      </w:r>
      <w:r w:rsidR="00567199">
        <w:rPr>
          <w:rFonts w:hint="eastAsia"/>
        </w:rPr>
        <w:t>_attachment</w:t>
      </w:r>
      <w:r w:rsidR="00567199">
        <w:rPr>
          <w:rFonts w:hint="eastAsia"/>
        </w:rPr>
        <w:t>）</w:t>
      </w:r>
      <w:r w:rsidR="00567199">
        <w:rPr>
          <w:rFonts w:hint="eastAsia"/>
        </w:rPr>
        <w:t xml:space="preserve"> </w:t>
      </w:r>
    </w:p>
    <w:tbl>
      <w:tblPr>
        <w:tblW w:w="8447" w:type="dxa"/>
        <w:jc w:val="center"/>
        <w:tblLayout w:type="fixed"/>
        <w:tblCellMar>
          <w:left w:w="0" w:type="dxa"/>
          <w:right w:w="0" w:type="dxa"/>
        </w:tblCellMar>
        <w:tblLook w:val="0000" w:firstRow="0" w:lastRow="0" w:firstColumn="0" w:lastColumn="0" w:noHBand="0" w:noVBand="0"/>
      </w:tblPr>
      <w:tblGrid>
        <w:gridCol w:w="1401"/>
        <w:gridCol w:w="1555"/>
        <w:gridCol w:w="817"/>
        <w:gridCol w:w="2021"/>
        <w:gridCol w:w="579"/>
        <w:gridCol w:w="633"/>
        <w:gridCol w:w="1420"/>
        <w:gridCol w:w="21"/>
        <w:tblGridChange w:id="1940">
          <w:tblGrid>
            <w:gridCol w:w="98"/>
            <w:gridCol w:w="1303"/>
            <w:gridCol w:w="98"/>
            <w:gridCol w:w="1457"/>
            <w:gridCol w:w="98"/>
            <w:gridCol w:w="719"/>
            <w:gridCol w:w="98"/>
            <w:gridCol w:w="1923"/>
            <w:gridCol w:w="98"/>
            <w:gridCol w:w="481"/>
            <w:gridCol w:w="98"/>
            <w:gridCol w:w="535"/>
            <w:gridCol w:w="98"/>
            <w:gridCol w:w="1343"/>
            <w:gridCol w:w="77"/>
            <w:gridCol w:w="21"/>
          </w:tblGrid>
        </w:tblGridChange>
      </w:tblGrid>
      <w:tr w:rsidR="00B21BA6" w:rsidTr="00E230D4">
        <w:trPr>
          <w:gridAfter w:val="1"/>
          <w:wAfter w:w="21" w:type="dxa"/>
          <w:trHeight w:val="394"/>
          <w:jc w:val="center"/>
        </w:trPr>
        <w:tc>
          <w:tcPr>
            <w:tcW w:w="1401" w:type="dxa"/>
            <w:tcBorders>
              <w:top w:val="single" w:sz="4" w:space="0" w:color="auto"/>
              <w:left w:val="single" w:sz="8" w:space="0" w:color="auto"/>
              <w:bottom w:val="single" w:sz="8" w:space="0" w:color="auto"/>
              <w:right w:val="single" w:sz="8" w:space="0" w:color="auto"/>
            </w:tcBorders>
          </w:tcPr>
          <w:p w:rsidR="00B21BA6" w:rsidRDefault="00B21BA6" w:rsidP="00E230D4">
            <w:pPr>
              <w:rPr>
                <w:rFonts w:ascii="宋体" w:hAnsi="宋体"/>
              </w:rPr>
            </w:pPr>
            <w:r>
              <w:rPr>
                <w:rFonts w:ascii="宋体" w:hAnsi="宋体" w:hint="eastAsia"/>
                <w:b/>
                <w:sz w:val="21"/>
                <w:szCs w:val="21"/>
              </w:rPr>
              <w:t>REPORT</w:t>
            </w:r>
            <w:r w:rsidRPr="006A3A33">
              <w:rPr>
                <w:rFonts w:ascii="宋体" w:hAnsi="宋体"/>
                <w:b/>
                <w:sz w:val="21"/>
                <w:szCs w:val="21"/>
              </w:rPr>
              <w:t>_ATTACHMENT</w:t>
            </w:r>
          </w:p>
        </w:tc>
        <w:tc>
          <w:tcPr>
            <w:tcW w:w="7025" w:type="dxa"/>
            <w:gridSpan w:val="6"/>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B21BA6" w:rsidRDefault="00B21BA6" w:rsidP="00E230D4">
            <w:r>
              <w:rPr>
                <w:rFonts w:ascii="宋体" w:hAnsi="宋体" w:hint="eastAsia"/>
                <w:b/>
              </w:rPr>
              <w:t>处理</w:t>
            </w:r>
            <w:r>
              <w:rPr>
                <w:rFonts w:ascii="宋体" w:hAnsi="宋体"/>
                <w:b/>
              </w:rPr>
              <w:t>单</w:t>
            </w:r>
            <w:r>
              <w:rPr>
                <w:rFonts w:ascii="宋体" w:hAnsi="宋体" w:hint="eastAsia"/>
                <w:b/>
              </w:rPr>
              <w:t>-</w:t>
            </w:r>
            <w:proofErr w:type="gramStart"/>
            <w:r>
              <w:rPr>
                <w:rFonts w:ascii="宋体" w:hAnsi="宋体" w:hint="eastAsia"/>
                <w:b/>
              </w:rPr>
              <w:t>子表</w:t>
            </w:r>
            <w:proofErr w:type="gramEnd"/>
            <w:r>
              <w:rPr>
                <w:rFonts w:ascii="宋体" w:hAnsi="宋体" w:hint="eastAsia"/>
                <w:b/>
              </w:rPr>
              <w:t>:附件</w:t>
            </w:r>
          </w:p>
        </w:tc>
      </w:tr>
      <w:tr w:rsidR="00B21BA6" w:rsidTr="00E230D4">
        <w:trPr>
          <w:gridAfter w:val="1"/>
          <w:wAfter w:w="21" w:type="dxa"/>
          <w:trHeight w:val="479"/>
          <w:jc w:val="center"/>
        </w:trPr>
        <w:tc>
          <w:tcPr>
            <w:tcW w:w="1401" w:type="dxa"/>
            <w:tcBorders>
              <w:top w:val="nil"/>
              <w:left w:val="single" w:sz="8" w:space="0" w:color="auto"/>
              <w:bottom w:val="single" w:sz="8" w:space="0" w:color="auto"/>
              <w:right w:val="single" w:sz="8" w:space="0" w:color="auto"/>
            </w:tcBorders>
          </w:tcPr>
          <w:p w:rsidR="00B21BA6" w:rsidRDefault="00B21BA6" w:rsidP="00E230D4">
            <w:pPr>
              <w:rPr>
                <w:rFonts w:ascii="宋体" w:hAnsi="宋体"/>
              </w:rPr>
            </w:pPr>
            <w:r>
              <w:rPr>
                <w:rFonts w:ascii="宋体" w:hAnsi="宋体" w:hint="eastAsia"/>
              </w:rPr>
              <w:t>字段代码</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21BA6" w:rsidRDefault="00B21BA6" w:rsidP="00E230D4">
            <w:pPr>
              <w:rPr>
                <w:rFonts w:ascii="宋体" w:hAnsi="宋体"/>
              </w:rPr>
            </w:pPr>
            <w:r>
              <w:rPr>
                <w:rFonts w:ascii="宋体" w:hAnsi="宋体" w:hint="eastAsia"/>
              </w:rPr>
              <w:t>字段名</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B21BA6" w:rsidRDefault="00B21BA6" w:rsidP="00E230D4">
            <w:pPr>
              <w:rPr>
                <w:rFonts w:cs="Calibri"/>
                <w:szCs w:val="21"/>
              </w:rPr>
            </w:pPr>
            <w:r>
              <w:rPr>
                <w:rFonts w:ascii="宋体" w:hAnsi="宋体" w:hint="eastAsia"/>
              </w:rPr>
              <w:t>主键</w:t>
            </w: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B21BA6" w:rsidRDefault="00B21BA6" w:rsidP="00E230D4">
            <w:pPr>
              <w:rPr>
                <w:sz w:val="20"/>
                <w:szCs w:val="20"/>
              </w:rPr>
            </w:pPr>
            <w:r>
              <w:rPr>
                <w:rFonts w:ascii="宋体" w:hAnsi="宋体" w:hint="eastAsia"/>
              </w:rPr>
              <w:t>备注</w:t>
            </w:r>
          </w:p>
        </w:tc>
        <w:tc>
          <w:tcPr>
            <w:tcW w:w="579" w:type="dxa"/>
            <w:tcBorders>
              <w:top w:val="nil"/>
              <w:left w:val="nil"/>
              <w:bottom w:val="single" w:sz="8" w:space="0" w:color="auto"/>
              <w:right w:val="single" w:sz="4" w:space="0" w:color="auto"/>
            </w:tcBorders>
          </w:tcPr>
          <w:p w:rsidR="00B21BA6" w:rsidRDefault="00B21BA6" w:rsidP="00E230D4">
            <w:pPr>
              <w:rPr>
                <w:rFonts w:ascii="宋体" w:hAnsi="宋体" w:cs="宋体"/>
                <w:szCs w:val="21"/>
              </w:rPr>
            </w:pPr>
            <w:r>
              <w:rPr>
                <w:rFonts w:ascii="宋体" w:hAnsi="宋体" w:hint="eastAsia"/>
              </w:rPr>
              <w:t>可空</w:t>
            </w:r>
          </w:p>
        </w:tc>
        <w:tc>
          <w:tcPr>
            <w:tcW w:w="633" w:type="dxa"/>
            <w:tcBorders>
              <w:top w:val="nil"/>
              <w:left w:val="single" w:sz="4" w:space="0" w:color="auto"/>
              <w:bottom w:val="single" w:sz="8" w:space="0" w:color="auto"/>
              <w:right w:val="single" w:sz="8" w:space="0" w:color="auto"/>
            </w:tcBorders>
          </w:tcPr>
          <w:p w:rsidR="00B21BA6" w:rsidRDefault="00B21BA6" w:rsidP="00E230D4">
            <w:pPr>
              <w:rPr>
                <w:rFonts w:ascii="宋体" w:hAnsi="宋体" w:cs="宋体"/>
                <w:szCs w:val="21"/>
              </w:rPr>
            </w:pPr>
            <w:r>
              <w:rPr>
                <w:rFonts w:ascii="宋体" w:hAnsi="宋体" w:hint="eastAsia"/>
              </w:rPr>
              <w:t>默认值</w:t>
            </w:r>
          </w:p>
        </w:tc>
        <w:tc>
          <w:tcPr>
            <w:tcW w:w="1420" w:type="dxa"/>
            <w:tcBorders>
              <w:top w:val="nil"/>
              <w:left w:val="nil"/>
              <w:bottom w:val="single" w:sz="8" w:space="0" w:color="auto"/>
              <w:right w:val="single" w:sz="8" w:space="0" w:color="auto"/>
            </w:tcBorders>
          </w:tcPr>
          <w:p w:rsidR="00B21BA6" w:rsidRDefault="00B21BA6" w:rsidP="00E230D4">
            <w:pPr>
              <w:rPr>
                <w:szCs w:val="21"/>
              </w:rPr>
            </w:pPr>
            <w:r>
              <w:rPr>
                <w:rFonts w:ascii="宋体" w:hAnsi="宋体" w:hint="eastAsia"/>
              </w:rPr>
              <w:t>类型</w:t>
            </w:r>
          </w:p>
        </w:tc>
      </w:tr>
      <w:tr w:rsidR="00B21BA6" w:rsidTr="00E230D4">
        <w:trPr>
          <w:gridAfter w:val="1"/>
          <w:wAfter w:w="21" w:type="dxa"/>
          <w:trHeight w:val="646"/>
          <w:jc w:val="center"/>
        </w:trPr>
        <w:tc>
          <w:tcPr>
            <w:tcW w:w="1401" w:type="dxa"/>
            <w:tcBorders>
              <w:top w:val="nil"/>
              <w:left w:val="single" w:sz="8" w:space="0" w:color="auto"/>
              <w:bottom w:val="single" w:sz="8" w:space="0" w:color="auto"/>
              <w:right w:val="single" w:sz="8" w:space="0" w:color="auto"/>
            </w:tcBorders>
          </w:tcPr>
          <w:p w:rsidR="00B21BA6" w:rsidRDefault="00B21BA6" w:rsidP="00E230D4">
            <w:pPr>
              <w:rPr>
                <w:rFonts w:ascii="宋体" w:hAnsi="宋体"/>
              </w:rPr>
            </w:pPr>
            <w:r w:rsidRPr="006A3A33">
              <w:rPr>
                <w:rFonts w:hint="eastAsia"/>
              </w:rPr>
              <w:t>id</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21BA6" w:rsidRDefault="00B21BA6" w:rsidP="00E230D4">
            <w:pPr>
              <w:rPr>
                <w:rFonts w:ascii="宋体" w:hAnsi="宋体"/>
              </w:rPr>
            </w:pPr>
            <w:r>
              <w:rPr>
                <w:rFonts w:ascii="宋体" w:hAnsi="宋体" w:hint="eastAsia"/>
              </w:rPr>
              <w:t>序号</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B21BA6" w:rsidRDefault="00B21BA6" w:rsidP="00E230D4">
            <w:pPr>
              <w:rPr>
                <w:rFonts w:cs="Calibri"/>
                <w:szCs w:val="21"/>
              </w:rPr>
            </w:pPr>
            <w:r>
              <w:rPr>
                <w:rFonts w:cs="Calibri" w:hint="eastAsia"/>
                <w:szCs w:val="21"/>
              </w:rPr>
              <w:t>Y</w:t>
            </w: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B21BA6" w:rsidRDefault="00B21BA6" w:rsidP="00E230D4">
            <w:pPr>
              <w:jc w:val="left"/>
              <w:rPr>
                <w:sz w:val="20"/>
                <w:szCs w:val="20"/>
              </w:rPr>
            </w:pPr>
          </w:p>
        </w:tc>
        <w:tc>
          <w:tcPr>
            <w:tcW w:w="579" w:type="dxa"/>
            <w:tcBorders>
              <w:top w:val="nil"/>
              <w:left w:val="nil"/>
              <w:bottom w:val="single" w:sz="8" w:space="0" w:color="auto"/>
              <w:right w:val="single" w:sz="4" w:space="0" w:color="auto"/>
            </w:tcBorders>
            <w:vAlign w:val="center"/>
          </w:tcPr>
          <w:p w:rsidR="00B21BA6" w:rsidRDefault="00B21BA6" w:rsidP="00E230D4">
            <w:pPr>
              <w:jc w:val="center"/>
              <w:rPr>
                <w:rFonts w:ascii="宋体" w:hAnsi="宋体" w:cs="宋体"/>
                <w:szCs w:val="21"/>
              </w:rPr>
            </w:pPr>
            <w:r>
              <w:rPr>
                <w:rFonts w:ascii="宋体" w:hAnsi="宋体" w:cs="宋体" w:hint="eastAsia"/>
                <w:szCs w:val="21"/>
              </w:rPr>
              <w:t>N</w:t>
            </w:r>
          </w:p>
        </w:tc>
        <w:tc>
          <w:tcPr>
            <w:tcW w:w="633" w:type="dxa"/>
            <w:tcBorders>
              <w:top w:val="nil"/>
              <w:left w:val="single" w:sz="4" w:space="0" w:color="auto"/>
              <w:bottom w:val="single" w:sz="8" w:space="0" w:color="auto"/>
              <w:right w:val="single" w:sz="8" w:space="0" w:color="auto"/>
            </w:tcBorders>
            <w:vAlign w:val="center"/>
          </w:tcPr>
          <w:p w:rsidR="00B21BA6" w:rsidRDefault="00B21BA6" w:rsidP="00E230D4">
            <w:pPr>
              <w:rPr>
                <w:rFonts w:ascii="宋体" w:hAnsi="宋体" w:cs="宋体"/>
                <w:szCs w:val="21"/>
              </w:rPr>
            </w:pPr>
          </w:p>
        </w:tc>
        <w:tc>
          <w:tcPr>
            <w:tcW w:w="1420" w:type="dxa"/>
            <w:tcBorders>
              <w:top w:val="nil"/>
              <w:left w:val="nil"/>
              <w:bottom w:val="single" w:sz="8" w:space="0" w:color="auto"/>
              <w:right w:val="single" w:sz="8" w:space="0" w:color="auto"/>
            </w:tcBorders>
          </w:tcPr>
          <w:p w:rsidR="00B21BA6" w:rsidRDefault="00B21BA6" w:rsidP="00E230D4">
            <w:pPr>
              <w:rPr>
                <w:szCs w:val="21"/>
              </w:rPr>
            </w:pPr>
            <w:r>
              <w:rPr>
                <w:rFonts w:hint="eastAsia"/>
                <w:szCs w:val="21"/>
              </w:rPr>
              <w:t>int</w:t>
            </w:r>
          </w:p>
        </w:tc>
      </w:tr>
      <w:tr w:rsidR="00B21BA6" w:rsidTr="00E230D4">
        <w:trPr>
          <w:gridAfter w:val="1"/>
          <w:wAfter w:w="21" w:type="dxa"/>
          <w:trHeight w:val="352"/>
          <w:jc w:val="center"/>
        </w:trPr>
        <w:tc>
          <w:tcPr>
            <w:tcW w:w="1401" w:type="dxa"/>
            <w:tcBorders>
              <w:top w:val="nil"/>
              <w:left w:val="single" w:sz="8" w:space="0" w:color="auto"/>
              <w:bottom w:val="single" w:sz="8" w:space="0" w:color="auto"/>
              <w:right w:val="single" w:sz="8" w:space="0" w:color="auto"/>
            </w:tcBorders>
          </w:tcPr>
          <w:p w:rsidR="00B21BA6" w:rsidRDefault="00B21BA6" w:rsidP="00E230D4">
            <w:pPr>
              <w:rPr>
                <w:rFonts w:ascii="宋体" w:hAnsi="宋体"/>
              </w:rPr>
            </w:pPr>
            <w:r>
              <w:rPr>
                <w:rFonts w:hint="eastAsia"/>
              </w:rPr>
              <w:t>f</w:t>
            </w:r>
            <w:r w:rsidRPr="006A3A33">
              <w:rPr>
                <w:rFonts w:hint="eastAsia"/>
              </w:rPr>
              <w:t>orm_id</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21BA6" w:rsidRDefault="00B21BA6" w:rsidP="00E230D4">
            <w:pPr>
              <w:rPr>
                <w:rFonts w:cs="Calibri"/>
                <w:szCs w:val="21"/>
              </w:rPr>
            </w:pPr>
            <w:r>
              <w:rPr>
                <w:rFonts w:cs="Calibri" w:hint="eastAsia"/>
                <w:szCs w:val="21"/>
              </w:rPr>
              <w:t>处理单</w:t>
            </w:r>
            <w:r>
              <w:rPr>
                <w:rFonts w:cs="Calibri" w:hint="eastAsia"/>
                <w:szCs w:val="21"/>
              </w:rPr>
              <w:t>ID</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B21BA6" w:rsidRDefault="00B21BA6" w:rsidP="00E230D4">
            <w:pPr>
              <w:rPr>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B21BA6" w:rsidRDefault="00B21BA6" w:rsidP="00E230D4">
            <w:pPr>
              <w:jc w:val="left"/>
              <w:rPr>
                <w:sz w:val="20"/>
                <w:szCs w:val="20"/>
              </w:rPr>
            </w:pPr>
            <w:r w:rsidRPr="006A3A33">
              <w:rPr>
                <w:rFonts w:cs="Calibri" w:hint="eastAsia"/>
                <w:sz w:val="21"/>
                <w:szCs w:val="21"/>
              </w:rPr>
              <w:t>申请表主键</w:t>
            </w:r>
          </w:p>
        </w:tc>
        <w:tc>
          <w:tcPr>
            <w:tcW w:w="579" w:type="dxa"/>
            <w:tcBorders>
              <w:top w:val="nil"/>
              <w:left w:val="nil"/>
              <w:bottom w:val="single" w:sz="8" w:space="0" w:color="auto"/>
              <w:right w:val="single" w:sz="4" w:space="0" w:color="auto"/>
            </w:tcBorders>
            <w:vAlign w:val="center"/>
          </w:tcPr>
          <w:p w:rsidR="00B21BA6" w:rsidRPr="002F4728" w:rsidRDefault="005D1A23" w:rsidP="00E230D4">
            <w:pPr>
              <w:jc w:val="center"/>
              <w:rPr>
                <w:rFonts w:ascii="宋体" w:hAnsi="宋体" w:cs="宋体"/>
                <w:szCs w:val="21"/>
              </w:rPr>
            </w:pPr>
            <w:r>
              <w:rPr>
                <w:rFonts w:ascii="宋体" w:hAnsi="宋体" w:cs="宋体" w:hint="eastAsia"/>
                <w:szCs w:val="21"/>
              </w:rPr>
              <w:t>Y</w:t>
            </w:r>
          </w:p>
        </w:tc>
        <w:tc>
          <w:tcPr>
            <w:tcW w:w="633" w:type="dxa"/>
            <w:tcBorders>
              <w:top w:val="nil"/>
              <w:left w:val="single" w:sz="4" w:space="0" w:color="auto"/>
              <w:bottom w:val="single" w:sz="8" w:space="0" w:color="auto"/>
              <w:right w:val="single" w:sz="8" w:space="0" w:color="auto"/>
            </w:tcBorders>
            <w:vAlign w:val="center"/>
          </w:tcPr>
          <w:p w:rsidR="00B21BA6" w:rsidRDefault="00B21BA6" w:rsidP="00E230D4">
            <w:pPr>
              <w:rPr>
                <w:rFonts w:ascii="宋体" w:hAnsi="宋体" w:cs="宋体"/>
                <w:szCs w:val="21"/>
              </w:rPr>
            </w:pPr>
          </w:p>
        </w:tc>
        <w:tc>
          <w:tcPr>
            <w:tcW w:w="1420" w:type="dxa"/>
            <w:tcBorders>
              <w:top w:val="nil"/>
              <w:left w:val="nil"/>
              <w:bottom w:val="single" w:sz="8" w:space="0" w:color="auto"/>
              <w:right w:val="single" w:sz="8" w:space="0" w:color="auto"/>
            </w:tcBorders>
          </w:tcPr>
          <w:p w:rsidR="00B21BA6" w:rsidRDefault="00B21BA6" w:rsidP="00E230D4">
            <w:pPr>
              <w:rPr>
                <w:szCs w:val="21"/>
              </w:rPr>
            </w:pPr>
            <w:r>
              <w:rPr>
                <w:rFonts w:hint="eastAsia"/>
                <w:szCs w:val="21"/>
              </w:rPr>
              <w:t>int</w:t>
            </w:r>
          </w:p>
        </w:tc>
      </w:tr>
      <w:tr w:rsidR="00B21BA6" w:rsidTr="00E230D4">
        <w:trPr>
          <w:trHeight w:val="646"/>
          <w:jc w:val="center"/>
        </w:trPr>
        <w:tc>
          <w:tcPr>
            <w:tcW w:w="1401" w:type="dxa"/>
            <w:tcBorders>
              <w:top w:val="nil"/>
              <w:left w:val="single" w:sz="8" w:space="0" w:color="auto"/>
              <w:bottom w:val="single" w:sz="8" w:space="0" w:color="auto"/>
              <w:right w:val="single" w:sz="8" w:space="0" w:color="auto"/>
            </w:tcBorders>
          </w:tcPr>
          <w:p w:rsidR="00B21BA6" w:rsidRDefault="00B21BA6" w:rsidP="00E230D4">
            <w:r>
              <w:rPr>
                <w:rFonts w:hint="eastAsia"/>
              </w:rPr>
              <w:t>doc_type</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21BA6" w:rsidRPr="006A3A33" w:rsidRDefault="00B21BA6" w:rsidP="00E230D4">
            <w:pPr>
              <w:rPr>
                <w:rFonts w:cs="Calibri"/>
                <w:szCs w:val="21"/>
              </w:rPr>
            </w:pPr>
            <w:r>
              <w:rPr>
                <w:rFonts w:cs="Calibri" w:hint="eastAsia"/>
                <w:szCs w:val="21"/>
              </w:rPr>
              <w:t>文件类型</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B21BA6" w:rsidRPr="006A3A33" w:rsidRDefault="00B21BA6" w:rsidP="00E230D4">
            <w:pPr>
              <w:rPr>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B21BA6" w:rsidRPr="006A3A33" w:rsidRDefault="00B21BA6" w:rsidP="00E230D4">
            <w:pPr>
              <w:jc w:val="left"/>
              <w:rPr>
                <w:rFonts w:cs="Calibri"/>
                <w:sz w:val="21"/>
                <w:szCs w:val="21"/>
              </w:rPr>
            </w:pPr>
            <w:r w:rsidRPr="00EB5D9F">
              <w:rPr>
                <w:rFonts w:cs="Calibri" w:hint="eastAsia"/>
                <w:sz w:val="21"/>
                <w:szCs w:val="21"/>
              </w:rPr>
              <w:t>业务</w:t>
            </w:r>
            <w:r w:rsidRPr="00EB5D9F">
              <w:rPr>
                <w:rFonts w:cs="Calibri"/>
                <w:sz w:val="21"/>
                <w:szCs w:val="21"/>
              </w:rPr>
              <w:t>附件类型</w:t>
            </w:r>
            <w:r>
              <w:t>filetype</w:t>
            </w:r>
          </w:p>
        </w:tc>
        <w:tc>
          <w:tcPr>
            <w:tcW w:w="579" w:type="dxa"/>
            <w:tcBorders>
              <w:top w:val="nil"/>
              <w:left w:val="nil"/>
              <w:bottom w:val="single" w:sz="8" w:space="0" w:color="auto"/>
              <w:right w:val="single" w:sz="8" w:space="0" w:color="auto"/>
            </w:tcBorders>
            <w:vAlign w:val="center"/>
          </w:tcPr>
          <w:p w:rsidR="00B21BA6" w:rsidRPr="006A3A33" w:rsidRDefault="005D1A23" w:rsidP="00E230D4">
            <w:pPr>
              <w:jc w:val="center"/>
              <w:rPr>
                <w:rFonts w:ascii="宋体" w:hAnsi="宋体" w:cs="宋体"/>
                <w:szCs w:val="21"/>
              </w:rPr>
            </w:pPr>
            <w:r>
              <w:rPr>
                <w:rFonts w:ascii="宋体" w:hAnsi="宋体" w:cs="宋体" w:hint="eastAsia"/>
                <w:szCs w:val="21"/>
              </w:rPr>
              <w:t>Y</w:t>
            </w:r>
          </w:p>
        </w:tc>
        <w:tc>
          <w:tcPr>
            <w:tcW w:w="633" w:type="dxa"/>
            <w:tcBorders>
              <w:top w:val="nil"/>
              <w:left w:val="nil"/>
              <w:bottom w:val="single" w:sz="8" w:space="0" w:color="auto"/>
              <w:right w:val="single" w:sz="4" w:space="0" w:color="auto"/>
            </w:tcBorders>
          </w:tcPr>
          <w:p w:rsidR="00B21BA6" w:rsidRDefault="00B21BA6" w:rsidP="00E230D4">
            <w:pPr>
              <w:rPr>
                <w:color w:val="FF0000"/>
                <w:szCs w:val="21"/>
              </w:rPr>
            </w:pPr>
          </w:p>
        </w:tc>
        <w:tc>
          <w:tcPr>
            <w:tcW w:w="1441" w:type="dxa"/>
            <w:gridSpan w:val="2"/>
            <w:tcBorders>
              <w:top w:val="nil"/>
              <w:left w:val="single" w:sz="4" w:space="0" w:color="auto"/>
              <w:bottom w:val="single" w:sz="8" w:space="0" w:color="auto"/>
              <w:right w:val="single" w:sz="8" w:space="0" w:color="auto"/>
            </w:tcBorders>
          </w:tcPr>
          <w:p w:rsidR="00B21BA6" w:rsidRDefault="00E17FCF" w:rsidP="00E230D4">
            <w:r>
              <w:rPr>
                <w:rFonts w:hint="eastAsia"/>
              </w:rPr>
              <w:t>varchar(255)</w:t>
            </w:r>
          </w:p>
        </w:tc>
      </w:tr>
      <w:tr w:rsidR="00B21BA6" w:rsidTr="00E230D4">
        <w:trPr>
          <w:trHeight w:val="646"/>
          <w:jc w:val="center"/>
        </w:trPr>
        <w:tc>
          <w:tcPr>
            <w:tcW w:w="1401" w:type="dxa"/>
            <w:tcBorders>
              <w:top w:val="nil"/>
              <w:left w:val="single" w:sz="8" w:space="0" w:color="auto"/>
              <w:bottom w:val="single" w:sz="8" w:space="0" w:color="auto"/>
              <w:right w:val="single" w:sz="8" w:space="0" w:color="auto"/>
            </w:tcBorders>
          </w:tcPr>
          <w:p w:rsidR="00B21BA6" w:rsidRDefault="00B21BA6" w:rsidP="00E230D4">
            <w:pPr>
              <w:rPr>
                <w:rFonts w:ascii="宋体" w:hAnsi="宋体"/>
                <w:color w:val="FF0000"/>
              </w:rPr>
            </w:pPr>
            <w:r>
              <w:rPr>
                <w:rFonts w:hint="eastAsia"/>
              </w:rPr>
              <w:t>d</w:t>
            </w:r>
            <w:r w:rsidRPr="006A3A33">
              <w:rPr>
                <w:rFonts w:hint="eastAsia"/>
              </w:rPr>
              <w:t>oc_name</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21BA6" w:rsidRPr="006A3A33" w:rsidRDefault="00B21BA6" w:rsidP="00E230D4">
            <w:pPr>
              <w:rPr>
                <w:rFonts w:cs="Calibri"/>
                <w:szCs w:val="21"/>
              </w:rPr>
            </w:pPr>
            <w:r w:rsidRPr="006A3A33">
              <w:rPr>
                <w:rFonts w:cs="Calibri" w:hint="eastAsia"/>
                <w:szCs w:val="21"/>
              </w:rPr>
              <w:t>文件名称</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B21BA6" w:rsidRPr="006A3A33" w:rsidRDefault="00B21BA6" w:rsidP="00E230D4">
            <w:pPr>
              <w:rPr>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B21BA6" w:rsidRPr="006A3A33" w:rsidRDefault="00B21BA6" w:rsidP="00E230D4">
            <w:pPr>
              <w:jc w:val="left"/>
              <w:rPr>
                <w:sz w:val="20"/>
                <w:szCs w:val="20"/>
              </w:rPr>
            </w:pPr>
            <w:r w:rsidRPr="006A3A33">
              <w:rPr>
                <w:rFonts w:cs="Calibri" w:hint="eastAsia"/>
                <w:sz w:val="21"/>
                <w:szCs w:val="21"/>
              </w:rPr>
              <w:t>存储在磁盘上的文件名称</w:t>
            </w:r>
          </w:p>
        </w:tc>
        <w:tc>
          <w:tcPr>
            <w:tcW w:w="579" w:type="dxa"/>
            <w:tcBorders>
              <w:top w:val="nil"/>
              <w:left w:val="nil"/>
              <w:bottom w:val="single" w:sz="8" w:space="0" w:color="auto"/>
              <w:right w:val="single" w:sz="8" w:space="0" w:color="auto"/>
            </w:tcBorders>
            <w:vAlign w:val="center"/>
          </w:tcPr>
          <w:p w:rsidR="00B21BA6" w:rsidRPr="006A3A33" w:rsidRDefault="005D1A23" w:rsidP="00E230D4">
            <w:pPr>
              <w:jc w:val="center"/>
              <w:rPr>
                <w:rFonts w:ascii="宋体" w:hAnsi="宋体" w:cs="宋体"/>
                <w:szCs w:val="21"/>
              </w:rPr>
            </w:pPr>
            <w:r>
              <w:rPr>
                <w:rFonts w:ascii="宋体" w:hAnsi="宋体" w:cs="宋体" w:hint="eastAsia"/>
                <w:szCs w:val="21"/>
              </w:rPr>
              <w:t>Y</w:t>
            </w:r>
          </w:p>
        </w:tc>
        <w:tc>
          <w:tcPr>
            <w:tcW w:w="633" w:type="dxa"/>
            <w:tcBorders>
              <w:top w:val="nil"/>
              <w:left w:val="nil"/>
              <w:bottom w:val="single" w:sz="8" w:space="0" w:color="auto"/>
              <w:right w:val="single" w:sz="4" w:space="0" w:color="auto"/>
            </w:tcBorders>
          </w:tcPr>
          <w:p w:rsidR="00B21BA6" w:rsidRDefault="00B21BA6" w:rsidP="00E230D4">
            <w:pPr>
              <w:rPr>
                <w:color w:val="FF0000"/>
                <w:szCs w:val="21"/>
              </w:rPr>
            </w:pPr>
          </w:p>
        </w:tc>
        <w:tc>
          <w:tcPr>
            <w:tcW w:w="1441" w:type="dxa"/>
            <w:gridSpan w:val="2"/>
            <w:tcBorders>
              <w:top w:val="nil"/>
              <w:left w:val="single" w:sz="4" w:space="0" w:color="auto"/>
              <w:bottom w:val="single" w:sz="8" w:space="0" w:color="auto"/>
              <w:right w:val="single" w:sz="8" w:space="0" w:color="auto"/>
            </w:tcBorders>
          </w:tcPr>
          <w:p w:rsidR="00B21BA6" w:rsidRDefault="00B21BA6" w:rsidP="00E230D4">
            <w:pPr>
              <w:rPr>
                <w:color w:val="FF0000"/>
              </w:rPr>
            </w:pPr>
            <w:r>
              <w:rPr>
                <w:rFonts w:hint="eastAsia"/>
              </w:rPr>
              <w:t>varchar(255)</w:t>
            </w:r>
          </w:p>
        </w:tc>
      </w:tr>
      <w:tr w:rsidR="00B21BA6" w:rsidTr="00E230D4">
        <w:trPr>
          <w:trHeight w:val="646"/>
          <w:jc w:val="center"/>
        </w:trPr>
        <w:tc>
          <w:tcPr>
            <w:tcW w:w="1401" w:type="dxa"/>
            <w:tcBorders>
              <w:top w:val="nil"/>
              <w:left w:val="single" w:sz="8" w:space="0" w:color="auto"/>
              <w:bottom w:val="single" w:sz="8" w:space="0" w:color="auto"/>
              <w:right w:val="single" w:sz="8" w:space="0" w:color="auto"/>
            </w:tcBorders>
          </w:tcPr>
          <w:p w:rsidR="00B21BA6" w:rsidRDefault="00B21BA6" w:rsidP="00E230D4">
            <w:r>
              <w:rPr>
                <w:rFonts w:hint="eastAsia"/>
              </w:rPr>
              <w:lastRenderedPageBreak/>
              <w:t>doc_id</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21BA6" w:rsidRPr="006A3A33" w:rsidRDefault="00B21BA6" w:rsidP="00E230D4">
            <w:pPr>
              <w:rPr>
                <w:rFonts w:cs="Calibri"/>
                <w:szCs w:val="21"/>
              </w:rPr>
            </w:pP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B21BA6" w:rsidRPr="006A3A33" w:rsidRDefault="00B21BA6" w:rsidP="00E230D4">
            <w:pPr>
              <w:rPr>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B21BA6" w:rsidRPr="006A3A33" w:rsidRDefault="00B21BA6" w:rsidP="00E230D4">
            <w:pPr>
              <w:jc w:val="left"/>
              <w:rPr>
                <w:rFonts w:cs="Calibri"/>
                <w:sz w:val="21"/>
                <w:szCs w:val="21"/>
              </w:rPr>
            </w:pPr>
            <w:r w:rsidRPr="00EB5D9F">
              <w:rPr>
                <w:rFonts w:cs="Calibri" w:hint="eastAsia"/>
                <w:sz w:val="21"/>
                <w:szCs w:val="21"/>
              </w:rPr>
              <w:t>引用</w:t>
            </w:r>
            <w:r w:rsidRPr="00EB5D9F">
              <w:rPr>
                <w:rFonts w:cs="Calibri" w:hint="eastAsia"/>
                <w:sz w:val="21"/>
                <w:szCs w:val="21"/>
              </w:rPr>
              <w:t>HAS</w:t>
            </w:r>
            <w:r w:rsidRPr="00EB5D9F">
              <w:rPr>
                <w:rFonts w:cs="Calibri"/>
                <w:sz w:val="21"/>
                <w:szCs w:val="21"/>
              </w:rPr>
              <w:t>_DOC</w:t>
            </w:r>
          </w:p>
        </w:tc>
        <w:tc>
          <w:tcPr>
            <w:tcW w:w="579" w:type="dxa"/>
            <w:tcBorders>
              <w:top w:val="nil"/>
              <w:left w:val="nil"/>
              <w:bottom w:val="single" w:sz="8" w:space="0" w:color="auto"/>
              <w:right w:val="single" w:sz="8" w:space="0" w:color="auto"/>
            </w:tcBorders>
            <w:vAlign w:val="center"/>
          </w:tcPr>
          <w:p w:rsidR="00B21BA6" w:rsidRPr="006A3A33" w:rsidRDefault="005D1A23" w:rsidP="00E230D4">
            <w:pPr>
              <w:jc w:val="center"/>
              <w:rPr>
                <w:rFonts w:ascii="宋体" w:hAnsi="宋体" w:cs="宋体"/>
                <w:szCs w:val="21"/>
              </w:rPr>
            </w:pPr>
            <w:r>
              <w:rPr>
                <w:rFonts w:ascii="宋体" w:hAnsi="宋体" w:cs="宋体" w:hint="eastAsia"/>
                <w:szCs w:val="21"/>
              </w:rPr>
              <w:t>Y</w:t>
            </w:r>
          </w:p>
        </w:tc>
        <w:tc>
          <w:tcPr>
            <w:tcW w:w="633" w:type="dxa"/>
            <w:tcBorders>
              <w:top w:val="nil"/>
              <w:left w:val="nil"/>
              <w:bottom w:val="single" w:sz="8" w:space="0" w:color="auto"/>
              <w:right w:val="single" w:sz="4" w:space="0" w:color="auto"/>
            </w:tcBorders>
          </w:tcPr>
          <w:p w:rsidR="00B21BA6" w:rsidRDefault="00B21BA6" w:rsidP="00E230D4">
            <w:pPr>
              <w:rPr>
                <w:color w:val="FF0000"/>
                <w:szCs w:val="21"/>
              </w:rPr>
            </w:pPr>
          </w:p>
        </w:tc>
        <w:tc>
          <w:tcPr>
            <w:tcW w:w="1441" w:type="dxa"/>
            <w:gridSpan w:val="2"/>
            <w:tcBorders>
              <w:top w:val="nil"/>
              <w:left w:val="single" w:sz="4" w:space="0" w:color="auto"/>
              <w:bottom w:val="single" w:sz="8" w:space="0" w:color="auto"/>
              <w:right w:val="single" w:sz="8" w:space="0" w:color="auto"/>
            </w:tcBorders>
          </w:tcPr>
          <w:p w:rsidR="00B21BA6" w:rsidRDefault="00E17FCF" w:rsidP="00EC4E11">
            <w:r>
              <w:rPr>
                <w:rFonts w:hint="eastAsia"/>
              </w:rPr>
              <w:t>varchar(32)</w:t>
            </w:r>
          </w:p>
        </w:tc>
      </w:tr>
      <w:tr w:rsidR="00B21BA6" w:rsidTr="00E230D4">
        <w:trPr>
          <w:trHeight w:val="646"/>
          <w:jc w:val="center"/>
        </w:trPr>
        <w:tc>
          <w:tcPr>
            <w:tcW w:w="1401" w:type="dxa"/>
            <w:tcBorders>
              <w:top w:val="nil"/>
              <w:left w:val="single" w:sz="8" w:space="0" w:color="auto"/>
              <w:bottom w:val="single" w:sz="8" w:space="0" w:color="auto"/>
              <w:right w:val="single" w:sz="8" w:space="0" w:color="auto"/>
            </w:tcBorders>
          </w:tcPr>
          <w:p w:rsidR="00B21BA6" w:rsidRDefault="00802C30" w:rsidP="00E230D4">
            <w:ins w:id="1941" w:author="xlli" w:date="2017-11-16T17:09:00Z">
              <w:r w:rsidRPr="00802C30">
                <w:t>display_order</w:t>
              </w:r>
            </w:ins>
            <w:del w:id="1942" w:author="xlli" w:date="2017-11-16T17:09:00Z">
              <w:r w:rsidR="00B21BA6" w:rsidDel="00802C30">
                <w:rPr>
                  <w:rFonts w:hint="eastAsia"/>
                </w:rPr>
                <w:delText>order</w:delText>
              </w:r>
            </w:del>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21BA6" w:rsidRDefault="00B21BA6" w:rsidP="00E230D4">
            <w:pPr>
              <w:rPr>
                <w:rFonts w:cs="Calibri"/>
                <w:szCs w:val="21"/>
              </w:rPr>
            </w:pPr>
            <w:r>
              <w:rPr>
                <w:rFonts w:cs="Calibri" w:hint="eastAsia"/>
                <w:szCs w:val="21"/>
              </w:rPr>
              <w:t>顺序</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B21BA6" w:rsidRPr="006A3A33" w:rsidRDefault="00B21BA6" w:rsidP="00E230D4">
            <w:pPr>
              <w:rPr>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B21BA6" w:rsidRDefault="00B21BA6" w:rsidP="00E230D4">
            <w:pPr>
              <w:jc w:val="left"/>
              <w:rPr>
                <w:rFonts w:cs="Calibri"/>
                <w:sz w:val="21"/>
                <w:szCs w:val="21"/>
              </w:rPr>
            </w:pPr>
          </w:p>
        </w:tc>
        <w:tc>
          <w:tcPr>
            <w:tcW w:w="579" w:type="dxa"/>
            <w:tcBorders>
              <w:top w:val="nil"/>
              <w:left w:val="nil"/>
              <w:bottom w:val="single" w:sz="8" w:space="0" w:color="auto"/>
              <w:right w:val="single" w:sz="8" w:space="0" w:color="auto"/>
            </w:tcBorders>
            <w:vAlign w:val="center"/>
          </w:tcPr>
          <w:p w:rsidR="00B21BA6" w:rsidRPr="006A3A33" w:rsidRDefault="005D1A23" w:rsidP="00E230D4">
            <w:pPr>
              <w:jc w:val="center"/>
              <w:rPr>
                <w:rFonts w:ascii="宋体" w:hAnsi="宋体" w:cs="宋体"/>
                <w:szCs w:val="21"/>
              </w:rPr>
            </w:pPr>
            <w:r>
              <w:rPr>
                <w:rFonts w:ascii="宋体" w:hAnsi="宋体" w:cs="宋体" w:hint="eastAsia"/>
                <w:szCs w:val="21"/>
              </w:rPr>
              <w:t>Y</w:t>
            </w:r>
          </w:p>
        </w:tc>
        <w:tc>
          <w:tcPr>
            <w:tcW w:w="633" w:type="dxa"/>
            <w:tcBorders>
              <w:top w:val="nil"/>
              <w:left w:val="nil"/>
              <w:bottom w:val="single" w:sz="8" w:space="0" w:color="auto"/>
              <w:right w:val="single" w:sz="4" w:space="0" w:color="auto"/>
            </w:tcBorders>
          </w:tcPr>
          <w:p w:rsidR="00B21BA6" w:rsidRDefault="00B21BA6" w:rsidP="00E230D4">
            <w:pPr>
              <w:rPr>
                <w:color w:val="FF0000"/>
                <w:szCs w:val="21"/>
              </w:rPr>
            </w:pPr>
          </w:p>
        </w:tc>
        <w:tc>
          <w:tcPr>
            <w:tcW w:w="1441" w:type="dxa"/>
            <w:gridSpan w:val="2"/>
            <w:tcBorders>
              <w:top w:val="nil"/>
              <w:left w:val="single" w:sz="4" w:space="0" w:color="auto"/>
              <w:bottom w:val="single" w:sz="8" w:space="0" w:color="auto"/>
              <w:right w:val="single" w:sz="8" w:space="0" w:color="auto"/>
            </w:tcBorders>
          </w:tcPr>
          <w:p w:rsidR="00B21BA6" w:rsidRDefault="00B21BA6" w:rsidP="00E230D4">
            <w:r>
              <w:rPr>
                <w:rFonts w:hint="eastAsia"/>
              </w:rPr>
              <w:t>int</w:t>
            </w:r>
          </w:p>
        </w:tc>
      </w:tr>
      <w:tr w:rsidR="00F15818" w:rsidTr="00E230D4">
        <w:trPr>
          <w:trHeight w:val="646"/>
          <w:jc w:val="center"/>
        </w:trPr>
        <w:tc>
          <w:tcPr>
            <w:tcW w:w="1401" w:type="dxa"/>
            <w:tcBorders>
              <w:top w:val="nil"/>
              <w:left w:val="single" w:sz="8" w:space="0" w:color="auto"/>
              <w:bottom w:val="single" w:sz="8" w:space="0" w:color="auto"/>
              <w:right w:val="single" w:sz="8" w:space="0" w:color="auto"/>
            </w:tcBorders>
          </w:tcPr>
          <w:p w:rsidR="00F15818" w:rsidRDefault="00F15818" w:rsidP="00E230D4">
            <w:r>
              <w:rPr>
                <w:rFonts w:hint="eastAsia"/>
              </w:rPr>
              <w:t>islegal</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5818" w:rsidRDefault="00F15818" w:rsidP="00E230D4">
            <w:pPr>
              <w:rPr>
                <w:rFonts w:cs="Calibri"/>
                <w:szCs w:val="21"/>
              </w:rPr>
            </w:pPr>
            <w:r>
              <w:rPr>
                <w:rFonts w:cs="Calibri" w:hint="eastAsia"/>
                <w:szCs w:val="21"/>
              </w:rPr>
              <w:t>是否法定</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F15818" w:rsidRPr="006A3A33" w:rsidRDefault="00F15818" w:rsidP="00E230D4">
            <w:pPr>
              <w:rPr>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F15818" w:rsidRDefault="00F15818" w:rsidP="00E230D4">
            <w:pPr>
              <w:jc w:val="left"/>
              <w:rPr>
                <w:rFonts w:cs="Calibri"/>
                <w:sz w:val="21"/>
                <w:szCs w:val="21"/>
              </w:rPr>
            </w:pPr>
          </w:p>
        </w:tc>
        <w:tc>
          <w:tcPr>
            <w:tcW w:w="579" w:type="dxa"/>
            <w:tcBorders>
              <w:top w:val="nil"/>
              <w:left w:val="nil"/>
              <w:bottom w:val="single" w:sz="8" w:space="0" w:color="auto"/>
              <w:right w:val="single" w:sz="8" w:space="0" w:color="auto"/>
            </w:tcBorders>
            <w:vAlign w:val="center"/>
          </w:tcPr>
          <w:p w:rsidR="00F15818" w:rsidRPr="006A3A33" w:rsidRDefault="005D1A23" w:rsidP="00E230D4">
            <w:pPr>
              <w:jc w:val="center"/>
              <w:rPr>
                <w:rFonts w:ascii="宋体" w:hAnsi="宋体" w:cs="宋体"/>
                <w:szCs w:val="21"/>
              </w:rPr>
            </w:pPr>
            <w:r>
              <w:rPr>
                <w:rFonts w:ascii="宋体" w:hAnsi="宋体" w:cs="宋体" w:hint="eastAsia"/>
                <w:szCs w:val="21"/>
              </w:rPr>
              <w:t>Y</w:t>
            </w:r>
          </w:p>
        </w:tc>
        <w:tc>
          <w:tcPr>
            <w:tcW w:w="633" w:type="dxa"/>
            <w:tcBorders>
              <w:top w:val="nil"/>
              <w:left w:val="nil"/>
              <w:bottom w:val="single" w:sz="8" w:space="0" w:color="auto"/>
              <w:right w:val="single" w:sz="4" w:space="0" w:color="auto"/>
            </w:tcBorders>
          </w:tcPr>
          <w:p w:rsidR="00F15818" w:rsidRDefault="00F15818" w:rsidP="00E230D4">
            <w:pPr>
              <w:rPr>
                <w:color w:val="FF0000"/>
                <w:szCs w:val="21"/>
              </w:rPr>
            </w:pPr>
          </w:p>
        </w:tc>
        <w:tc>
          <w:tcPr>
            <w:tcW w:w="1441" w:type="dxa"/>
            <w:gridSpan w:val="2"/>
            <w:tcBorders>
              <w:top w:val="nil"/>
              <w:left w:val="single" w:sz="4" w:space="0" w:color="auto"/>
              <w:bottom w:val="single" w:sz="8" w:space="0" w:color="auto"/>
              <w:right w:val="single" w:sz="8" w:space="0" w:color="auto"/>
            </w:tcBorders>
          </w:tcPr>
          <w:p w:rsidR="00F15818" w:rsidRDefault="00F15818" w:rsidP="00E230D4">
            <w:r>
              <w:rPr>
                <w:rFonts w:hint="eastAsia"/>
              </w:rPr>
              <w:t>char(1)</w:t>
            </w:r>
          </w:p>
        </w:tc>
      </w:tr>
      <w:tr w:rsidR="003F1A6D" w:rsidTr="00E230D4">
        <w:trPr>
          <w:trHeight w:val="646"/>
          <w:jc w:val="center"/>
          <w:ins w:id="1943" w:author="t450" w:date="2017-09-29T14:43:00Z"/>
        </w:trPr>
        <w:tc>
          <w:tcPr>
            <w:tcW w:w="1401" w:type="dxa"/>
            <w:tcBorders>
              <w:top w:val="nil"/>
              <w:left w:val="single" w:sz="8" w:space="0" w:color="auto"/>
              <w:bottom w:val="single" w:sz="8" w:space="0" w:color="auto"/>
              <w:right w:val="single" w:sz="8" w:space="0" w:color="auto"/>
            </w:tcBorders>
          </w:tcPr>
          <w:p w:rsidR="003F1A6D" w:rsidRDefault="003F1A6D" w:rsidP="00E230D4">
            <w:pPr>
              <w:rPr>
                <w:ins w:id="1944" w:author="t450" w:date="2017-09-29T14:43:00Z"/>
              </w:rPr>
            </w:pPr>
            <w:ins w:id="1945" w:author="t450" w:date="2017-09-29T14:43:00Z">
              <w:r>
                <w:rPr>
                  <w:rFonts w:hint="eastAsia"/>
                </w:rPr>
                <w:t>check_type</w:t>
              </w:r>
            </w:ins>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3F1A6D" w:rsidRDefault="003F1A6D" w:rsidP="00E230D4">
            <w:pPr>
              <w:rPr>
                <w:ins w:id="1946" w:author="t450" w:date="2017-09-29T14:43:00Z"/>
                <w:rFonts w:cs="Calibri"/>
                <w:szCs w:val="21"/>
              </w:rPr>
            </w:pPr>
            <w:ins w:id="1947" w:author="t450" w:date="2017-09-29T14:44:00Z">
              <w:r>
                <w:rPr>
                  <w:rFonts w:cs="Calibri" w:hint="eastAsia"/>
                  <w:szCs w:val="21"/>
                </w:rPr>
                <w:t>是否必填</w:t>
              </w:r>
            </w:ins>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3F1A6D" w:rsidRPr="006A3A33" w:rsidRDefault="003F1A6D" w:rsidP="00E230D4">
            <w:pPr>
              <w:rPr>
                <w:ins w:id="1948" w:author="t450" w:date="2017-09-29T14:43:00Z"/>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3F1A6D" w:rsidRDefault="003F1A6D" w:rsidP="00E230D4">
            <w:pPr>
              <w:jc w:val="left"/>
              <w:rPr>
                <w:ins w:id="1949" w:author="t450" w:date="2017-09-29T14:43:00Z"/>
                <w:rFonts w:cs="Calibri"/>
                <w:sz w:val="21"/>
                <w:szCs w:val="21"/>
              </w:rPr>
            </w:pPr>
          </w:p>
        </w:tc>
        <w:tc>
          <w:tcPr>
            <w:tcW w:w="579" w:type="dxa"/>
            <w:tcBorders>
              <w:top w:val="nil"/>
              <w:left w:val="nil"/>
              <w:bottom w:val="single" w:sz="8" w:space="0" w:color="auto"/>
              <w:right w:val="single" w:sz="8" w:space="0" w:color="auto"/>
            </w:tcBorders>
            <w:vAlign w:val="center"/>
          </w:tcPr>
          <w:p w:rsidR="003F1A6D" w:rsidRDefault="003F1A6D" w:rsidP="00E230D4">
            <w:pPr>
              <w:jc w:val="center"/>
              <w:rPr>
                <w:ins w:id="1950" w:author="t450" w:date="2017-09-29T14:43:00Z"/>
                <w:rFonts w:ascii="宋体" w:hAnsi="宋体" w:cs="宋体"/>
                <w:szCs w:val="21"/>
              </w:rPr>
            </w:pPr>
            <w:ins w:id="1951" w:author="t450" w:date="2017-09-29T14:44:00Z">
              <w:r>
                <w:rPr>
                  <w:rFonts w:ascii="宋体" w:hAnsi="宋体" w:cs="宋体" w:hint="eastAsia"/>
                  <w:szCs w:val="21"/>
                </w:rPr>
                <w:t>Y</w:t>
              </w:r>
            </w:ins>
          </w:p>
        </w:tc>
        <w:tc>
          <w:tcPr>
            <w:tcW w:w="633" w:type="dxa"/>
            <w:tcBorders>
              <w:top w:val="nil"/>
              <w:left w:val="nil"/>
              <w:bottom w:val="single" w:sz="8" w:space="0" w:color="auto"/>
              <w:right w:val="single" w:sz="4" w:space="0" w:color="auto"/>
            </w:tcBorders>
          </w:tcPr>
          <w:p w:rsidR="003F1A6D" w:rsidRDefault="003F1A6D" w:rsidP="00E230D4">
            <w:pPr>
              <w:rPr>
                <w:ins w:id="1952" w:author="t450" w:date="2017-09-29T14:43:00Z"/>
                <w:color w:val="FF0000"/>
                <w:szCs w:val="21"/>
              </w:rPr>
            </w:pPr>
          </w:p>
        </w:tc>
        <w:tc>
          <w:tcPr>
            <w:tcW w:w="1441" w:type="dxa"/>
            <w:gridSpan w:val="2"/>
            <w:tcBorders>
              <w:top w:val="nil"/>
              <w:left w:val="single" w:sz="4" w:space="0" w:color="auto"/>
              <w:bottom w:val="single" w:sz="8" w:space="0" w:color="auto"/>
              <w:right w:val="single" w:sz="8" w:space="0" w:color="auto"/>
            </w:tcBorders>
          </w:tcPr>
          <w:p w:rsidR="003F1A6D" w:rsidRDefault="003F1A6D" w:rsidP="00E230D4">
            <w:pPr>
              <w:rPr>
                <w:ins w:id="1953" w:author="t450" w:date="2017-09-29T14:43:00Z"/>
              </w:rPr>
            </w:pPr>
            <w:ins w:id="1954" w:author="t450" w:date="2017-09-29T14:44:00Z">
              <w:r>
                <w:rPr>
                  <w:rFonts w:hint="eastAsia"/>
                </w:rPr>
                <w:t>char(1)</w:t>
              </w:r>
            </w:ins>
          </w:p>
        </w:tc>
      </w:tr>
      <w:tr w:rsidR="00B21BA6" w:rsidTr="00E230D4">
        <w:trPr>
          <w:trHeight w:val="646"/>
          <w:jc w:val="center"/>
        </w:trPr>
        <w:tc>
          <w:tcPr>
            <w:tcW w:w="1401" w:type="dxa"/>
            <w:tcBorders>
              <w:top w:val="nil"/>
              <w:left w:val="single" w:sz="8" w:space="0" w:color="auto"/>
              <w:bottom w:val="single" w:sz="8" w:space="0" w:color="auto"/>
              <w:right w:val="single" w:sz="8" w:space="0" w:color="auto"/>
            </w:tcBorders>
          </w:tcPr>
          <w:p w:rsidR="00B21BA6" w:rsidRDefault="00B21BA6" w:rsidP="00E230D4">
            <w:r>
              <w:rPr>
                <w:rFonts w:hint="eastAsia"/>
              </w:rPr>
              <w:t>scene</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21BA6" w:rsidRPr="006A3A33" w:rsidRDefault="00B21BA6" w:rsidP="00E230D4">
            <w:pPr>
              <w:rPr>
                <w:rFonts w:cs="Calibri"/>
                <w:szCs w:val="21"/>
              </w:rPr>
            </w:pPr>
            <w:r>
              <w:rPr>
                <w:rFonts w:cs="Calibri" w:hint="eastAsia"/>
                <w:szCs w:val="21"/>
              </w:rPr>
              <w:t>场景</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B21BA6" w:rsidRPr="006A3A33" w:rsidRDefault="00B21BA6" w:rsidP="00E230D4">
            <w:pPr>
              <w:rPr>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B21BA6" w:rsidRDefault="00B21BA6" w:rsidP="00E230D4">
            <w:pPr>
              <w:jc w:val="left"/>
              <w:rPr>
                <w:rFonts w:cs="Calibri"/>
                <w:sz w:val="21"/>
                <w:szCs w:val="21"/>
              </w:rPr>
            </w:pPr>
            <w:r>
              <w:rPr>
                <w:rFonts w:cs="Calibri" w:hint="eastAsia"/>
                <w:sz w:val="21"/>
                <w:szCs w:val="21"/>
              </w:rPr>
              <w:t>区分企业提交的、</w:t>
            </w:r>
          </w:p>
          <w:p w:rsidR="00B21BA6" w:rsidRPr="006A3A33" w:rsidRDefault="00B21BA6" w:rsidP="00B21BA6">
            <w:pPr>
              <w:jc w:val="left"/>
              <w:rPr>
                <w:rFonts w:cs="Calibri"/>
                <w:sz w:val="21"/>
                <w:szCs w:val="21"/>
              </w:rPr>
            </w:pPr>
            <w:r>
              <w:rPr>
                <w:rFonts w:cs="Calibri" w:hint="eastAsia"/>
                <w:sz w:val="21"/>
                <w:szCs w:val="21"/>
              </w:rPr>
              <w:t>区分加批注的</w:t>
            </w:r>
          </w:p>
        </w:tc>
        <w:tc>
          <w:tcPr>
            <w:tcW w:w="579" w:type="dxa"/>
            <w:tcBorders>
              <w:top w:val="nil"/>
              <w:left w:val="nil"/>
              <w:bottom w:val="single" w:sz="8" w:space="0" w:color="auto"/>
              <w:right w:val="single" w:sz="8" w:space="0" w:color="auto"/>
            </w:tcBorders>
            <w:vAlign w:val="center"/>
          </w:tcPr>
          <w:p w:rsidR="00B21BA6" w:rsidRPr="006A3A33" w:rsidRDefault="005D1A23" w:rsidP="00E230D4">
            <w:pPr>
              <w:jc w:val="center"/>
              <w:rPr>
                <w:rFonts w:ascii="宋体" w:hAnsi="宋体" w:cs="宋体"/>
                <w:szCs w:val="21"/>
              </w:rPr>
            </w:pPr>
            <w:r>
              <w:rPr>
                <w:rFonts w:ascii="宋体" w:hAnsi="宋体" w:cs="宋体" w:hint="eastAsia"/>
                <w:szCs w:val="21"/>
              </w:rPr>
              <w:t>Y</w:t>
            </w:r>
          </w:p>
        </w:tc>
        <w:tc>
          <w:tcPr>
            <w:tcW w:w="633" w:type="dxa"/>
            <w:tcBorders>
              <w:top w:val="nil"/>
              <w:left w:val="nil"/>
              <w:bottom w:val="single" w:sz="8" w:space="0" w:color="auto"/>
              <w:right w:val="single" w:sz="4" w:space="0" w:color="auto"/>
            </w:tcBorders>
          </w:tcPr>
          <w:p w:rsidR="00B21BA6" w:rsidRDefault="00B21BA6" w:rsidP="00E230D4">
            <w:pPr>
              <w:rPr>
                <w:color w:val="FF0000"/>
                <w:szCs w:val="21"/>
              </w:rPr>
            </w:pPr>
          </w:p>
        </w:tc>
        <w:tc>
          <w:tcPr>
            <w:tcW w:w="1441" w:type="dxa"/>
            <w:gridSpan w:val="2"/>
            <w:tcBorders>
              <w:top w:val="nil"/>
              <w:left w:val="single" w:sz="4" w:space="0" w:color="auto"/>
              <w:bottom w:val="single" w:sz="8" w:space="0" w:color="auto"/>
              <w:right w:val="single" w:sz="8" w:space="0" w:color="auto"/>
            </w:tcBorders>
          </w:tcPr>
          <w:p w:rsidR="00B21BA6" w:rsidRDefault="00237A8E" w:rsidP="00E230D4">
            <w:r>
              <w:rPr>
                <w:rFonts w:hint="eastAsia"/>
              </w:rPr>
              <w:t>int</w:t>
            </w:r>
          </w:p>
        </w:tc>
      </w:tr>
      <w:tr w:rsidR="00864F93" w:rsidTr="008616EC">
        <w:tblPrEx>
          <w:tblW w:w="8447" w:type="dxa"/>
          <w:jc w:val="center"/>
          <w:tblLayout w:type="fixed"/>
          <w:tblCellMar>
            <w:left w:w="0" w:type="dxa"/>
            <w:right w:w="0" w:type="dxa"/>
          </w:tblCellMar>
          <w:tblLook w:val="0000" w:firstRow="0" w:lastRow="0" w:firstColumn="0" w:lastColumn="0" w:noHBand="0" w:noVBand="0"/>
          <w:tblPrExChange w:id="1955" w:author="xlli" w:date="2017-11-16T17:09:00Z">
            <w:tblPrEx>
              <w:tblW w:w="8447" w:type="dxa"/>
              <w:jc w:val="center"/>
              <w:tblLayout w:type="fixed"/>
              <w:tblCellMar>
                <w:left w:w="0" w:type="dxa"/>
                <w:right w:w="0" w:type="dxa"/>
              </w:tblCellMar>
              <w:tblLook w:val="0000" w:firstRow="0" w:lastRow="0" w:firstColumn="0" w:lastColumn="0" w:noHBand="0" w:noVBand="0"/>
            </w:tblPrEx>
          </w:tblPrExChange>
        </w:tblPrEx>
        <w:trPr>
          <w:trHeight w:val="646"/>
          <w:jc w:val="center"/>
          <w:ins w:id="1956" w:author="xlli" w:date="2017-11-16T17:09:00Z"/>
          <w:trPrChange w:id="1957" w:author="xlli" w:date="2017-11-16T17:09:00Z">
            <w:trPr>
              <w:gridAfter w:val="0"/>
              <w:trHeight w:val="646"/>
              <w:jc w:val="center"/>
            </w:trPr>
          </w:trPrChange>
        </w:trPr>
        <w:tc>
          <w:tcPr>
            <w:tcW w:w="1401" w:type="dxa"/>
            <w:tcBorders>
              <w:top w:val="nil"/>
              <w:left w:val="single" w:sz="8" w:space="0" w:color="auto"/>
              <w:bottom w:val="single" w:sz="8" w:space="0" w:color="auto"/>
              <w:right w:val="single" w:sz="8" w:space="0" w:color="auto"/>
            </w:tcBorders>
            <w:vAlign w:val="bottom"/>
            <w:tcPrChange w:id="1958" w:author="xlli" w:date="2017-11-16T17:09:00Z">
              <w:tcPr>
                <w:tcW w:w="1401" w:type="dxa"/>
                <w:gridSpan w:val="2"/>
                <w:tcBorders>
                  <w:top w:val="nil"/>
                  <w:left w:val="single" w:sz="8" w:space="0" w:color="auto"/>
                  <w:bottom w:val="single" w:sz="8" w:space="0" w:color="auto"/>
                  <w:right w:val="single" w:sz="8" w:space="0" w:color="auto"/>
                </w:tcBorders>
              </w:tcPr>
            </w:tcPrChange>
          </w:tcPr>
          <w:p w:rsidR="00864F93" w:rsidRDefault="00864F93" w:rsidP="00E230D4">
            <w:pPr>
              <w:rPr>
                <w:ins w:id="1959" w:author="xlli" w:date="2017-11-16T17:09:00Z"/>
              </w:rPr>
            </w:pPr>
            <w:ins w:id="1960" w:author="xlli" w:date="2017-11-16T17:09:00Z">
              <w:r>
                <w:rPr>
                  <w:rFonts w:hint="eastAsia"/>
                  <w:color w:val="000000"/>
                  <w:sz w:val="22"/>
                  <w:szCs w:val="22"/>
                </w:rPr>
                <w:t>create_time</w:t>
              </w:r>
            </w:ins>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Change w:id="1961" w:author="xlli" w:date="2017-11-16T17:09:00Z">
              <w:tcPr>
                <w:tcW w:w="1555"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tcPr>
            </w:tcPrChange>
          </w:tcPr>
          <w:p w:rsidR="00864F93" w:rsidRDefault="00864F93" w:rsidP="00E230D4">
            <w:pPr>
              <w:rPr>
                <w:ins w:id="1962" w:author="xlli" w:date="2017-11-16T17:09:00Z"/>
                <w:rFonts w:cs="Calibri"/>
                <w:szCs w:val="21"/>
              </w:rPr>
            </w:pPr>
            <w:ins w:id="1963" w:author="xlli" w:date="2017-11-16T17:09:00Z">
              <w:r>
                <w:rPr>
                  <w:rFonts w:cs="Calibri" w:hint="eastAsia"/>
                  <w:szCs w:val="21"/>
                </w:rPr>
                <w:t>创建时间</w:t>
              </w:r>
            </w:ins>
          </w:p>
        </w:tc>
        <w:tc>
          <w:tcPr>
            <w:tcW w:w="817" w:type="dxa"/>
            <w:tcBorders>
              <w:top w:val="nil"/>
              <w:left w:val="nil"/>
              <w:bottom w:val="single" w:sz="8" w:space="0" w:color="auto"/>
              <w:right w:val="single" w:sz="8" w:space="0" w:color="auto"/>
            </w:tcBorders>
            <w:tcMar>
              <w:top w:w="0" w:type="dxa"/>
              <w:left w:w="108" w:type="dxa"/>
              <w:bottom w:w="0" w:type="dxa"/>
              <w:right w:w="108" w:type="dxa"/>
            </w:tcMar>
            <w:tcPrChange w:id="1964" w:author="xlli" w:date="2017-11-16T17:09:00Z">
              <w:tcPr>
                <w:tcW w:w="817" w:type="dxa"/>
                <w:gridSpan w:val="2"/>
                <w:tcBorders>
                  <w:top w:val="nil"/>
                  <w:left w:val="nil"/>
                  <w:bottom w:val="single" w:sz="8" w:space="0" w:color="auto"/>
                  <w:right w:val="single" w:sz="8" w:space="0" w:color="auto"/>
                </w:tcBorders>
                <w:tcMar>
                  <w:top w:w="0" w:type="dxa"/>
                  <w:left w:w="108" w:type="dxa"/>
                  <w:bottom w:w="0" w:type="dxa"/>
                  <w:right w:w="108" w:type="dxa"/>
                </w:tcMar>
              </w:tcPr>
            </w:tcPrChange>
          </w:tcPr>
          <w:p w:rsidR="00864F93" w:rsidRPr="006A3A33" w:rsidRDefault="00864F93" w:rsidP="00E230D4">
            <w:pPr>
              <w:rPr>
                <w:ins w:id="1965" w:author="xlli" w:date="2017-11-16T17:09:00Z"/>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Change w:id="1966" w:author="xlli" w:date="2017-11-16T17:09:00Z">
              <w:tcPr>
                <w:tcW w:w="2021" w:type="dxa"/>
                <w:gridSpan w:val="2"/>
                <w:tcBorders>
                  <w:top w:val="nil"/>
                  <w:left w:val="nil"/>
                  <w:bottom w:val="single" w:sz="8" w:space="0" w:color="auto"/>
                  <w:right w:val="single" w:sz="8" w:space="0" w:color="auto"/>
                </w:tcBorders>
                <w:tcMar>
                  <w:top w:w="0" w:type="dxa"/>
                  <w:left w:w="108" w:type="dxa"/>
                  <w:bottom w:w="0" w:type="dxa"/>
                  <w:right w:w="108" w:type="dxa"/>
                </w:tcMar>
              </w:tcPr>
            </w:tcPrChange>
          </w:tcPr>
          <w:p w:rsidR="00864F93" w:rsidRDefault="00864F93" w:rsidP="00E230D4">
            <w:pPr>
              <w:jc w:val="left"/>
              <w:rPr>
                <w:ins w:id="1967" w:author="xlli" w:date="2017-11-16T17:09:00Z"/>
                <w:rFonts w:cs="Calibri"/>
                <w:sz w:val="21"/>
                <w:szCs w:val="21"/>
              </w:rPr>
            </w:pPr>
          </w:p>
        </w:tc>
        <w:tc>
          <w:tcPr>
            <w:tcW w:w="579" w:type="dxa"/>
            <w:tcBorders>
              <w:top w:val="nil"/>
              <w:left w:val="nil"/>
              <w:bottom w:val="single" w:sz="8" w:space="0" w:color="auto"/>
              <w:right w:val="single" w:sz="8" w:space="0" w:color="auto"/>
            </w:tcBorders>
            <w:vAlign w:val="center"/>
            <w:tcPrChange w:id="1968" w:author="xlli" w:date="2017-11-16T17:09:00Z">
              <w:tcPr>
                <w:tcW w:w="579" w:type="dxa"/>
                <w:gridSpan w:val="2"/>
                <w:tcBorders>
                  <w:top w:val="nil"/>
                  <w:left w:val="nil"/>
                  <w:bottom w:val="single" w:sz="8" w:space="0" w:color="auto"/>
                  <w:right w:val="single" w:sz="8" w:space="0" w:color="auto"/>
                </w:tcBorders>
                <w:vAlign w:val="center"/>
              </w:tcPr>
            </w:tcPrChange>
          </w:tcPr>
          <w:p w:rsidR="00864F93" w:rsidRDefault="00864F93" w:rsidP="00E230D4">
            <w:pPr>
              <w:jc w:val="center"/>
              <w:rPr>
                <w:ins w:id="1969" w:author="xlli" w:date="2017-11-16T17:09:00Z"/>
                <w:rFonts w:ascii="宋体" w:hAnsi="宋体" w:cs="宋体"/>
                <w:szCs w:val="21"/>
              </w:rPr>
            </w:pPr>
            <w:ins w:id="1970" w:author="xlli" w:date="2017-11-16T17:09:00Z">
              <w:r>
                <w:rPr>
                  <w:rFonts w:ascii="宋体" w:hAnsi="宋体" w:cs="宋体" w:hint="eastAsia"/>
                  <w:szCs w:val="21"/>
                </w:rPr>
                <w:t>Y</w:t>
              </w:r>
            </w:ins>
          </w:p>
        </w:tc>
        <w:tc>
          <w:tcPr>
            <w:tcW w:w="633" w:type="dxa"/>
            <w:tcBorders>
              <w:top w:val="nil"/>
              <w:left w:val="nil"/>
              <w:bottom w:val="single" w:sz="8" w:space="0" w:color="auto"/>
              <w:right w:val="single" w:sz="4" w:space="0" w:color="auto"/>
            </w:tcBorders>
            <w:tcPrChange w:id="1971" w:author="xlli" w:date="2017-11-16T17:09:00Z">
              <w:tcPr>
                <w:tcW w:w="633" w:type="dxa"/>
                <w:gridSpan w:val="2"/>
                <w:tcBorders>
                  <w:top w:val="nil"/>
                  <w:left w:val="nil"/>
                  <w:bottom w:val="single" w:sz="8" w:space="0" w:color="auto"/>
                  <w:right w:val="single" w:sz="4" w:space="0" w:color="auto"/>
                </w:tcBorders>
              </w:tcPr>
            </w:tcPrChange>
          </w:tcPr>
          <w:p w:rsidR="00864F93" w:rsidRDefault="00864F93" w:rsidP="00E230D4">
            <w:pPr>
              <w:rPr>
                <w:ins w:id="1972" w:author="xlli" w:date="2017-11-16T17:09:00Z"/>
                <w:color w:val="FF0000"/>
                <w:szCs w:val="21"/>
              </w:rPr>
            </w:pPr>
          </w:p>
        </w:tc>
        <w:tc>
          <w:tcPr>
            <w:tcW w:w="1441" w:type="dxa"/>
            <w:gridSpan w:val="2"/>
            <w:tcBorders>
              <w:top w:val="nil"/>
              <w:left w:val="single" w:sz="4" w:space="0" w:color="auto"/>
              <w:bottom w:val="single" w:sz="8" w:space="0" w:color="auto"/>
              <w:right w:val="single" w:sz="8" w:space="0" w:color="auto"/>
            </w:tcBorders>
            <w:tcPrChange w:id="1973" w:author="xlli" w:date="2017-11-16T17:09:00Z">
              <w:tcPr>
                <w:tcW w:w="1441" w:type="dxa"/>
                <w:gridSpan w:val="2"/>
                <w:tcBorders>
                  <w:top w:val="nil"/>
                  <w:left w:val="single" w:sz="4" w:space="0" w:color="auto"/>
                  <w:bottom w:val="single" w:sz="8" w:space="0" w:color="auto"/>
                  <w:right w:val="single" w:sz="8" w:space="0" w:color="auto"/>
                </w:tcBorders>
              </w:tcPr>
            </w:tcPrChange>
          </w:tcPr>
          <w:p w:rsidR="00864F93" w:rsidRDefault="00864F93" w:rsidP="00E230D4">
            <w:pPr>
              <w:rPr>
                <w:ins w:id="1974" w:author="xlli" w:date="2017-11-16T17:09:00Z"/>
              </w:rPr>
            </w:pPr>
            <w:ins w:id="1975" w:author="xlli" w:date="2017-11-16T17:09:00Z">
              <w:r w:rsidRPr="00EB5D9F">
                <w:rPr>
                  <w:rFonts w:hint="eastAsia"/>
                </w:rPr>
                <w:t>datetime</w:t>
              </w:r>
            </w:ins>
          </w:p>
        </w:tc>
      </w:tr>
      <w:tr w:rsidR="00864F93" w:rsidTr="008616EC">
        <w:tblPrEx>
          <w:tblW w:w="8447" w:type="dxa"/>
          <w:jc w:val="center"/>
          <w:tblLayout w:type="fixed"/>
          <w:tblCellMar>
            <w:left w:w="0" w:type="dxa"/>
            <w:right w:w="0" w:type="dxa"/>
          </w:tblCellMar>
          <w:tblLook w:val="0000" w:firstRow="0" w:lastRow="0" w:firstColumn="0" w:lastColumn="0" w:noHBand="0" w:noVBand="0"/>
          <w:tblPrExChange w:id="1976" w:author="xlli" w:date="2017-11-16T17:09:00Z">
            <w:tblPrEx>
              <w:tblW w:w="8447" w:type="dxa"/>
              <w:jc w:val="center"/>
              <w:tblLayout w:type="fixed"/>
              <w:tblCellMar>
                <w:left w:w="0" w:type="dxa"/>
                <w:right w:w="0" w:type="dxa"/>
              </w:tblCellMar>
              <w:tblLook w:val="0000" w:firstRow="0" w:lastRow="0" w:firstColumn="0" w:lastColumn="0" w:noHBand="0" w:noVBand="0"/>
            </w:tblPrEx>
          </w:tblPrExChange>
        </w:tblPrEx>
        <w:trPr>
          <w:trHeight w:val="646"/>
          <w:jc w:val="center"/>
          <w:ins w:id="1977" w:author="xlli" w:date="2017-11-16T17:09:00Z"/>
          <w:trPrChange w:id="1978" w:author="xlli" w:date="2017-11-16T17:09:00Z">
            <w:trPr>
              <w:gridAfter w:val="0"/>
              <w:trHeight w:val="646"/>
              <w:jc w:val="center"/>
            </w:trPr>
          </w:trPrChange>
        </w:trPr>
        <w:tc>
          <w:tcPr>
            <w:tcW w:w="1401" w:type="dxa"/>
            <w:tcBorders>
              <w:top w:val="nil"/>
              <w:left w:val="single" w:sz="8" w:space="0" w:color="auto"/>
              <w:bottom w:val="single" w:sz="8" w:space="0" w:color="auto"/>
              <w:right w:val="single" w:sz="8" w:space="0" w:color="auto"/>
            </w:tcBorders>
            <w:vAlign w:val="bottom"/>
            <w:tcPrChange w:id="1979" w:author="xlli" w:date="2017-11-16T17:09:00Z">
              <w:tcPr>
                <w:tcW w:w="1401" w:type="dxa"/>
                <w:gridSpan w:val="2"/>
                <w:tcBorders>
                  <w:top w:val="nil"/>
                  <w:left w:val="single" w:sz="8" w:space="0" w:color="auto"/>
                  <w:bottom w:val="single" w:sz="8" w:space="0" w:color="auto"/>
                  <w:right w:val="single" w:sz="8" w:space="0" w:color="auto"/>
                </w:tcBorders>
              </w:tcPr>
            </w:tcPrChange>
          </w:tcPr>
          <w:p w:rsidR="00864F93" w:rsidRDefault="00864F93" w:rsidP="00E230D4">
            <w:pPr>
              <w:rPr>
                <w:ins w:id="1980" w:author="xlli" w:date="2017-11-16T17:09:00Z"/>
              </w:rPr>
            </w:pPr>
            <w:ins w:id="1981" w:author="xlli" w:date="2017-11-16T17:09:00Z">
              <w:r>
                <w:rPr>
                  <w:rFonts w:hint="eastAsia"/>
                  <w:color w:val="000000"/>
                  <w:sz w:val="22"/>
                  <w:szCs w:val="22"/>
                </w:rPr>
                <w:t>other_flag</w:t>
              </w:r>
            </w:ins>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Change w:id="1982" w:author="xlli" w:date="2017-11-16T17:09:00Z">
              <w:tcPr>
                <w:tcW w:w="1555"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tcPr>
            </w:tcPrChange>
          </w:tcPr>
          <w:p w:rsidR="00864F93" w:rsidRDefault="00864F93" w:rsidP="00E230D4">
            <w:pPr>
              <w:rPr>
                <w:ins w:id="1983" w:author="xlli" w:date="2017-11-16T17:09:00Z"/>
                <w:rFonts w:cs="Calibri"/>
                <w:szCs w:val="21"/>
              </w:rPr>
            </w:pPr>
            <w:ins w:id="1984" w:author="xlli" w:date="2017-11-16T17:09:00Z">
              <w:r w:rsidRPr="004F48D1">
                <w:rPr>
                  <w:rFonts w:cs="Calibri" w:hint="eastAsia"/>
                  <w:szCs w:val="21"/>
                </w:rPr>
                <w:t>其它附件标记</w:t>
              </w:r>
            </w:ins>
          </w:p>
        </w:tc>
        <w:tc>
          <w:tcPr>
            <w:tcW w:w="817" w:type="dxa"/>
            <w:tcBorders>
              <w:top w:val="nil"/>
              <w:left w:val="nil"/>
              <w:bottom w:val="single" w:sz="8" w:space="0" w:color="auto"/>
              <w:right w:val="single" w:sz="8" w:space="0" w:color="auto"/>
            </w:tcBorders>
            <w:tcMar>
              <w:top w:w="0" w:type="dxa"/>
              <w:left w:w="108" w:type="dxa"/>
              <w:bottom w:w="0" w:type="dxa"/>
              <w:right w:w="108" w:type="dxa"/>
            </w:tcMar>
            <w:tcPrChange w:id="1985" w:author="xlli" w:date="2017-11-16T17:09:00Z">
              <w:tcPr>
                <w:tcW w:w="817" w:type="dxa"/>
                <w:gridSpan w:val="2"/>
                <w:tcBorders>
                  <w:top w:val="nil"/>
                  <w:left w:val="nil"/>
                  <w:bottom w:val="single" w:sz="8" w:space="0" w:color="auto"/>
                  <w:right w:val="single" w:sz="8" w:space="0" w:color="auto"/>
                </w:tcBorders>
                <w:tcMar>
                  <w:top w:w="0" w:type="dxa"/>
                  <w:left w:w="108" w:type="dxa"/>
                  <w:bottom w:w="0" w:type="dxa"/>
                  <w:right w:w="108" w:type="dxa"/>
                </w:tcMar>
              </w:tcPr>
            </w:tcPrChange>
          </w:tcPr>
          <w:p w:rsidR="00864F93" w:rsidRPr="006A3A33" w:rsidRDefault="00864F93" w:rsidP="00E230D4">
            <w:pPr>
              <w:rPr>
                <w:ins w:id="1986" w:author="xlli" w:date="2017-11-16T17:09:00Z"/>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Change w:id="1987" w:author="xlli" w:date="2017-11-16T17:09:00Z">
              <w:tcPr>
                <w:tcW w:w="2021" w:type="dxa"/>
                <w:gridSpan w:val="2"/>
                <w:tcBorders>
                  <w:top w:val="nil"/>
                  <w:left w:val="nil"/>
                  <w:bottom w:val="single" w:sz="8" w:space="0" w:color="auto"/>
                  <w:right w:val="single" w:sz="8" w:space="0" w:color="auto"/>
                </w:tcBorders>
                <w:tcMar>
                  <w:top w:w="0" w:type="dxa"/>
                  <w:left w:w="108" w:type="dxa"/>
                  <w:bottom w:w="0" w:type="dxa"/>
                  <w:right w:w="108" w:type="dxa"/>
                </w:tcMar>
              </w:tcPr>
            </w:tcPrChange>
          </w:tcPr>
          <w:p w:rsidR="00864F93" w:rsidRDefault="00864F93" w:rsidP="00E230D4">
            <w:pPr>
              <w:jc w:val="left"/>
              <w:rPr>
                <w:ins w:id="1988" w:author="xlli" w:date="2017-11-16T17:09:00Z"/>
                <w:rFonts w:cs="Calibri"/>
                <w:sz w:val="21"/>
                <w:szCs w:val="21"/>
              </w:rPr>
            </w:pPr>
          </w:p>
        </w:tc>
        <w:tc>
          <w:tcPr>
            <w:tcW w:w="579" w:type="dxa"/>
            <w:tcBorders>
              <w:top w:val="nil"/>
              <w:left w:val="nil"/>
              <w:bottom w:val="single" w:sz="8" w:space="0" w:color="auto"/>
              <w:right w:val="single" w:sz="8" w:space="0" w:color="auto"/>
            </w:tcBorders>
            <w:vAlign w:val="center"/>
            <w:tcPrChange w:id="1989" w:author="xlli" w:date="2017-11-16T17:09:00Z">
              <w:tcPr>
                <w:tcW w:w="579" w:type="dxa"/>
                <w:gridSpan w:val="2"/>
                <w:tcBorders>
                  <w:top w:val="nil"/>
                  <w:left w:val="nil"/>
                  <w:bottom w:val="single" w:sz="8" w:space="0" w:color="auto"/>
                  <w:right w:val="single" w:sz="8" w:space="0" w:color="auto"/>
                </w:tcBorders>
                <w:vAlign w:val="center"/>
              </w:tcPr>
            </w:tcPrChange>
          </w:tcPr>
          <w:p w:rsidR="00864F93" w:rsidRDefault="00864F93" w:rsidP="00E230D4">
            <w:pPr>
              <w:jc w:val="center"/>
              <w:rPr>
                <w:ins w:id="1990" w:author="xlli" w:date="2017-11-16T17:09:00Z"/>
                <w:rFonts w:ascii="宋体" w:hAnsi="宋体" w:cs="宋体"/>
                <w:szCs w:val="21"/>
              </w:rPr>
            </w:pPr>
            <w:ins w:id="1991" w:author="xlli" w:date="2017-11-16T17:09:00Z">
              <w:r>
                <w:rPr>
                  <w:rFonts w:ascii="宋体" w:hAnsi="宋体" w:cs="宋体" w:hint="eastAsia"/>
                  <w:szCs w:val="21"/>
                </w:rPr>
                <w:t>Y</w:t>
              </w:r>
            </w:ins>
          </w:p>
        </w:tc>
        <w:tc>
          <w:tcPr>
            <w:tcW w:w="633" w:type="dxa"/>
            <w:tcBorders>
              <w:top w:val="nil"/>
              <w:left w:val="nil"/>
              <w:bottom w:val="single" w:sz="8" w:space="0" w:color="auto"/>
              <w:right w:val="single" w:sz="4" w:space="0" w:color="auto"/>
            </w:tcBorders>
            <w:tcPrChange w:id="1992" w:author="xlli" w:date="2017-11-16T17:09:00Z">
              <w:tcPr>
                <w:tcW w:w="633" w:type="dxa"/>
                <w:gridSpan w:val="2"/>
                <w:tcBorders>
                  <w:top w:val="nil"/>
                  <w:left w:val="nil"/>
                  <w:bottom w:val="single" w:sz="8" w:space="0" w:color="auto"/>
                  <w:right w:val="single" w:sz="4" w:space="0" w:color="auto"/>
                </w:tcBorders>
              </w:tcPr>
            </w:tcPrChange>
          </w:tcPr>
          <w:p w:rsidR="00864F93" w:rsidRDefault="00864F93" w:rsidP="00E230D4">
            <w:pPr>
              <w:rPr>
                <w:ins w:id="1993" w:author="xlli" w:date="2017-11-16T17:09:00Z"/>
                <w:color w:val="FF0000"/>
                <w:szCs w:val="21"/>
              </w:rPr>
            </w:pPr>
          </w:p>
        </w:tc>
        <w:tc>
          <w:tcPr>
            <w:tcW w:w="1441" w:type="dxa"/>
            <w:gridSpan w:val="2"/>
            <w:tcBorders>
              <w:top w:val="nil"/>
              <w:left w:val="single" w:sz="4" w:space="0" w:color="auto"/>
              <w:bottom w:val="single" w:sz="8" w:space="0" w:color="auto"/>
              <w:right w:val="single" w:sz="8" w:space="0" w:color="auto"/>
            </w:tcBorders>
            <w:tcPrChange w:id="1994" w:author="xlli" w:date="2017-11-16T17:09:00Z">
              <w:tcPr>
                <w:tcW w:w="1441" w:type="dxa"/>
                <w:gridSpan w:val="2"/>
                <w:tcBorders>
                  <w:top w:val="nil"/>
                  <w:left w:val="single" w:sz="4" w:space="0" w:color="auto"/>
                  <w:bottom w:val="single" w:sz="8" w:space="0" w:color="auto"/>
                  <w:right w:val="single" w:sz="8" w:space="0" w:color="auto"/>
                </w:tcBorders>
              </w:tcPr>
            </w:tcPrChange>
          </w:tcPr>
          <w:p w:rsidR="00864F93" w:rsidRDefault="00864F93" w:rsidP="00E230D4">
            <w:pPr>
              <w:rPr>
                <w:ins w:id="1995" w:author="xlli" w:date="2017-11-16T17:09:00Z"/>
              </w:rPr>
            </w:pPr>
            <w:ins w:id="1996" w:author="xlli" w:date="2017-11-16T17:09:00Z">
              <w:r>
                <w:rPr>
                  <w:rFonts w:hint="eastAsia"/>
                </w:rPr>
                <w:t>varchar(255)</w:t>
              </w:r>
            </w:ins>
          </w:p>
        </w:tc>
      </w:tr>
      <w:tr w:rsidR="00864F93" w:rsidTr="008616EC">
        <w:tblPrEx>
          <w:tblW w:w="8447" w:type="dxa"/>
          <w:jc w:val="center"/>
          <w:tblLayout w:type="fixed"/>
          <w:tblCellMar>
            <w:left w:w="0" w:type="dxa"/>
            <w:right w:w="0" w:type="dxa"/>
          </w:tblCellMar>
          <w:tblLook w:val="0000" w:firstRow="0" w:lastRow="0" w:firstColumn="0" w:lastColumn="0" w:noHBand="0" w:noVBand="0"/>
          <w:tblPrExChange w:id="1997" w:author="xlli" w:date="2017-11-16T17:09:00Z">
            <w:tblPrEx>
              <w:tblW w:w="8447" w:type="dxa"/>
              <w:jc w:val="center"/>
              <w:tblLayout w:type="fixed"/>
              <w:tblCellMar>
                <w:left w:w="0" w:type="dxa"/>
                <w:right w:w="0" w:type="dxa"/>
              </w:tblCellMar>
              <w:tblLook w:val="0000" w:firstRow="0" w:lastRow="0" w:firstColumn="0" w:lastColumn="0" w:noHBand="0" w:noVBand="0"/>
            </w:tblPrEx>
          </w:tblPrExChange>
        </w:tblPrEx>
        <w:trPr>
          <w:trHeight w:val="646"/>
          <w:jc w:val="center"/>
          <w:ins w:id="1998" w:author="xlli" w:date="2017-11-16T17:09:00Z"/>
          <w:trPrChange w:id="1999" w:author="xlli" w:date="2017-11-16T17:09:00Z">
            <w:trPr>
              <w:gridAfter w:val="0"/>
              <w:trHeight w:val="646"/>
              <w:jc w:val="center"/>
            </w:trPr>
          </w:trPrChange>
        </w:trPr>
        <w:tc>
          <w:tcPr>
            <w:tcW w:w="1401" w:type="dxa"/>
            <w:tcBorders>
              <w:top w:val="nil"/>
              <w:left w:val="single" w:sz="8" w:space="0" w:color="auto"/>
              <w:bottom w:val="single" w:sz="8" w:space="0" w:color="auto"/>
              <w:right w:val="single" w:sz="8" w:space="0" w:color="auto"/>
            </w:tcBorders>
            <w:vAlign w:val="bottom"/>
            <w:tcPrChange w:id="2000" w:author="xlli" w:date="2017-11-16T17:09:00Z">
              <w:tcPr>
                <w:tcW w:w="1401" w:type="dxa"/>
                <w:gridSpan w:val="2"/>
                <w:tcBorders>
                  <w:top w:val="nil"/>
                  <w:left w:val="single" w:sz="8" w:space="0" w:color="auto"/>
                  <w:bottom w:val="single" w:sz="8" w:space="0" w:color="auto"/>
                  <w:right w:val="single" w:sz="8" w:space="0" w:color="auto"/>
                </w:tcBorders>
              </w:tcPr>
            </w:tcPrChange>
          </w:tcPr>
          <w:p w:rsidR="00864F93" w:rsidRDefault="00864F93" w:rsidP="00E230D4">
            <w:pPr>
              <w:rPr>
                <w:ins w:id="2001" w:author="xlli" w:date="2017-11-16T17:09:00Z"/>
              </w:rPr>
            </w:pPr>
            <w:ins w:id="2002" w:author="xlli" w:date="2017-11-16T17:09:00Z">
              <w:r>
                <w:rPr>
                  <w:rFonts w:hint="eastAsia"/>
                  <w:color w:val="000000"/>
                  <w:sz w:val="22"/>
                  <w:szCs w:val="22"/>
                </w:rPr>
                <w:t>filetype_name</w:t>
              </w:r>
            </w:ins>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Change w:id="2003" w:author="xlli" w:date="2017-11-16T17:09:00Z">
              <w:tcPr>
                <w:tcW w:w="1555"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tcPr>
            </w:tcPrChange>
          </w:tcPr>
          <w:p w:rsidR="00864F93" w:rsidRDefault="00864F93" w:rsidP="00E230D4">
            <w:pPr>
              <w:rPr>
                <w:ins w:id="2004" w:author="xlli" w:date="2017-11-16T17:09:00Z"/>
                <w:rFonts w:cs="Calibri"/>
                <w:szCs w:val="21"/>
              </w:rPr>
            </w:pPr>
            <w:ins w:id="2005" w:author="xlli" w:date="2017-11-16T17:09:00Z">
              <w:r>
                <w:rPr>
                  <w:rFonts w:cs="Calibri" w:hint="eastAsia"/>
                  <w:szCs w:val="21"/>
                </w:rPr>
                <w:t>附件类型名称</w:t>
              </w:r>
            </w:ins>
          </w:p>
        </w:tc>
        <w:tc>
          <w:tcPr>
            <w:tcW w:w="817" w:type="dxa"/>
            <w:tcBorders>
              <w:top w:val="nil"/>
              <w:left w:val="nil"/>
              <w:bottom w:val="single" w:sz="8" w:space="0" w:color="auto"/>
              <w:right w:val="single" w:sz="8" w:space="0" w:color="auto"/>
            </w:tcBorders>
            <w:tcMar>
              <w:top w:w="0" w:type="dxa"/>
              <w:left w:w="108" w:type="dxa"/>
              <w:bottom w:w="0" w:type="dxa"/>
              <w:right w:w="108" w:type="dxa"/>
            </w:tcMar>
            <w:tcPrChange w:id="2006" w:author="xlli" w:date="2017-11-16T17:09:00Z">
              <w:tcPr>
                <w:tcW w:w="817" w:type="dxa"/>
                <w:gridSpan w:val="2"/>
                <w:tcBorders>
                  <w:top w:val="nil"/>
                  <w:left w:val="nil"/>
                  <w:bottom w:val="single" w:sz="8" w:space="0" w:color="auto"/>
                  <w:right w:val="single" w:sz="8" w:space="0" w:color="auto"/>
                </w:tcBorders>
                <w:tcMar>
                  <w:top w:w="0" w:type="dxa"/>
                  <w:left w:w="108" w:type="dxa"/>
                  <w:bottom w:w="0" w:type="dxa"/>
                  <w:right w:w="108" w:type="dxa"/>
                </w:tcMar>
              </w:tcPr>
            </w:tcPrChange>
          </w:tcPr>
          <w:p w:rsidR="00864F93" w:rsidRPr="006A3A33" w:rsidRDefault="00864F93" w:rsidP="00E230D4">
            <w:pPr>
              <w:rPr>
                <w:ins w:id="2007" w:author="xlli" w:date="2017-11-16T17:09:00Z"/>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Change w:id="2008" w:author="xlli" w:date="2017-11-16T17:09:00Z">
              <w:tcPr>
                <w:tcW w:w="2021" w:type="dxa"/>
                <w:gridSpan w:val="2"/>
                <w:tcBorders>
                  <w:top w:val="nil"/>
                  <w:left w:val="nil"/>
                  <w:bottom w:val="single" w:sz="8" w:space="0" w:color="auto"/>
                  <w:right w:val="single" w:sz="8" w:space="0" w:color="auto"/>
                </w:tcBorders>
                <w:tcMar>
                  <w:top w:w="0" w:type="dxa"/>
                  <w:left w:w="108" w:type="dxa"/>
                  <w:bottom w:w="0" w:type="dxa"/>
                  <w:right w:w="108" w:type="dxa"/>
                </w:tcMar>
              </w:tcPr>
            </w:tcPrChange>
          </w:tcPr>
          <w:p w:rsidR="00864F93" w:rsidRDefault="00864F93" w:rsidP="00E230D4">
            <w:pPr>
              <w:jc w:val="left"/>
              <w:rPr>
                <w:ins w:id="2009" w:author="xlli" w:date="2017-11-16T17:09:00Z"/>
                <w:rFonts w:cs="Calibri"/>
                <w:sz w:val="21"/>
                <w:szCs w:val="21"/>
              </w:rPr>
            </w:pPr>
          </w:p>
        </w:tc>
        <w:tc>
          <w:tcPr>
            <w:tcW w:w="579" w:type="dxa"/>
            <w:tcBorders>
              <w:top w:val="nil"/>
              <w:left w:val="nil"/>
              <w:bottom w:val="single" w:sz="8" w:space="0" w:color="auto"/>
              <w:right w:val="single" w:sz="8" w:space="0" w:color="auto"/>
            </w:tcBorders>
            <w:vAlign w:val="center"/>
            <w:tcPrChange w:id="2010" w:author="xlli" w:date="2017-11-16T17:09:00Z">
              <w:tcPr>
                <w:tcW w:w="579" w:type="dxa"/>
                <w:gridSpan w:val="2"/>
                <w:tcBorders>
                  <w:top w:val="nil"/>
                  <w:left w:val="nil"/>
                  <w:bottom w:val="single" w:sz="8" w:space="0" w:color="auto"/>
                  <w:right w:val="single" w:sz="8" w:space="0" w:color="auto"/>
                </w:tcBorders>
                <w:vAlign w:val="center"/>
              </w:tcPr>
            </w:tcPrChange>
          </w:tcPr>
          <w:p w:rsidR="00864F93" w:rsidRDefault="00864F93" w:rsidP="00E230D4">
            <w:pPr>
              <w:jc w:val="center"/>
              <w:rPr>
                <w:ins w:id="2011" w:author="xlli" w:date="2017-11-16T17:09:00Z"/>
                <w:rFonts w:ascii="宋体" w:hAnsi="宋体" w:cs="宋体"/>
                <w:szCs w:val="21"/>
              </w:rPr>
            </w:pPr>
            <w:ins w:id="2012" w:author="xlli" w:date="2017-11-16T17:09:00Z">
              <w:r>
                <w:rPr>
                  <w:rFonts w:ascii="宋体" w:hAnsi="宋体" w:cs="宋体" w:hint="eastAsia"/>
                  <w:szCs w:val="21"/>
                </w:rPr>
                <w:t>Y</w:t>
              </w:r>
            </w:ins>
          </w:p>
        </w:tc>
        <w:tc>
          <w:tcPr>
            <w:tcW w:w="633" w:type="dxa"/>
            <w:tcBorders>
              <w:top w:val="nil"/>
              <w:left w:val="nil"/>
              <w:bottom w:val="single" w:sz="8" w:space="0" w:color="auto"/>
              <w:right w:val="single" w:sz="4" w:space="0" w:color="auto"/>
            </w:tcBorders>
            <w:tcPrChange w:id="2013" w:author="xlli" w:date="2017-11-16T17:09:00Z">
              <w:tcPr>
                <w:tcW w:w="633" w:type="dxa"/>
                <w:gridSpan w:val="2"/>
                <w:tcBorders>
                  <w:top w:val="nil"/>
                  <w:left w:val="nil"/>
                  <w:bottom w:val="single" w:sz="8" w:space="0" w:color="auto"/>
                  <w:right w:val="single" w:sz="4" w:space="0" w:color="auto"/>
                </w:tcBorders>
              </w:tcPr>
            </w:tcPrChange>
          </w:tcPr>
          <w:p w:rsidR="00864F93" w:rsidRDefault="00864F93" w:rsidP="00E230D4">
            <w:pPr>
              <w:rPr>
                <w:ins w:id="2014" w:author="xlli" w:date="2017-11-16T17:09:00Z"/>
                <w:color w:val="FF0000"/>
                <w:szCs w:val="21"/>
              </w:rPr>
            </w:pPr>
          </w:p>
        </w:tc>
        <w:tc>
          <w:tcPr>
            <w:tcW w:w="1441" w:type="dxa"/>
            <w:gridSpan w:val="2"/>
            <w:tcBorders>
              <w:top w:val="nil"/>
              <w:left w:val="single" w:sz="4" w:space="0" w:color="auto"/>
              <w:bottom w:val="single" w:sz="8" w:space="0" w:color="auto"/>
              <w:right w:val="single" w:sz="8" w:space="0" w:color="auto"/>
            </w:tcBorders>
            <w:tcPrChange w:id="2015" w:author="xlli" w:date="2017-11-16T17:09:00Z">
              <w:tcPr>
                <w:tcW w:w="1441" w:type="dxa"/>
                <w:gridSpan w:val="2"/>
                <w:tcBorders>
                  <w:top w:val="nil"/>
                  <w:left w:val="single" w:sz="4" w:space="0" w:color="auto"/>
                  <w:bottom w:val="single" w:sz="8" w:space="0" w:color="auto"/>
                  <w:right w:val="single" w:sz="8" w:space="0" w:color="auto"/>
                </w:tcBorders>
              </w:tcPr>
            </w:tcPrChange>
          </w:tcPr>
          <w:p w:rsidR="00864F93" w:rsidRDefault="00864F93" w:rsidP="00E230D4">
            <w:pPr>
              <w:rPr>
                <w:ins w:id="2016" w:author="xlli" w:date="2017-11-16T17:09:00Z"/>
              </w:rPr>
            </w:pPr>
            <w:ins w:id="2017" w:author="xlli" w:date="2017-11-16T17:09:00Z">
              <w:r>
                <w:rPr>
                  <w:rFonts w:hint="eastAsia"/>
                </w:rPr>
                <w:t>varchar(255)</w:t>
              </w:r>
            </w:ins>
          </w:p>
        </w:tc>
      </w:tr>
      <w:tr w:rsidR="006E412F" w:rsidTr="00500397">
        <w:tblPrEx>
          <w:tblW w:w="8447" w:type="dxa"/>
          <w:jc w:val="center"/>
          <w:tblLayout w:type="fixed"/>
          <w:tblCellMar>
            <w:left w:w="0" w:type="dxa"/>
            <w:right w:w="0" w:type="dxa"/>
          </w:tblCellMar>
          <w:tblLook w:val="0000" w:firstRow="0" w:lastRow="0" w:firstColumn="0" w:lastColumn="0" w:noHBand="0" w:noVBand="0"/>
          <w:tblPrExChange w:id="2018" w:author="xlli" w:date="2017-11-22T19:27:00Z">
            <w:tblPrEx>
              <w:tblW w:w="8447" w:type="dxa"/>
              <w:jc w:val="center"/>
              <w:tblLayout w:type="fixed"/>
              <w:tblCellMar>
                <w:left w:w="0" w:type="dxa"/>
                <w:right w:w="0" w:type="dxa"/>
              </w:tblCellMar>
              <w:tblLook w:val="0000" w:firstRow="0" w:lastRow="0" w:firstColumn="0" w:lastColumn="0" w:noHBand="0" w:noVBand="0"/>
            </w:tblPrEx>
          </w:tblPrExChange>
        </w:tblPrEx>
        <w:trPr>
          <w:trHeight w:val="646"/>
          <w:jc w:val="center"/>
          <w:ins w:id="2019" w:author="xlli" w:date="2017-11-22T19:27:00Z"/>
          <w:trPrChange w:id="2020" w:author="xlli" w:date="2017-11-22T19:27:00Z">
            <w:trPr>
              <w:gridBefore w:val="1"/>
              <w:trHeight w:val="646"/>
              <w:jc w:val="center"/>
            </w:trPr>
          </w:trPrChange>
        </w:trPr>
        <w:tc>
          <w:tcPr>
            <w:tcW w:w="1401" w:type="dxa"/>
            <w:tcBorders>
              <w:top w:val="nil"/>
              <w:left w:val="single" w:sz="8" w:space="0" w:color="auto"/>
              <w:bottom w:val="single" w:sz="8" w:space="0" w:color="auto"/>
              <w:right w:val="single" w:sz="8" w:space="0" w:color="auto"/>
            </w:tcBorders>
            <w:tcPrChange w:id="2021" w:author="xlli" w:date="2017-11-22T19:27:00Z">
              <w:tcPr>
                <w:tcW w:w="1401" w:type="dxa"/>
                <w:gridSpan w:val="2"/>
                <w:tcBorders>
                  <w:top w:val="nil"/>
                  <w:left w:val="single" w:sz="8" w:space="0" w:color="auto"/>
                  <w:bottom w:val="single" w:sz="8" w:space="0" w:color="auto"/>
                  <w:right w:val="single" w:sz="8" w:space="0" w:color="auto"/>
                </w:tcBorders>
                <w:vAlign w:val="bottom"/>
              </w:tcPr>
            </w:tcPrChange>
          </w:tcPr>
          <w:p w:rsidR="006E412F" w:rsidRDefault="006E412F" w:rsidP="00E230D4">
            <w:pPr>
              <w:rPr>
                <w:ins w:id="2022" w:author="xlli" w:date="2017-11-22T19:27:00Z"/>
                <w:color w:val="000000"/>
                <w:sz w:val="22"/>
                <w:szCs w:val="22"/>
              </w:rPr>
            </w:pPr>
            <w:ins w:id="2023" w:author="xlli" w:date="2017-11-22T19:27:00Z">
              <w:r w:rsidRPr="006A3A33">
                <w:rPr>
                  <w:rFonts w:hint="eastAsia"/>
                </w:rPr>
                <w:t>status</w:t>
              </w:r>
            </w:ins>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Change w:id="2024" w:author="xlli" w:date="2017-11-22T19:27:00Z">
              <w:tcPr>
                <w:tcW w:w="1555"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tcPr>
            </w:tcPrChange>
          </w:tcPr>
          <w:p w:rsidR="006E412F" w:rsidRDefault="006E412F" w:rsidP="00E230D4">
            <w:pPr>
              <w:rPr>
                <w:ins w:id="2025" w:author="xlli" w:date="2017-11-22T19:27:00Z"/>
                <w:rFonts w:cs="Calibri"/>
                <w:szCs w:val="21"/>
              </w:rPr>
            </w:pPr>
            <w:ins w:id="2026" w:author="xlli" w:date="2017-11-22T19:27:00Z">
              <w:r w:rsidRPr="00855553">
                <w:rPr>
                  <w:rFonts w:cs="Calibri" w:hint="eastAsia"/>
                  <w:szCs w:val="21"/>
                </w:rPr>
                <w:t>文件状态</w:t>
              </w:r>
            </w:ins>
          </w:p>
        </w:tc>
        <w:tc>
          <w:tcPr>
            <w:tcW w:w="817" w:type="dxa"/>
            <w:tcBorders>
              <w:top w:val="nil"/>
              <w:left w:val="nil"/>
              <w:bottom w:val="single" w:sz="8" w:space="0" w:color="auto"/>
              <w:right w:val="single" w:sz="8" w:space="0" w:color="auto"/>
            </w:tcBorders>
            <w:tcMar>
              <w:top w:w="0" w:type="dxa"/>
              <w:left w:w="108" w:type="dxa"/>
              <w:bottom w:w="0" w:type="dxa"/>
              <w:right w:w="108" w:type="dxa"/>
            </w:tcMar>
            <w:tcPrChange w:id="2027" w:author="xlli" w:date="2017-11-22T19:27:00Z">
              <w:tcPr>
                <w:tcW w:w="817" w:type="dxa"/>
                <w:gridSpan w:val="2"/>
                <w:tcBorders>
                  <w:top w:val="nil"/>
                  <w:left w:val="nil"/>
                  <w:bottom w:val="single" w:sz="8" w:space="0" w:color="auto"/>
                  <w:right w:val="single" w:sz="8" w:space="0" w:color="auto"/>
                </w:tcBorders>
                <w:tcMar>
                  <w:top w:w="0" w:type="dxa"/>
                  <w:left w:w="108" w:type="dxa"/>
                  <w:bottom w:w="0" w:type="dxa"/>
                  <w:right w:w="108" w:type="dxa"/>
                </w:tcMar>
              </w:tcPr>
            </w:tcPrChange>
          </w:tcPr>
          <w:p w:rsidR="006E412F" w:rsidRPr="006A3A33" w:rsidRDefault="006E412F" w:rsidP="00E230D4">
            <w:pPr>
              <w:rPr>
                <w:ins w:id="2028" w:author="xlli" w:date="2017-11-22T19:27:00Z"/>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Change w:id="2029" w:author="xlli" w:date="2017-11-22T19:27:00Z">
              <w:tcPr>
                <w:tcW w:w="2021" w:type="dxa"/>
                <w:gridSpan w:val="2"/>
                <w:tcBorders>
                  <w:top w:val="nil"/>
                  <w:left w:val="nil"/>
                  <w:bottom w:val="single" w:sz="8" w:space="0" w:color="auto"/>
                  <w:right w:val="single" w:sz="8" w:space="0" w:color="auto"/>
                </w:tcBorders>
                <w:tcMar>
                  <w:top w:w="0" w:type="dxa"/>
                  <w:left w:w="108" w:type="dxa"/>
                  <w:bottom w:w="0" w:type="dxa"/>
                  <w:right w:w="108" w:type="dxa"/>
                </w:tcMar>
              </w:tcPr>
            </w:tcPrChange>
          </w:tcPr>
          <w:p w:rsidR="006E412F" w:rsidRDefault="006E412F" w:rsidP="00E230D4">
            <w:pPr>
              <w:jc w:val="left"/>
              <w:rPr>
                <w:ins w:id="2030" w:author="xlli" w:date="2017-11-22T19:27:00Z"/>
                <w:rFonts w:cs="Calibri"/>
                <w:sz w:val="21"/>
                <w:szCs w:val="21"/>
              </w:rPr>
            </w:pPr>
            <w:ins w:id="2031" w:author="xlli" w:date="2017-11-22T19:27:00Z">
              <w:r w:rsidRPr="00CB2A37">
                <w:rPr>
                  <w:rFonts w:ascii="宋体" w:hAnsi="宋体" w:hint="eastAsia"/>
                </w:rPr>
                <w:t>审核通过、补正</w:t>
              </w:r>
            </w:ins>
          </w:p>
        </w:tc>
        <w:tc>
          <w:tcPr>
            <w:tcW w:w="579" w:type="dxa"/>
            <w:tcBorders>
              <w:top w:val="nil"/>
              <w:left w:val="nil"/>
              <w:bottom w:val="single" w:sz="8" w:space="0" w:color="auto"/>
              <w:right w:val="single" w:sz="8" w:space="0" w:color="auto"/>
            </w:tcBorders>
            <w:vAlign w:val="center"/>
            <w:tcPrChange w:id="2032" w:author="xlli" w:date="2017-11-22T19:27:00Z">
              <w:tcPr>
                <w:tcW w:w="579" w:type="dxa"/>
                <w:gridSpan w:val="2"/>
                <w:tcBorders>
                  <w:top w:val="nil"/>
                  <w:left w:val="nil"/>
                  <w:bottom w:val="single" w:sz="8" w:space="0" w:color="auto"/>
                  <w:right w:val="single" w:sz="8" w:space="0" w:color="auto"/>
                </w:tcBorders>
                <w:vAlign w:val="center"/>
              </w:tcPr>
            </w:tcPrChange>
          </w:tcPr>
          <w:p w:rsidR="006E412F" w:rsidRDefault="006E412F" w:rsidP="00E230D4">
            <w:pPr>
              <w:jc w:val="center"/>
              <w:rPr>
                <w:ins w:id="2033" w:author="xlli" w:date="2017-11-22T19:27:00Z"/>
                <w:rFonts w:ascii="宋体" w:hAnsi="宋体" w:cs="宋体"/>
                <w:szCs w:val="21"/>
              </w:rPr>
            </w:pPr>
            <w:ins w:id="2034" w:author="xlli" w:date="2017-11-22T19:27:00Z">
              <w:r w:rsidRPr="006A3A33">
                <w:rPr>
                  <w:rFonts w:ascii="宋体" w:hAnsi="宋体" w:cs="宋体" w:hint="eastAsia"/>
                </w:rPr>
                <w:t>Y</w:t>
              </w:r>
            </w:ins>
          </w:p>
        </w:tc>
        <w:tc>
          <w:tcPr>
            <w:tcW w:w="633" w:type="dxa"/>
            <w:tcBorders>
              <w:top w:val="nil"/>
              <w:left w:val="nil"/>
              <w:bottom w:val="single" w:sz="8" w:space="0" w:color="auto"/>
              <w:right w:val="single" w:sz="4" w:space="0" w:color="auto"/>
            </w:tcBorders>
            <w:vAlign w:val="center"/>
            <w:tcPrChange w:id="2035" w:author="xlli" w:date="2017-11-22T19:27:00Z">
              <w:tcPr>
                <w:tcW w:w="633" w:type="dxa"/>
                <w:gridSpan w:val="2"/>
                <w:tcBorders>
                  <w:top w:val="nil"/>
                  <w:left w:val="nil"/>
                  <w:bottom w:val="single" w:sz="8" w:space="0" w:color="auto"/>
                  <w:right w:val="single" w:sz="4" w:space="0" w:color="auto"/>
                </w:tcBorders>
              </w:tcPr>
            </w:tcPrChange>
          </w:tcPr>
          <w:p w:rsidR="006E412F" w:rsidRDefault="006E412F" w:rsidP="00E230D4">
            <w:pPr>
              <w:rPr>
                <w:ins w:id="2036" w:author="xlli" w:date="2017-11-22T19:27:00Z"/>
                <w:color w:val="FF0000"/>
                <w:szCs w:val="21"/>
              </w:rPr>
            </w:pPr>
          </w:p>
        </w:tc>
        <w:tc>
          <w:tcPr>
            <w:tcW w:w="1441" w:type="dxa"/>
            <w:gridSpan w:val="2"/>
            <w:tcBorders>
              <w:top w:val="nil"/>
              <w:left w:val="single" w:sz="4" w:space="0" w:color="auto"/>
              <w:bottom w:val="single" w:sz="8" w:space="0" w:color="auto"/>
              <w:right w:val="single" w:sz="8" w:space="0" w:color="auto"/>
            </w:tcBorders>
            <w:tcPrChange w:id="2037" w:author="xlli" w:date="2017-11-22T19:27:00Z">
              <w:tcPr>
                <w:tcW w:w="1441" w:type="dxa"/>
                <w:gridSpan w:val="3"/>
                <w:tcBorders>
                  <w:top w:val="nil"/>
                  <w:left w:val="single" w:sz="4" w:space="0" w:color="auto"/>
                  <w:bottom w:val="single" w:sz="8" w:space="0" w:color="auto"/>
                  <w:right w:val="single" w:sz="8" w:space="0" w:color="auto"/>
                </w:tcBorders>
              </w:tcPr>
            </w:tcPrChange>
          </w:tcPr>
          <w:p w:rsidR="006E412F" w:rsidRDefault="006E412F" w:rsidP="00E230D4">
            <w:pPr>
              <w:rPr>
                <w:ins w:id="2038" w:author="xlli" w:date="2017-11-22T19:27:00Z"/>
              </w:rPr>
            </w:pPr>
            <w:ins w:id="2039" w:author="xlli" w:date="2017-11-22T19:27:00Z">
              <w:r>
                <w:rPr>
                  <w:rFonts w:hint="eastAsia"/>
                </w:rPr>
                <w:t>varchar(255)</w:t>
              </w:r>
            </w:ins>
          </w:p>
        </w:tc>
      </w:tr>
      <w:tr w:rsidR="006E412F" w:rsidTr="00500397">
        <w:tblPrEx>
          <w:tblW w:w="8447" w:type="dxa"/>
          <w:jc w:val="center"/>
          <w:tblLayout w:type="fixed"/>
          <w:tblCellMar>
            <w:left w:w="0" w:type="dxa"/>
            <w:right w:w="0" w:type="dxa"/>
          </w:tblCellMar>
          <w:tblLook w:val="0000" w:firstRow="0" w:lastRow="0" w:firstColumn="0" w:lastColumn="0" w:noHBand="0" w:noVBand="0"/>
          <w:tblPrExChange w:id="2040" w:author="xlli" w:date="2017-11-22T19:27:00Z">
            <w:tblPrEx>
              <w:tblW w:w="8447" w:type="dxa"/>
              <w:jc w:val="center"/>
              <w:tblLayout w:type="fixed"/>
              <w:tblCellMar>
                <w:left w:w="0" w:type="dxa"/>
                <w:right w:w="0" w:type="dxa"/>
              </w:tblCellMar>
              <w:tblLook w:val="0000" w:firstRow="0" w:lastRow="0" w:firstColumn="0" w:lastColumn="0" w:noHBand="0" w:noVBand="0"/>
            </w:tblPrEx>
          </w:tblPrExChange>
        </w:tblPrEx>
        <w:trPr>
          <w:trHeight w:val="646"/>
          <w:jc w:val="center"/>
          <w:ins w:id="2041" w:author="xlli" w:date="2017-11-22T19:27:00Z"/>
          <w:trPrChange w:id="2042" w:author="xlli" w:date="2017-11-22T19:27:00Z">
            <w:trPr>
              <w:gridBefore w:val="1"/>
              <w:trHeight w:val="646"/>
              <w:jc w:val="center"/>
            </w:trPr>
          </w:trPrChange>
        </w:trPr>
        <w:tc>
          <w:tcPr>
            <w:tcW w:w="1401" w:type="dxa"/>
            <w:tcBorders>
              <w:top w:val="nil"/>
              <w:left w:val="single" w:sz="8" w:space="0" w:color="auto"/>
              <w:bottom w:val="single" w:sz="8" w:space="0" w:color="auto"/>
              <w:right w:val="single" w:sz="8" w:space="0" w:color="auto"/>
            </w:tcBorders>
            <w:tcPrChange w:id="2043" w:author="xlli" w:date="2017-11-22T19:27:00Z">
              <w:tcPr>
                <w:tcW w:w="1401" w:type="dxa"/>
                <w:gridSpan w:val="2"/>
                <w:tcBorders>
                  <w:top w:val="nil"/>
                  <w:left w:val="single" w:sz="8" w:space="0" w:color="auto"/>
                  <w:bottom w:val="single" w:sz="8" w:space="0" w:color="auto"/>
                  <w:right w:val="single" w:sz="8" w:space="0" w:color="auto"/>
                </w:tcBorders>
                <w:vAlign w:val="bottom"/>
              </w:tcPr>
            </w:tcPrChange>
          </w:tcPr>
          <w:p w:rsidR="006E412F" w:rsidRDefault="006E412F" w:rsidP="00E230D4">
            <w:pPr>
              <w:rPr>
                <w:ins w:id="2044" w:author="xlli" w:date="2017-11-22T19:27:00Z"/>
                <w:color w:val="000000"/>
                <w:sz w:val="22"/>
                <w:szCs w:val="22"/>
              </w:rPr>
            </w:pPr>
            <w:ins w:id="2045" w:author="xlli" w:date="2017-11-22T19:27:00Z">
              <w:r>
                <w:rPr>
                  <w:rFonts w:hint="eastAsia"/>
                </w:rPr>
                <w:t>del_flag</w:t>
              </w:r>
            </w:ins>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Change w:id="2046" w:author="xlli" w:date="2017-11-22T19:27:00Z">
              <w:tcPr>
                <w:tcW w:w="1555"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tcPr>
            </w:tcPrChange>
          </w:tcPr>
          <w:p w:rsidR="006E412F" w:rsidRDefault="006E412F" w:rsidP="00E230D4">
            <w:pPr>
              <w:rPr>
                <w:ins w:id="2047" w:author="xlli" w:date="2017-11-22T19:27:00Z"/>
                <w:rFonts w:cs="Calibri"/>
                <w:szCs w:val="21"/>
              </w:rPr>
            </w:pPr>
            <w:ins w:id="2048" w:author="xlli" w:date="2017-11-22T19:27:00Z">
              <w:r>
                <w:rPr>
                  <w:rFonts w:hint="eastAsia"/>
                </w:rPr>
                <w:t>删除标记</w:t>
              </w:r>
            </w:ins>
          </w:p>
        </w:tc>
        <w:tc>
          <w:tcPr>
            <w:tcW w:w="817" w:type="dxa"/>
            <w:tcBorders>
              <w:top w:val="nil"/>
              <w:left w:val="nil"/>
              <w:bottom w:val="single" w:sz="8" w:space="0" w:color="auto"/>
              <w:right w:val="single" w:sz="8" w:space="0" w:color="auto"/>
            </w:tcBorders>
            <w:tcMar>
              <w:top w:w="0" w:type="dxa"/>
              <w:left w:w="108" w:type="dxa"/>
              <w:bottom w:w="0" w:type="dxa"/>
              <w:right w:w="108" w:type="dxa"/>
            </w:tcMar>
            <w:tcPrChange w:id="2049" w:author="xlli" w:date="2017-11-22T19:27:00Z">
              <w:tcPr>
                <w:tcW w:w="817" w:type="dxa"/>
                <w:gridSpan w:val="2"/>
                <w:tcBorders>
                  <w:top w:val="nil"/>
                  <w:left w:val="nil"/>
                  <w:bottom w:val="single" w:sz="8" w:space="0" w:color="auto"/>
                  <w:right w:val="single" w:sz="8" w:space="0" w:color="auto"/>
                </w:tcBorders>
                <w:tcMar>
                  <w:top w:w="0" w:type="dxa"/>
                  <w:left w:w="108" w:type="dxa"/>
                  <w:bottom w:w="0" w:type="dxa"/>
                  <w:right w:w="108" w:type="dxa"/>
                </w:tcMar>
              </w:tcPr>
            </w:tcPrChange>
          </w:tcPr>
          <w:p w:rsidR="006E412F" w:rsidRPr="006A3A33" w:rsidRDefault="006E412F" w:rsidP="00E230D4">
            <w:pPr>
              <w:rPr>
                <w:ins w:id="2050" w:author="xlli" w:date="2017-11-22T19:27:00Z"/>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Change w:id="2051" w:author="xlli" w:date="2017-11-22T19:27:00Z">
              <w:tcPr>
                <w:tcW w:w="2021" w:type="dxa"/>
                <w:gridSpan w:val="2"/>
                <w:tcBorders>
                  <w:top w:val="nil"/>
                  <w:left w:val="nil"/>
                  <w:bottom w:val="single" w:sz="8" w:space="0" w:color="auto"/>
                  <w:right w:val="single" w:sz="8" w:space="0" w:color="auto"/>
                </w:tcBorders>
                <w:tcMar>
                  <w:top w:w="0" w:type="dxa"/>
                  <w:left w:w="108" w:type="dxa"/>
                  <w:bottom w:w="0" w:type="dxa"/>
                  <w:right w:w="108" w:type="dxa"/>
                </w:tcMar>
              </w:tcPr>
            </w:tcPrChange>
          </w:tcPr>
          <w:p w:rsidR="006E412F" w:rsidRDefault="006E412F" w:rsidP="00E230D4">
            <w:pPr>
              <w:jc w:val="left"/>
              <w:rPr>
                <w:ins w:id="2052" w:author="xlli" w:date="2017-11-22T19:27:00Z"/>
                <w:rFonts w:cs="Calibri"/>
                <w:sz w:val="21"/>
                <w:szCs w:val="21"/>
              </w:rPr>
            </w:pPr>
          </w:p>
        </w:tc>
        <w:tc>
          <w:tcPr>
            <w:tcW w:w="579" w:type="dxa"/>
            <w:tcBorders>
              <w:top w:val="nil"/>
              <w:left w:val="nil"/>
              <w:bottom w:val="single" w:sz="8" w:space="0" w:color="auto"/>
              <w:right w:val="single" w:sz="8" w:space="0" w:color="auto"/>
            </w:tcBorders>
            <w:tcPrChange w:id="2053" w:author="xlli" w:date="2017-11-22T19:27:00Z">
              <w:tcPr>
                <w:tcW w:w="579" w:type="dxa"/>
                <w:gridSpan w:val="2"/>
                <w:tcBorders>
                  <w:top w:val="nil"/>
                  <w:left w:val="nil"/>
                  <w:bottom w:val="single" w:sz="8" w:space="0" w:color="auto"/>
                  <w:right w:val="single" w:sz="8" w:space="0" w:color="auto"/>
                </w:tcBorders>
                <w:vAlign w:val="center"/>
              </w:tcPr>
            </w:tcPrChange>
          </w:tcPr>
          <w:p w:rsidR="006E412F" w:rsidRDefault="006E412F" w:rsidP="00E230D4">
            <w:pPr>
              <w:jc w:val="center"/>
              <w:rPr>
                <w:ins w:id="2054" w:author="xlli" w:date="2017-11-22T19:27:00Z"/>
                <w:rFonts w:ascii="宋体" w:hAnsi="宋体" w:cs="宋体"/>
                <w:szCs w:val="21"/>
              </w:rPr>
            </w:pPr>
            <w:ins w:id="2055" w:author="xlli" w:date="2017-11-22T19:27:00Z">
              <w:r>
                <w:rPr>
                  <w:rFonts w:hint="eastAsia"/>
                  <w:szCs w:val="21"/>
                </w:rPr>
                <w:t>Y</w:t>
              </w:r>
            </w:ins>
          </w:p>
        </w:tc>
        <w:tc>
          <w:tcPr>
            <w:tcW w:w="633" w:type="dxa"/>
            <w:tcBorders>
              <w:top w:val="nil"/>
              <w:left w:val="nil"/>
              <w:bottom w:val="single" w:sz="8" w:space="0" w:color="auto"/>
              <w:right w:val="single" w:sz="4" w:space="0" w:color="auto"/>
            </w:tcBorders>
            <w:tcPrChange w:id="2056" w:author="xlli" w:date="2017-11-22T19:27:00Z">
              <w:tcPr>
                <w:tcW w:w="633" w:type="dxa"/>
                <w:gridSpan w:val="2"/>
                <w:tcBorders>
                  <w:top w:val="nil"/>
                  <w:left w:val="nil"/>
                  <w:bottom w:val="single" w:sz="8" w:space="0" w:color="auto"/>
                  <w:right w:val="single" w:sz="4" w:space="0" w:color="auto"/>
                </w:tcBorders>
              </w:tcPr>
            </w:tcPrChange>
          </w:tcPr>
          <w:p w:rsidR="006E412F" w:rsidRDefault="006E412F" w:rsidP="00E230D4">
            <w:pPr>
              <w:rPr>
                <w:ins w:id="2057" w:author="xlli" w:date="2017-11-22T19:27:00Z"/>
                <w:color w:val="FF0000"/>
                <w:szCs w:val="21"/>
              </w:rPr>
            </w:pPr>
          </w:p>
        </w:tc>
        <w:tc>
          <w:tcPr>
            <w:tcW w:w="1441" w:type="dxa"/>
            <w:gridSpan w:val="2"/>
            <w:tcBorders>
              <w:top w:val="nil"/>
              <w:left w:val="single" w:sz="4" w:space="0" w:color="auto"/>
              <w:bottom w:val="single" w:sz="8" w:space="0" w:color="auto"/>
              <w:right w:val="single" w:sz="8" w:space="0" w:color="auto"/>
            </w:tcBorders>
            <w:vAlign w:val="center"/>
            <w:tcPrChange w:id="2058" w:author="xlli" w:date="2017-11-22T19:27:00Z">
              <w:tcPr>
                <w:tcW w:w="1441" w:type="dxa"/>
                <w:gridSpan w:val="3"/>
                <w:tcBorders>
                  <w:top w:val="nil"/>
                  <w:left w:val="single" w:sz="4" w:space="0" w:color="auto"/>
                  <w:bottom w:val="single" w:sz="8" w:space="0" w:color="auto"/>
                  <w:right w:val="single" w:sz="8" w:space="0" w:color="auto"/>
                </w:tcBorders>
              </w:tcPr>
            </w:tcPrChange>
          </w:tcPr>
          <w:p w:rsidR="006E412F" w:rsidRDefault="006E412F" w:rsidP="00E230D4">
            <w:pPr>
              <w:rPr>
                <w:ins w:id="2059" w:author="xlli" w:date="2017-11-22T19:27:00Z"/>
              </w:rPr>
            </w:pPr>
            <w:ins w:id="2060" w:author="xlli" w:date="2017-11-22T19:27:00Z">
              <w:r>
                <w:rPr>
                  <w:rFonts w:hint="eastAsia"/>
                </w:rPr>
                <w:t>char(1)</w:t>
              </w:r>
            </w:ins>
          </w:p>
        </w:tc>
      </w:tr>
      <w:tr w:rsidR="006E412F" w:rsidDel="006E412F" w:rsidTr="00E230D4">
        <w:trPr>
          <w:gridAfter w:val="1"/>
          <w:wAfter w:w="21" w:type="dxa"/>
          <w:trHeight w:val="352"/>
          <w:jc w:val="center"/>
          <w:del w:id="2061" w:author="xlli" w:date="2017-11-22T19:27:00Z"/>
        </w:trPr>
        <w:tc>
          <w:tcPr>
            <w:tcW w:w="1401" w:type="dxa"/>
            <w:tcBorders>
              <w:top w:val="nil"/>
              <w:left w:val="single" w:sz="8" w:space="0" w:color="auto"/>
              <w:bottom w:val="single" w:sz="4" w:space="0" w:color="auto"/>
              <w:right w:val="single" w:sz="8" w:space="0" w:color="auto"/>
            </w:tcBorders>
          </w:tcPr>
          <w:p w:rsidR="006E412F" w:rsidDel="006E412F" w:rsidRDefault="006E412F" w:rsidP="00E230D4">
            <w:pPr>
              <w:rPr>
                <w:del w:id="2062" w:author="xlli" w:date="2017-11-22T19:27:00Z"/>
                <w:rFonts w:ascii="宋体" w:hAnsi="宋体"/>
              </w:rPr>
            </w:pPr>
            <w:del w:id="2063" w:author="xlli" w:date="2017-11-22T19:27:00Z">
              <w:r w:rsidRPr="006A3A33" w:rsidDel="006E412F">
                <w:rPr>
                  <w:rFonts w:hint="eastAsia"/>
                </w:rPr>
                <w:delText>status</w:delText>
              </w:r>
            </w:del>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E412F" w:rsidRPr="002F4728" w:rsidDel="006E412F" w:rsidRDefault="006E412F" w:rsidP="00E230D4">
            <w:pPr>
              <w:rPr>
                <w:del w:id="2064" w:author="xlli" w:date="2017-11-22T19:27:00Z"/>
                <w:rFonts w:cs="Calibri"/>
                <w:szCs w:val="21"/>
              </w:rPr>
            </w:pPr>
            <w:del w:id="2065" w:author="xlli" w:date="2017-11-22T19:27:00Z">
              <w:r w:rsidRPr="00855553" w:rsidDel="006E412F">
                <w:rPr>
                  <w:rFonts w:cs="Calibri" w:hint="eastAsia"/>
                  <w:szCs w:val="21"/>
                </w:rPr>
                <w:delText>文件状态</w:delText>
              </w:r>
            </w:del>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6E412F" w:rsidRPr="007A1BF8" w:rsidDel="006E412F" w:rsidRDefault="006E412F" w:rsidP="00E230D4">
            <w:pPr>
              <w:rPr>
                <w:del w:id="2066" w:author="xlli" w:date="2017-11-22T19:27:00Z"/>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6E412F" w:rsidRPr="006A3A33" w:rsidDel="006E412F" w:rsidRDefault="006E412F" w:rsidP="00E230D4">
            <w:pPr>
              <w:jc w:val="left"/>
              <w:rPr>
                <w:del w:id="2067" w:author="xlli" w:date="2017-11-22T19:27:00Z"/>
                <w:rFonts w:ascii="宋体" w:hAnsi="宋体"/>
              </w:rPr>
            </w:pPr>
            <w:del w:id="2068" w:author="xlli" w:date="2017-11-22T19:27:00Z">
              <w:r w:rsidRPr="00CB2A37" w:rsidDel="006E412F">
                <w:rPr>
                  <w:rFonts w:ascii="宋体" w:hAnsi="宋体" w:hint="eastAsia"/>
                </w:rPr>
                <w:delText>审核通过、补正</w:delText>
              </w:r>
            </w:del>
          </w:p>
        </w:tc>
        <w:tc>
          <w:tcPr>
            <w:tcW w:w="579" w:type="dxa"/>
            <w:tcBorders>
              <w:top w:val="nil"/>
              <w:left w:val="nil"/>
              <w:bottom w:val="single" w:sz="8" w:space="0" w:color="auto"/>
              <w:right w:val="single" w:sz="4" w:space="0" w:color="auto"/>
            </w:tcBorders>
            <w:vAlign w:val="center"/>
          </w:tcPr>
          <w:p w:rsidR="006E412F" w:rsidRPr="006A3A33" w:rsidDel="006E412F" w:rsidRDefault="006E412F" w:rsidP="00E230D4">
            <w:pPr>
              <w:jc w:val="center"/>
              <w:rPr>
                <w:del w:id="2069" w:author="xlli" w:date="2017-11-22T19:27:00Z"/>
                <w:rFonts w:ascii="宋体" w:hAnsi="宋体" w:cs="宋体"/>
              </w:rPr>
            </w:pPr>
            <w:del w:id="2070" w:author="xlli" w:date="2017-11-22T19:27:00Z">
              <w:r w:rsidRPr="006A3A33" w:rsidDel="006E412F">
                <w:rPr>
                  <w:rFonts w:ascii="宋体" w:hAnsi="宋体" w:cs="宋体" w:hint="eastAsia"/>
                </w:rPr>
                <w:delText>Y</w:delText>
              </w:r>
            </w:del>
          </w:p>
        </w:tc>
        <w:tc>
          <w:tcPr>
            <w:tcW w:w="633" w:type="dxa"/>
            <w:tcBorders>
              <w:top w:val="nil"/>
              <w:left w:val="single" w:sz="4" w:space="0" w:color="auto"/>
              <w:bottom w:val="single" w:sz="8" w:space="0" w:color="auto"/>
              <w:right w:val="single" w:sz="8" w:space="0" w:color="auto"/>
            </w:tcBorders>
            <w:vAlign w:val="center"/>
          </w:tcPr>
          <w:p w:rsidR="006E412F" w:rsidDel="006E412F" w:rsidRDefault="006E412F" w:rsidP="00E230D4">
            <w:pPr>
              <w:rPr>
                <w:del w:id="2071" w:author="xlli" w:date="2017-11-22T19:27:00Z"/>
                <w:rFonts w:ascii="宋体" w:hAnsi="宋体" w:cs="宋体"/>
              </w:rPr>
            </w:pPr>
          </w:p>
        </w:tc>
        <w:tc>
          <w:tcPr>
            <w:tcW w:w="1420" w:type="dxa"/>
            <w:tcBorders>
              <w:top w:val="nil"/>
              <w:left w:val="nil"/>
              <w:bottom w:val="single" w:sz="8" w:space="0" w:color="auto"/>
              <w:right w:val="single" w:sz="8" w:space="0" w:color="auto"/>
            </w:tcBorders>
          </w:tcPr>
          <w:p w:rsidR="006E412F" w:rsidDel="006E412F" w:rsidRDefault="006E412F" w:rsidP="00E230D4">
            <w:pPr>
              <w:rPr>
                <w:del w:id="2072" w:author="xlli" w:date="2017-11-22T19:27:00Z"/>
                <w:szCs w:val="21"/>
              </w:rPr>
            </w:pPr>
            <w:del w:id="2073" w:author="xlli" w:date="2017-11-22T19:27:00Z">
              <w:r w:rsidDel="006E412F">
                <w:rPr>
                  <w:rFonts w:hint="eastAsia"/>
                </w:rPr>
                <w:delText>varchar(255)</w:delText>
              </w:r>
            </w:del>
          </w:p>
        </w:tc>
      </w:tr>
    </w:tbl>
    <w:p w:rsidR="00B21BA6" w:rsidRPr="00B21BA6" w:rsidRDefault="00B21BA6" w:rsidP="000D278B"/>
    <w:p w:rsidR="00567199" w:rsidRDefault="00DB2CA8" w:rsidP="000D278B">
      <w:pPr>
        <w:pStyle w:val="5"/>
      </w:pPr>
      <w:r>
        <w:rPr>
          <w:rFonts w:hint="eastAsia"/>
        </w:rPr>
        <w:t>流程实例（</w:t>
      </w:r>
      <w:r>
        <w:rPr>
          <w:rFonts w:hint="eastAsia"/>
        </w:rPr>
        <w:t>pro_instance</w:t>
      </w:r>
      <w:r>
        <w:rPr>
          <w:rFonts w:hint="eastAsia"/>
        </w:rPr>
        <w:t>）</w:t>
      </w:r>
      <w:r>
        <w:rPr>
          <w:rFonts w:hint="eastAsia"/>
        </w:rPr>
        <w:t xml:space="preserve"> </w:t>
      </w:r>
    </w:p>
    <w:tbl>
      <w:tblPr>
        <w:tblW w:w="8447" w:type="dxa"/>
        <w:jc w:val="center"/>
        <w:tblLayout w:type="fixed"/>
        <w:tblCellMar>
          <w:left w:w="0" w:type="dxa"/>
          <w:right w:w="0" w:type="dxa"/>
        </w:tblCellMar>
        <w:tblLook w:val="0000" w:firstRow="0" w:lastRow="0" w:firstColumn="0" w:lastColumn="0" w:noHBand="0" w:noVBand="0"/>
      </w:tblPr>
      <w:tblGrid>
        <w:gridCol w:w="1401"/>
        <w:gridCol w:w="1555"/>
        <w:gridCol w:w="817"/>
        <w:gridCol w:w="2021"/>
        <w:gridCol w:w="579"/>
        <w:gridCol w:w="633"/>
        <w:gridCol w:w="1420"/>
        <w:gridCol w:w="21"/>
      </w:tblGrid>
      <w:tr w:rsidR="00DB2CA8" w:rsidTr="00137600">
        <w:trPr>
          <w:gridAfter w:val="1"/>
          <w:wAfter w:w="21" w:type="dxa"/>
          <w:trHeight w:val="394"/>
          <w:jc w:val="center"/>
        </w:trPr>
        <w:tc>
          <w:tcPr>
            <w:tcW w:w="1401" w:type="dxa"/>
            <w:tcBorders>
              <w:top w:val="single" w:sz="4" w:space="0" w:color="auto"/>
              <w:left w:val="single" w:sz="8" w:space="0" w:color="auto"/>
              <w:bottom w:val="single" w:sz="8" w:space="0" w:color="auto"/>
              <w:right w:val="single" w:sz="8" w:space="0" w:color="auto"/>
            </w:tcBorders>
          </w:tcPr>
          <w:p w:rsidR="00DB2CA8" w:rsidRDefault="00DB2CA8" w:rsidP="00137600">
            <w:pPr>
              <w:rPr>
                <w:rFonts w:ascii="宋体" w:hAnsi="宋体"/>
              </w:rPr>
            </w:pPr>
            <w:r>
              <w:rPr>
                <w:rFonts w:ascii="宋体" w:hAnsi="宋体"/>
                <w:b/>
                <w:sz w:val="21"/>
                <w:szCs w:val="21"/>
              </w:rPr>
              <w:t>PRO_INSTANCE</w:t>
            </w:r>
          </w:p>
        </w:tc>
        <w:tc>
          <w:tcPr>
            <w:tcW w:w="7025" w:type="dxa"/>
            <w:gridSpan w:val="6"/>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DB2CA8" w:rsidRDefault="00DB2CA8" w:rsidP="00137600">
            <w:r>
              <w:rPr>
                <w:rFonts w:ascii="宋体" w:hAnsi="宋体" w:hint="eastAsia"/>
                <w:b/>
              </w:rPr>
              <w:t>流程实例</w:t>
            </w:r>
          </w:p>
        </w:tc>
      </w:tr>
      <w:tr w:rsidR="00DB2CA8" w:rsidTr="00137600">
        <w:trPr>
          <w:gridAfter w:val="1"/>
          <w:wAfter w:w="21" w:type="dxa"/>
          <w:trHeight w:val="479"/>
          <w:jc w:val="center"/>
        </w:trPr>
        <w:tc>
          <w:tcPr>
            <w:tcW w:w="1401" w:type="dxa"/>
            <w:tcBorders>
              <w:top w:val="nil"/>
              <w:left w:val="single" w:sz="8" w:space="0" w:color="auto"/>
              <w:bottom w:val="single" w:sz="8" w:space="0" w:color="auto"/>
              <w:right w:val="single" w:sz="8" w:space="0" w:color="auto"/>
            </w:tcBorders>
          </w:tcPr>
          <w:p w:rsidR="00DB2CA8" w:rsidRDefault="00DB2CA8" w:rsidP="00137600">
            <w:pPr>
              <w:rPr>
                <w:rFonts w:ascii="宋体" w:hAnsi="宋体"/>
              </w:rPr>
            </w:pPr>
            <w:r>
              <w:rPr>
                <w:rFonts w:ascii="宋体" w:hAnsi="宋体" w:hint="eastAsia"/>
              </w:rPr>
              <w:t>字段代码</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B2CA8" w:rsidRDefault="00DB2CA8" w:rsidP="00137600">
            <w:pPr>
              <w:rPr>
                <w:rFonts w:ascii="宋体" w:hAnsi="宋体"/>
              </w:rPr>
            </w:pPr>
            <w:r>
              <w:rPr>
                <w:rFonts w:ascii="宋体" w:hAnsi="宋体" w:hint="eastAsia"/>
              </w:rPr>
              <w:t>字段名</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DB2CA8" w:rsidRDefault="00DB2CA8" w:rsidP="00137600">
            <w:pPr>
              <w:rPr>
                <w:rFonts w:cs="Calibri"/>
                <w:szCs w:val="21"/>
              </w:rPr>
            </w:pPr>
            <w:r>
              <w:rPr>
                <w:rFonts w:ascii="宋体" w:hAnsi="宋体" w:hint="eastAsia"/>
              </w:rPr>
              <w:t>主键</w:t>
            </w: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DB2CA8" w:rsidRDefault="00DB2CA8" w:rsidP="00137600">
            <w:pPr>
              <w:rPr>
                <w:sz w:val="20"/>
                <w:szCs w:val="20"/>
              </w:rPr>
            </w:pPr>
            <w:r>
              <w:rPr>
                <w:rFonts w:ascii="宋体" w:hAnsi="宋体" w:hint="eastAsia"/>
              </w:rPr>
              <w:t>备注</w:t>
            </w:r>
          </w:p>
        </w:tc>
        <w:tc>
          <w:tcPr>
            <w:tcW w:w="579" w:type="dxa"/>
            <w:tcBorders>
              <w:top w:val="nil"/>
              <w:left w:val="nil"/>
              <w:bottom w:val="single" w:sz="8" w:space="0" w:color="auto"/>
              <w:right w:val="single" w:sz="4" w:space="0" w:color="auto"/>
            </w:tcBorders>
          </w:tcPr>
          <w:p w:rsidR="00DB2CA8" w:rsidRDefault="00DB2CA8" w:rsidP="00137600">
            <w:pPr>
              <w:rPr>
                <w:rFonts w:ascii="宋体" w:hAnsi="宋体" w:cs="宋体"/>
                <w:szCs w:val="21"/>
              </w:rPr>
            </w:pPr>
            <w:r>
              <w:rPr>
                <w:rFonts w:ascii="宋体" w:hAnsi="宋体" w:hint="eastAsia"/>
              </w:rPr>
              <w:t>可空</w:t>
            </w:r>
          </w:p>
        </w:tc>
        <w:tc>
          <w:tcPr>
            <w:tcW w:w="633" w:type="dxa"/>
            <w:tcBorders>
              <w:top w:val="nil"/>
              <w:left w:val="single" w:sz="4" w:space="0" w:color="auto"/>
              <w:bottom w:val="single" w:sz="8" w:space="0" w:color="auto"/>
              <w:right w:val="single" w:sz="8" w:space="0" w:color="auto"/>
            </w:tcBorders>
          </w:tcPr>
          <w:p w:rsidR="00DB2CA8" w:rsidRDefault="00DB2CA8" w:rsidP="00137600">
            <w:pPr>
              <w:rPr>
                <w:rFonts w:ascii="宋体" w:hAnsi="宋体" w:cs="宋体"/>
                <w:szCs w:val="21"/>
              </w:rPr>
            </w:pPr>
            <w:r>
              <w:rPr>
                <w:rFonts w:ascii="宋体" w:hAnsi="宋体" w:hint="eastAsia"/>
              </w:rPr>
              <w:t>默认值</w:t>
            </w:r>
          </w:p>
        </w:tc>
        <w:tc>
          <w:tcPr>
            <w:tcW w:w="1420" w:type="dxa"/>
            <w:tcBorders>
              <w:top w:val="nil"/>
              <w:left w:val="nil"/>
              <w:bottom w:val="single" w:sz="8" w:space="0" w:color="auto"/>
              <w:right w:val="single" w:sz="8" w:space="0" w:color="auto"/>
            </w:tcBorders>
          </w:tcPr>
          <w:p w:rsidR="00DB2CA8" w:rsidRDefault="00DB2CA8" w:rsidP="00137600">
            <w:pPr>
              <w:rPr>
                <w:szCs w:val="21"/>
              </w:rPr>
            </w:pPr>
            <w:r>
              <w:rPr>
                <w:rFonts w:ascii="宋体" w:hAnsi="宋体" w:hint="eastAsia"/>
              </w:rPr>
              <w:t>类型</w:t>
            </w:r>
          </w:p>
        </w:tc>
      </w:tr>
      <w:tr w:rsidR="00DB2CA8" w:rsidTr="00137600">
        <w:trPr>
          <w:gridAfter w:val="1"/>
          <w:wAfter w:w="21" w:type="dxa"/>
          <w:trHeight w:val="646"/>
          <w:jc w:val="center"/>
        </w:trPr>
        <w:tc>
          <w:tcPr>
            <w:tcW w:w="1401" w:type="dxa"/>
            <w:tcBorders>
              <w:top w:val="nil"/>
              <w:left w:val="single" w:sz="8" w:space="0" w:color="auto"/>
              <w:bottom w:val="single" w:sz="8" w:space="0" w:color="auto"/>
              <w:right w:val="single" w:sz="8" w:space="0" w:color="auto"/>
            </w:tcBorders>
          </w:tcPr>
          <w:p w:rsidR="00DB2CA8" w:rsidRDefault="00DB2CA8" w:rsidP="00137600">
            <w:pPr>
              <w:rPr>
                <w:rFonts w:ascii="宋体" w:hAnsi="宋体"/>
              </w:rPr>
            </w:pPr>
            <w:r w:rsidRPr="006A3A33">
              <w:rPr>
                <w:rFonts w:hint="eastAsia"/>
              </w:rPr>
              <w:t>id</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B2CA8" w:rsidRDefault="00DB2CA8" w:rsidP="00137600">
            <w:pPr>
              <w:rPr>
                <w:rFonts w:ascii="宋体" w:hAnsi="宋体"/>
              </w:rPr>
            </w:pPr>
            <w:r>
              <w:rPr>
                <w:rFonts w:ascii="宋体" w:hAnsi="宋体" w:hint="eastAsia"/>
              </w:rPr>
              <w:t>序号</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DB2CA8" w:rsidRDefault="00DB2CA8" w:rsidP="00137600">
            <w:pPr>
              <w:rPr>
                <w:rFonts w:cs="Calibri"/>
                <w:szCs w:val="21"/>
              </w:rPr>
            </w:pPr>
            <w:r>
              <w:rPr>
                <w:rFonts w:cs="Calibri" w:hint="eastAsia"/>
                <w:szCs w:val="21"/>
              </w:rPr>
              <w:t>Y</w:t>
            </w: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DB2CA8" w:rsidRDefault="00DB2CA8" w:rsidP="00137600">
            <w:pPr>
              <w:jc w:val="left"/>
              <w:rPr>
                <w:sz w:val="20"/>
                <w:szCs w:val="20"/>
              </w:rPr>
            </w:pPr>
          </w:p>
        </w:tc>
        <w:tc>
          <w:tcPr>
            <w:tcW w:w="579" w:type="dxa"/>
            <w:tcBorders>
              <w:top w:val="nil"/>
              <w:left w:val="nil"/>
              <w:bottom w:val="single" w:sz="8" w:space="0" w:color="auto"/>
              <w:right w:val="single" w:sz="4" w:space="0" w:color="auto"/>
            </w:tcBorders>
            <w:vAlign w:val="center"/>
          </w:tcPr>
          <w:p w:rsidR="00DB2CA8" w:rsidRDefault="00DB2CA8" w:rsidP="00137600">
            <w:pPr>
              <w:jc w:val="center"/>
              <w:rPr>
                <w:rFonts w:ascii="宋体" w:hAnsi="宋体" w:cs="宋体"/>
                <w:szCs w:val="21"/>
              </w:rPr>
            </w:pPr>
            <w:r>
              <w:rPr>
                <w:rFonts w:ascii="宋体" w:hAnsi="宋体" w:cs="宋体" w:hint="eastAsia"/>
                <w:szCs w:val="21"/>
              </w:rPr>
              <w:t>N</w:t>
            </w:r>
          </w:p>
        </w:tc>
        <w:tc>
          <w:tcPr>
            <w:tcW w:w="633" w:type="dxa"/>
            <w:tcBorders>
              <w:top w:val="nil"/>
              <w:left w:val="single" w:sz="4" w:space="0" w:color="auto"/>
              <w:bottom w:val="single" w:sz="8" w:space="0" w:color="auto"/>
              <w:right w:val="single" w:sz="8" w:space="0" w:color="auto"/>
            </w:tcBorders>
            <w:vAlign w:val="center"/>
          </w:tcPr>
          <w:p w:rsidR="00DB2CA8" w:rsidRDefault="00DB2CA8" w:rsidP="00137600">
            <w:pPr>
              <w:rPr>
                <w:rFonts w:ascii="宋体" w:hAnsi="宋体" w:cs="宋体"/>
                <w:szCs w:val="21"/>
              </w:rPr>
            </w:pPr>
          </w:p>
        </w:tc>
        <w:tc>
          <w:tcPr>
            <w:tcW w:w="1420" w:type="dxa"/>
            <w:tcBorders>
              <w:top w:val="nil"/>
              <w:left w:val="nil"/>
              <w:bottom w:val="single" w:sz="8" w:space="0" w:color="auto"/>
              <w:right w:val="single" w:sz="8" w:space="0" w:color="auto"/>
            </w:tcBorders>
          </w:tcPr>
          <w:p w:rsidR="00DB2CA8" w:rsidRDefault="00DB2CA8" w:rsidP="00137600">
            <w:pPr>
              <w:rPr>
                <w:szCs w:val="21"/>
              </w:rPr>
            </w:pPr>
            <w:r>
              <w:rPr>
                <w:rFonts w:hint="eastAsia"/>
                <w:szCs w:val="21"/>
              </w:rPr>
              <w:t>int</w:t>
            </w:r>
          </w:p>
        </w:tc>
      </w:tr>
      <w:tr w:rsidR="00DB2CA8" w:rsidTr="00137600">
        <w:trPr>
          <w:gridAfter w:val="1"/>
          <w:wAfter w:w="21" w:type="dxa"/>
          <w:trHeight w:val="352"/>
          <w:jc w:val="center"/>
        </w:trPr>
        <w:tc>
          <w:tcPr>
            <w:tcW w:w="1401" w:type="dxa"/>
            <w:tcBorders>
              <w:top w:val="nil"/>
              <w:left w:val="single" w:sz="8" w:space="0" w:color="auto"/>
              <w:bottom w:val="single" w:sz="8" w:space="0" w:color="auto"/>
              <w:right w:val="single" w:sz="8" w:space="0" w:color="auto"/>
            </w:tcBorders>
          </w:tcPr>
          <w:p w:rsidR="00DB2CA8" w:rsidRDefault="00DB2CA8" w:rsidP="00137600">
            <w:pPr>
              <w:rPr>
                <w:rFonts w:ascii="宋体" w:hAnsi="宋体"/>
              </w:rPr>
            </w:pPr>
            <w:r>
              <w:rPr>
                <w:rFonts w:hint="eastAsia"/>
              </w:rPr>
              <w:t>report</w:t>
            </w:r>
            <w:r w:rsidRPr="006A3A33">
              <w:rPr>
                <w:rFonts w:hint="eastAsia"/>
              </w:rPr>
              <w:t>_id</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B2CA8" w:rsidRDefault="00320895" w:rsidP="00137600">
            <w:pPr>
              <w:rPr>
                <w:rFonts w:cs="Calibri"/>
                <w:szCs w:val="21"/>
              </w:rPr>
            </w:pPr>
            <w:r>
              <w:rPr>
                <w:rFonts w:cs="Calibri" w:hint="eastAsia"/>
                <w:szCs w:val="21"/>
              </w:rPr>
              <w:t>审批表</w:t>
            </w:r>
            <w:r>
              <w:rPr>
                <w:rFonts w:cs="Calibri" w:hint="eastAsia"/>
                <w:szCs w:val="21"/>
              </w:rPr>
              <w:t>id</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DB2CA8" w:rsidRDefault="00DB2CA8" w:rsidP="00137600">
            <w:pPr>
              <w:rPr>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DB2CA8" w:rsidRDefault="00370A20" w:rsidP="00137600">
            <w:pPr>
              <w:jc w:val="left"/>
              <w:rPr>
                <w:sz w:val="20"/>
                <w:szCs w:val="20"/>
              </w:rPr>
            </w:pPr>
            <w:proofErr w:type="gramStart"/>
            <w:r w:rsidRPr="000D278B">
              <w:rPr>
                <w:rFonts w:ascii="宋体" w:hAnsi="宋体" w:hint="eastAsia"/>
              </w:rPr>
              <w:t>审批表主键</w:t>
            </w:r>
            <w:proofErr w:type="gramEnd"/>
          </w:p>
        </w:tc>
        <w:tc>
          <w:tcPr>
            <w:tcW w:w="579" w:type="dxa"/>
            <w:tcBorders>
              <w:top w:val="nil"/>
              <w:left w:val="nil"/>
              <w:bottom w:val="single" w:sz="8" w:space="0" w:color="auto"/>
              <w:right w:val="single" w:sz="4" w:space="0" w:color="auto"/>
            </w:tcBorders>
            <w:vAlign w:val="center"/>
          </w:tcPr>
          <w:p w:rsidR="00DB2CA8" w:rsidRPr="002F4728" w:rsidRDefault="00DB2CA8" w:rsidP="00137600">
            <w:pPr>
              <w:jc w:val="center"/>
              <w:rPr>
                <w:rFonts w:ascii="宋体" w:hAnsi="宋体" w:cs="宋体"/>
                <w:szCs w:val="21"/>
              </w:rPr>
            </w:pPr>
            <w:r w:rsidRPr="00855553">
              <w:rPr>
                <w:rFonts w:ascii="宋体" w:hAnsi="宋体" w:cs="宋体" w:hint="eastAsia"/>
                <w:szCs w:val="21"/>
              </w:rPr>
              <w:t>N</w:t>
            </w:r>
          </w:p>
        </w:tc>
        <w:tc>
          <w:tcPr>
            <w:tcW w:w="633" w:type="dxa"/>
            <w:tcBorders>
              <w:top w:val="nil"/>
              <w:left w:val="single" w:sz="4" w:space="0" w:color="auto"/>
              <w:bottom w:val="single" w:sz="8" w:space="0" w:color="auto"/>
              <w:right w:val="single" w:sz="8" w:space="0" w:color="auto"/>
            </w:tcBorders>
            <w:vAlign w:val="center"/>
          </w:tcPr>
          <w:p w:rsidR="00DB2CA8" w:rsidRDefault="00DB2CA8" w:rsidP="00137600">
            <w:pPr>
              <w:rPr>
                <w:rFonts w:ascii="宋体" w:hAnsi="宋体" w:cs="宋体"/>
                <w:szCs w:val="21"/>
              </w:rPr>
            </w:pPr>
          </w:p>
        </w:tc>
        <w:tc>
          <w:tcPr>
            <w:tcW w:w="1420" w:type="dxa"/>
            <w:tcBorders>
              <w:top w:val="nil"/>
              <w:left w:val="nil"/>
              <w:bottom w:val="single" w:sz="8" w:space="0" w:color="auto"/>
              <w:right w:val="single" w:sz="8" w:space="0" w:color="auto"/>
            </w:tcBorders>
          </w:tcPr>
          <w:p w:rsidR="00DB2CA8" w:rsidRDefault="00DB2CA8" w:rsidP="00137600">
            <w:pPr>
              <w:rPr>
                <w:szCs w:val="21"/>
              </w:rPr>
            </w:pPr>
            <w:r>
              <w:rPr>
                <w:rFonts w:hint="eastAsia"/>
                <w:szCs w:val="21"/>
              </w:rPr>
              <w:t>int</w:t>
            </w:r>
          </w:p>
        </w:tc>
      </w:tr>
      <w:tr w:rsidR="00370A20" w:rsidTr="00137600">
        <w:trPr>
          <w:gridAfter w:val="1"/>
          <w:wAfter w:w="21" w:type="dxa"/>
          <w:trHeight w:val="352"/>
          <w:jc w:val="center"/>
        </w:trPr>
        <w:tc>
          <w:tcPr>
            <w:tcW w:w="1401" w:type="dxa"/>
            <w:tcBorders>
              <w:top w:val="nil"/>
              <w:left w:val="single" w:sz="8" w:space="0" w:color="auto"/>
              <w:bottom w:val="single" w:sz="8" w:space="0" w:color="auto"/>
              <w:right w:val="single" w:sz="8" w:space="0" w:color="auto"/>
            </w:tcBorders>
          </w:tcPr>
          <w:p w:rsidR="00370A20" w:rsidRDefault="00370A20" w:rsidP="00137600">
            <w:r>
              <w:rPr>
                <w:rFonts w:hint="eastAsia"/>
              </w:rPr>
              <w:t>process_id</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370A20" w:rsidRDefault="00370A20">
            <w:pPr>
              <w:rPr>
                <w:rFonts w:cs="Calibri"/>
                <w:szCs w:val="21"/>
              </w:rPr>
            </w:pPr>
            <w:r>
              <w:rPr>
                <w:rFonts w:cs="Calibri" w:hint="eastAsia"/>
                <w:szCs w:val="21"/>
              </w:rPr>
              <w:t>流程类别</w:t>
            </w:r>
            <w:r>
              <w:rPr>
                <w:rFonts w:cs="Calibri" w:hint="eastAsia"/>
                <w:szCs w:val="21"/>
              </w:rPr>
              <w:t>id</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370A20" w:rsidRDefault="00370A20" w:rsidP="00137600">
            <w:pPr>
              <w:rPr>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370A20" w:rsidRPr="00370A20" w:rsidRDefault="00370A20" w:rsidP="00137600">
            <w:pPr>
              <w:jc w:val="left"/>
              <w:rPr>
                <w:rFonts w:ascii="宋体" w:hAnsi="宋体"/>
              </w:rPr>
            </w:pPr>
          </w:p>
        </w:tc>
        <w:tc>
          <w:tcPr>
            <w:tcW w:w="579" w:type="dxa"/>
            <w:tcBorders>
              <w:top w:val="nil"/>
              <w:left w:val="nil"/>
              <w:bottom w:val="single" w:sz="8" w:space="0" w:color="auto"/>
              <w:right w:val="single" w:sz="4" w:space="0" w:color="auto"/>
            </w:tcBorders>
            <w:vAlign w:val="center"/>
          </w:tcPr>
          <w:p w:rsidR="00370A20" w:rsidRPr="00855553" w:rsidRDefault="005D1A23" w:rsidP="00137600">
            <w:pPr>
              <w:jc w:val="center"/>
              <w:rPr>
                <w:rFonts w:ascii="宋体" w:hAnsi="宋体" w:cs="宋体"/>
                <w:szCs w:val="21"/>
              </w:rPr>
            </w:pPr>
            <w:r>
              <w:rPr>
                <w:rFonts w:ascii="宋体" w:hAnsi="宋体" w:cs="宋体" w:hint="eastAsia"/>
                <w:szCs w:val="21"/>
              </w:rPr>
              <w:t>N</w:t>
            </w:r>
          </w:p>
        </w:tc>
        <w:tc>
          <w:tcPr>
            <w:tcW w:w="633" w:type="dxa"/>
            <w:tcBorders>
              <w:top w:val="nil"/>
              <w:left w:val="single" w:sz="4" w:space="0" w:color="auto"/>
              <w:bottom w:val="single" w:sz="8" w:space="0" w:color="auto"/>
              <w:right w:val="single" w:sz="8" w:space="0" w:color="auto"/>
            </w:tcBorders>
            <w:vAlign w:val="center"/>
          </w:tcPr>
          <w:p w:rsidR="00370A20" w:rsidRDefault="00370A20" w:rsidP="00137600">
            <w:pPr>
              <w:rPr>
                <w:rFonts w:ascii="宋体" w:hAnsi="宋体" w:cs="宋体"/>
                <w:szCs w:val="21"/>
              </w:rPr>
            </w:pPr>
          </w:p>
        </w:tc>
        <w:tc>
          <w:tcPr>
            <w:tcW w:w="1420" w:type="dxa"/>
            <w:tcBorders>
              <w:top w:val="nil"/>
              <w:left w:val="nil"/>
              <w:bottom w:val="single" w:sz="8" w:space="0" w:color="auto"/>
              <w:right w:val="single" w:sz="8" w:space="0" w:color="auto"/>
            </w:tcBorders>
          </w:tcPr>
          <w:p w:rsidR="00370A20" w:rsidRDefault="00370A20" w:rsidP="00137600">
            <w:pPr>
              <w:rPr>
                <w:szCs w:val="21"/>
              </w:rPr>
            </w:pPr>
            <w:r>
              <w:rPr>
                <w:rFonts w:hint="eastAsia"/>
                <w:szCs w:val="21"/>
              </w:rPr>
              <w:t>int</w:t>
            </w:r>
          </w:p>
        </w:tc>
      </w:tr>
      <w:tr w:rsidR="00DB2CA8" w:rsidTr="00137600">
        <w:trPr>
          <w:trHeight w:val="646"/>
          <w:jc w:val="center"/>
        </w:trPr>
        <w:tc>
          <w:tcPr>
            <w:tcW w:w="1401" w:type="dxa"/>
            <w:tcBorders>
              <w:top w:val="nil"/>
              <w:left w:val="single" w:sz="8" w:space="0" w:color="auto"/>
              <w:bottom w:val="single" w:sz="8" w:space="0" w:color="auto"/>
              <w:right w:val="single" w:sz="8" w:space="0" w:color="auto"/>
            </w:tcBorders>
          </w:tcPr>
          <w:p w:rsidR="00DB2CA8" w:rsidRDefault="00370A20" w:rsidP="00137600">
            <w:pPr>
              <w:rPr>
                <w:rFonts w:ascii="宋体" w:hAnsi="宋体"/>
                <w:color w:val="FF0000"/>
              </w:rPr>
            </w:pPr>
            <w:r>
              <w:rPr>
                <w:rFonts w:hint="eastAsia"/>
              </w:rPr>
              <w:t>currentstep</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B2CA8" w:rsidRPr="006A3A33" w:rsidRDefault="00370A20" w:rsidP="00137600">
            <w:pPr>
              <w:rPr>
                <w:rFonts w:cs="Calibri"/>
                <w:szCs w:val="21"/>
              </w:rPr>
            </w:pPr>
            <w:r>
              <w:rPr>
                <w:rFonts w:cs="Calibri" w:hint="eastAsia"/>
                <w:szCs w:val="21"/>
              </w:rPr>
              <w:t>当前步骤</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DB2CA8" w:rsidRPr="006A3A33" w:rsidRDefault="00DB2CA8" w:rsidP="00137600">
            <w:pPr>
              <w:rPr>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DB2CA8" w:rsidRPr="006A3A33" w:rsidRDefault="00DB2CA8" w:rsidP="00137600">
            <w:pPr>
              <w:jc w:val="left"/>
              <w:rPr>
                <w:sz w:val="20"/>
                <w:szCs w:val="20"/>
              </w:rPr>
            </w:pPr>
          </w:p>
        </w:tc>
        <w:tc>
          <w:tcPr>
            <w:tcW w:w="579" w:type="dxa"/>
            <w:tcBorders>
              <w:top w:val="nil"/>
              <w:left w:val="nil"/>
              <w:bottom w:val="single" w:sz="8" w:space="0" w:color="auto"/>
              <w:right w:val="single" w:sz="8" w:space="0" w:color="auto"/>
            </w:tcBorders>
            <w:vAlign w:val="center"/>
          </w:tcPr>
          <w:p w:rsidR="00DB2CA8" w:rsidRPr="006A3A33" w:rsidRDefault="00DB2CA8" w:rsidP="00137600">
            <w:pPr>
              <w:jc w:val="center"/>
              <w:rPr>
                <w:rFonts w:ascii="宋体" w:hAnsi="宋体" w:cs="宋体"/>
                <w:szCs w:val="21"/>
              </w:rPr>
            </w:pPr>
            <w:r w:rsidRPr="006A3A33">
              <w:rPr>
                <w:rFonts w:ascii="宋体" w:hAnsi="宋体" w:cs="宋体" w:hint="eastAsia"/>
                <w:szCs w:val="21"/>
              </w:rPr>
              <w:t>N</w:t>
            </w:r>
          </w:p>
        </w:tc>
        <w:tc>
          <w:tcPr>
            <w:tcW w:w="633" w:type="dxa"/>
            <w:tcBorders>
              <w:top w:val="nil"/>
              <w:left w:val="nil"/>
              <w:bottom w:val="single" w:sz="8" w:space="0" w:color="auto"/>
              <w:right w:val="single" w:sz="4" w:space="0" w:color="auto"/>
            </w:tcBorders>
          </w:tcPr>
          <w:p w:rsidR="00DB2CA8" w:rsidRDefault="00DB2CA8" w:rsidP="00137600">
            <w:pPr>
              <w:rPr>
                <w:color w:val="FF0000"/>
                <w:szCs w:val="21"/>
              </w:rPr>
            </w:pPr>
          </w:p>
        </w:tc>
        <w:tc>
          <w:tcPr>
            <w:tcW w:w="1441" w:type="dxa"/>
            <w:gridSpan w:val="2"/>
            <w:tcBorders>
              <w:top w:val="nil"/>
              <w:left w:val="single" w:sz="4" w:space="0" w:color="auto"/>
              <w:bottom w:val="single" w:sz="8" w:space="0" w:color="auto"/>
              <w:right w:val="single" w:sz="8" w:space="0" w:color="auto"/>
            </w:tcBorders>
          </w:tcPr>
          <w:p w:rsidR="00DB2CA8" w:rsidRDefault="00DB2CA8" w:rsidP="00137600">
            <w:pPr>
              <w:rPr>
                <w:color w:val="FF0000"/>
              </w:rPr>
            </w:pPr>
            <w:del w:id="2074" w:author="t450" w:date="2017-10-17T15:19:00Z">
              <w:r w:rsidDel="001E55F8">
                <w:rPr>
                  <w:rFonts w:hint="eastAsia"/>
                </w:rPr>
                <w:delText>varchar(255)</w:delText>
              </w:r>
            </w:del>
            <w:ins w:id="2075" w:author="t450" w:date="2017-10-17T15:19:00Z">
              <w:r w:rsidR="001E55F8">
                <w:rPr>
                  <w:rFonts w:hint="eastAsia"/>
                </w:rPr>
                <w:t>int</w:t>
              </w:r>
            </w:ins>
          </w:p>
        </w:tc>
      </w:tr>
      <w:tr w:rsidR="00DB2CA8" w:rsidTr="00137600">
        <w:trPr>
          <w:gridAfter w:val="1"/>
          <w:wAfter w:w="21" w:type="dxa"/>
          <w:trHeight w:val="352"/>
          <w:jc w:val="center"/>
        </w:trPr>
        <w:tc>
          <w:tcPr>
            <w:tcW w:w="1401" w:type="dxa"/>
            <w:tcBorders>
              <w:top w:val="nil"/>
              <w:left w:val="single" w:sz="8" w:space="0" w:color="auto"/>
              <w:bottom w:val="single" w:sz="4" w:space="0" w:color="auto"/>
              <w:right w:val="single" w:sz="8" w:space="0" w:color="auto"/>
            </w:tcBorders>
          </w:tcPr>
          <w:p w:rsidR="00DB2CA8" w:rsidRDefault="00370A20" w:rsidP="00137600">
            <w:pPr>
              <w:rPr>
                <w:rFonts w:ascii="宋体" w:hAnsi="宋体"/>
              </w:rPr>
            </w:pPr>
            <w:r>
              <w:t>currentuser</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B2CA8" w:rsidRPr="002F4728" w:rsidRDefault="00370A20" w:rsidP="00137600">
            <w:pPr>
              <w:rPr>
                <w:rFonts w:cs="Calibri"/>
                <w:szCs w:val="21"/>
              </w:rPr>
            </w:pPr>
            <w:r>
              <w:rPr>
                <w:rFonts w:cs="Calibri" w:hint="eastAsia"/>
                <w:szCs w:val="21"/>
              </w:rPr>
              <w:t>当前操作人</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DB2CA8" w:rsidRPr="007A1BF8" w:rsidRDefault="00DB2CA8" w:rsidP="00137600">
            <w:pPr>
              <w:rPr>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DB2CA8" w:rsidRPr="006A3A33" w:rsidRDefault="00DB2CA8" w:rsidP="00137600">
            <w:pPr>
              <w:jc w:val="left"/>
              <w:rPr>
                <w:rFonts w:ascii="宋体" w:hAnsi="宋体"/>
              </w:rPr>
            </w:pPr>
          </w:p>
        </w:tc>
        <w:tc>
          <w:tcPr>
            <w:tcW w:w="579" w:type="dxa"/>
            <w:tcBorders>
              <w:top w:val="nil"/>
              <w:left w:val="nil"/>
              <w:bottom w:val="single" w:sz="8" w:space="0" w:color="auto"/>
              <w:right w:val="single" w:sz="4" w:space="0" w:color="auto"/>
            </w:tcBorders>
            <w:vAlign w:val="center"/>
          </w:tcPr>
          <w:p w:rsidR="00DB2CA8" w:rsidRPr="006A3A33" w:rsidRDefault="00DB2CA8" w:rsidP="00137600">
            <w:pPr>
              <w:jc w:val="center"/>
              <w:rPr>
                <w:rFonts w:ascii="宋体" w:hAnsi="宋体" w:cs="宋体"/>
              </w:rPr>
            </w:pPr>
            <w:r w:rsidRPr="006A3A33">
              <w:rPr>
                <w:rFonts w:ascii="宋体" w:hAnsi="宋体" w:cs="宋体" w:hint="eastAsia"/>
              </w:rPr>
              <w:t>Y</w:t>
            </w:r>
          </w:p>
        </w:tc>
        <w:tc>
          <w:tcPr>
            <w:tcW w:w="633" w:type="dxa"/>
            <w:tcBorders>
              <w:top w:val="nil"/>
              <w:left w:val="single" w:sz="4" w:space="0" w:color="auto"/>
              <w:bottom w:val="single" w:sz="8" w:space="0" w:color="auto"/>
              <w:right w:val="single" w:sz="8" w:space="0" w:color="auto"/>
            </w:tcBorders>
            <w:vAlign w:val="center"/>
          </w:tcPr>
          <w:p w:rsidR="00DB2CA8" w:rsidRDefault="00DB2CA8" w:rsidP="00137600">
            <w:pPr>
              <w:rPr>
                <w:rFonts w:ascii="宋体" w:hAnsi="宋体" w:cs="宋体"/>
              </w:rPr>
            </w:pPr>
          </w:p>
        </w:tc>
        <w:tc>
          <w:tcPr>
            <w:tcW w:w="1420" w:type="dxa"/>
            <w:tcBorders>
              <w:top w:val="nil"/>
              <w:left w:val="nil"/>
              <w:bottom w:val="single" w:sz="8" w:space="0" w:color="auto"/>
              <w:right w:val="single" w:sz="8" w:space="0" w:color="auto"/>
            </w:tcBorders>
          </w:tcPr>
          <w:p w:rsidR="00DB2CA8" w:rsidRDefault="00DB2CA8" w:rsidP="00137600">
            <w:pPr>
              <w:rPr>
                <w:szCs w:val="21"/>
              </w:rPr>
            </w:pPr>
            <w:r>
              <w:rPr>
                <w:rFonts w:hint="eastAsia"/>
              </w:rPr>
              <w:t>varchar(255)</w:t>
            </w:r>
          </w:p>
        </w:tc>
      </w:tr>
      <w:tr w:rsidR="00922ED1" w:rsidTr="00137600">
        <w:trPr>
          <w:gridAfter w:val="1"/>
          <w:wAfter w:w="21" w:type="dxa"/>
          <w:trHeight w:val="352"/>
          <w:jc w:val="center"/>
        </w:trPr>
        <w:tc>
          <w:tcPr>
            <w:tcW w:w="1401" w:type="dxa"/>
            <w:tcBorders>
              <w:top w:val="nil"/>
              <w:left w:val="single" w:sz="8" w:space="0" w:color="auto"/>
              <w:bottom w:val="single" w:sz="4" w:space="0" w:color="auto"/>
              <w:right w:val="single" w:sz="8" w:space="0" w:color="auto"/>
            </w:tcBorders>
          </w:tcPr>
          <w:p w:rsidR="00922ED1" w:rsidRDefault="00922ED1" w:rsidP="00137600">
            <w:r>
              <w:rPr>
                <w:rFonts w:hint="eastAsia"/>
              </w:rPr>
              <w:t>currentstep_time</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22ED1" w:rsidRDefault="00922ED1" w:rsidP="00137600">
            <w:pPr>
              <w:rPr>
                <w:rFonts w:cs="Calibri"/>
                <w:szCs w:val="21"/>
              </w:rPr>
            </w:pPr>
            <w:r>
              <w:rPr>
                <w:rFonts w:cs="Calibri" w:hint="eastAsia"/>
                <w:szCs w:val="21"/>
              </w:rPr>
              <w:t>进入当前步骤人时间</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922ED1" w:rsidRPr="007A1BF8" w:rsidRDefault="00922ED1" w:rsidP="00137600">
            <w:pPr>
              <w:rPr>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922ED1" w:rsidRPr="00CB2A37" w:rsidRDefault="00922ED1" w:rsidP="00137600">
            <w:pPr>
              <w:jc w:val="left"/>
              <w:rPr>
                <w:rFonts w:ascii="宋体" w:hAnsi="宋体"/>
              </w:rPr>
            </w:pPr>
          </w:p>
        </w:tc>
        <w:tc>
          <w:tcPr>
            <w:tcW w:w="579" w:type="dxa"/>
            <w:tcBorders>
              <w:top w:val="nil"/>
              <w:left w:val="nil"/>
              <w:bottom w:val="single" w:sz="8" w:space="0" w:color="auto"/>
              <w:right w:val="single" w:sz="4" w:space="0" w:color="auto"/>
            </w:tcBorders>
            <w:vAlign w:val="center"/>
          </w:tcPr>
          <w:p w:rsidR="00922ED1" w:rsidRPr="006A3A33" w:rsidRDefault="005D1A23" w:rsidP="00137600">
            <w:pPr>
              <w:jc w:val="center"/>
              <w:rPr>
                <w:rFonts w:ascii="宋体" w:hAnsi="宋体" w:cs="宋体"/>
              </w:rPr>
            </w:pPr>
            <w:r>
              <w:rPr>
                <w:rFonts w:ascii="宋体" w:hAnsi="宋体" w:cs="宋体" w:hint="eastAsia"/>
              </w:rPr>
              <w:t>Y</w:t>
            </w:r>
          </w:p>
        </w:tc>
        <w:tc>
          <w:tcPr>
            <w:tcW w:w="633" w:type="dxa"/>
            <w:tcBorders>
              <w:top w:val="nil"/>
              <w:left w:val="single" w:sz="4" w:space="0" w:color="auto"/>
              <w:bottom w:val="single" w:sz="8" w:space="0" w:color="auto"/>
              <w:right w:val="single" w:sz="8" w:space="0" w:color="auto"/>
            </w:tcBorders>
            <w:vAlign w:val="center"/>
          </w:tcPr>
          <w:p w:rsidR="00922ED1" w:rsidRDefault="00922ED1" w:rsidP="00137600">
            <w:pPr>
              <w:rPr>
                <w:rFonts w:ascii="宋体" w:hAnsi="宋体" w:cs="宋体"/>
              </w:rPr>
            </w:pPr>
          </w:p>
        </w:tc>
        <w:tc>
          <w:tcPr>
            <w:tcW w:w="1420" w:type="dxa"/>
            <w:tcBorders>
              <w:top w:val="nil"/>
              <w:left w:val="nil"/>
              <w:bottom w:val="single" w:sz="8" w:space="0" w:color="auto"/>
              <w:right w:val="single" w:sz="8" w:space="0" w:color="auto"/>
            </w:tcBorders>
          </w:tcPr>
          <w:p w:rsidR="00922ED1" w:rsidRDefault="00922ED1" w:rsidP="00137600">
            <w:pPr>
              <w:rPr>
                <w:szCs w:val="21"/>
              </w:rPr>
            </w:pPr>
            <w:r>
              <w:rPr>
                <w:rFonts w:hint="eastAsia"/>
                <w:szCs w:val="21"/>
              </w:rPr>
              <w:t>datetime</w:t>
            </w:r>
          </w:p>
        </w:tc>
      </w:tr>
      <w:tr w:rsidR="00DB2CA8" w:rsidTr="00137600">
        <w:trPr>
          <w:gridAfter w:val="1"/>
          <w:wAfter w:w="21" w:type="dxa"/>
          <w:trHeight w:val="352"/>
          <w:jc w:val="center"/>
        </w:trPr>
        <w:tc>
          <w:tcPr>
            <w:tcW w:w="1401" w:type="dxa"/>
            <w:tcBorders>
              <w:top w:val="nil"/>
              <w:left w:val="single" w:sz="8" w:space="0" w:color="auto"/>
              <w:bottom w:val="single" w:sz="4" w:space="0" w:color="auto"/>
              <w:right w:val="single" w:sz="8" w:space="0" w:color="auto"/>
            </w:tcBorders>
          </w:tcPr>
          <w:p w:rsidR="00DB2CA8" w:rsidRDefault="00370A20" w:rsidP="00137600">
            <w:pPr>
              <w:rPr>
                <w:rFonts w:ascii="宋体" w:hAnsi="宋体"/>
              </w:rPr>
            </w:pPr>
            <w:r>
              <w:rPr>
                <w:rFonts w:hint="eastAsia"/>
              </w:rPr>
              <w:lastRenderedPageBreak/>
              <w:t>start</w:t>
            </w:r>
            <w:r w:rsidR="00DB2CA8" w:rsidRPr="006A3A33">
              <w:rPr>
                <w:rFonts w:hint="eastAsia"/>
              </w:rPr>
              <w:t>_time</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B2CA8" w:rsidRPr="002F4728" w:rsidRDefault="00370A20" w:rsidP="00137600">
            <w:pPr>
              <w:rPr>
                <w:rFonts w:cs="Calibri"/>
                <w:szCs w:val="21"/>
              </w:rPr>
            </w:pPr>
            <w:r>
              <w:rPr>
                <w:rFonts w:cs="Calibri" w:hint="eastAsia"/>
                <w:szCs w:val="21"/>
              </w:rPr>
              <w:t>流程启动</w:t>
            </w:r>
            <w:r w:rsidR="00DB2CA8" w:rsidRPr="00855553">
              <w:rPr>
                <w:rFonts w:cs="Calibri" w:hint="eastAsia"/>
                <w:szCs w:val="21"/>
              </w:rPr>
              <w:t>时间</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DB2CA8" w:rsidRPr="007A1BF8" w:rsidRDefault="00DB2CA8" w:rsidP="00137600">
            <w:pPr>
              <w:rPr>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DB2CA8" w:rsidRPr="00CB2A37" w:rsidRDefault="00DB2CA8" w:rsidP="00137600">
            <w:pPr>
              <w:jc w:val="left"/>
              <w:rPr>
                <w:rFonts w:ascii="宋体" w:hAnsi="宋体"/>
              </w:rPr>
            </w:pPr>
          </w:p>
        </w:tc>
        <w:tc>
          <w:tcPr>
            <w:tcW w:w="579" w:type="dxa"/>
            <w:tcBorders>
              <w:top w:val="nil"/>
              <w:left w:val="nil"/>
              <w:bottom w:val="single" w:sz="8" w:space="0" w:color="auto"/>
              <w:right w:val="single" w:sz="4" w:space="0" w:color="auto"/>
            </w:tcBorders>
            <w:vAlign w:val="center"/>
          </w:tcPr>
          <w:p w:rsidR="00DB2CA8" w:rsidRPr="006A3A33" w:rsidRDefault="00DB2CA8" w:rsidP="00137600">
            <w:pPr>
              <w:jc w:val="center"/>
              <w:rPr>
                <w:rFonts w:ascii="宋体" w:hAnsi="宋体" w:cs="宋体"/>
              </w:rPr>
            </w:pPr>
            <w:r w:rsidRPr="006A3A33">
              <w:rPr>
                <w:rFonts w:ascii="宋体" w:hAnsi="宋体" w:cs="宋体"/>
              </w:rPr>
              <w:t>Y</w:t>
            </w:r>
          </w:p>
        </w:tc>
        <w:tc>
          <w:tcPr>
            <w:tcW w:w="633" w:type="dxa"/>
            <w:tcBorders>
              <w:top w:val="nil"/>
              <w:left w:val="single" w:sz="4" w:space="0" w:color="auto"/>
              <w:bottom w:val="single" w:sz="8" w:space="0" w:color="auto"/>
              <w:right w:val="single" w:sz="8" w:space="0" w:color="auto"/>
            </w:tcBorders>
            <w:vAlign w:val="center"/>
          </w:tcPr>
          <w:p w:rsidR="00DB2CA8" w:rsidRDefault="00DB2CA8" w:rsidP="00137600">
            <w:pPr>
              <w:rPr>
                <w:rFonts w:ascii="宋体" w:hAnsi="宋体" w:cs="宋体"/>
              </w:rPr>
            </w:pPr>
          </w:p>
        </w:tc>
        <w:tc>
          <w:tcPr>
            <w:tcW w:w="1420" w:type="dxa"/>
            <w:tcBorders>
              <w:top w:val="nil"/>
              <w:left w:val="nil"/>
              <w:bottom w:val="single" w:sz="8" w:space="0" w:color="auto"/>
              <w:right w:val="single" w:sz="8" w:space="0" w:color="auto"/>
            </w:tcBorders>
          </w:tcPr>
          <w:p w:rsidR="00DB2CA8" w:rsidRDefault="00DB2CA8" w:rsidP="00137600">
            <w:pPr>
              <w:rPr>
                <w:szCs w:val="21"/>
              </w:rPr>
            </w:pPr>
            <w:r>
              <w:rPr>
                <w:rFonts w:hint="eastAsia"/>
                <w:szCs w:val="21"/>
              </w:rPr>
              <w:t>datetime</w:t>
            </w:r>
          </w:p>
        </w:tc>
      </w:tr>
      <w:tr w:rsidR="003D7257" w:rsidTr="00E230D4">
        <w:trPr>
          <w:gridAfter w:val="1"/>
          <w:wAfter w:w="21" w:type="dxa"/>
          <w:trHeight w:val="352"/>
          <w:jc w:val="center"/>
          <w:ins w:id="2076" w:author="t450" w:date="2017-09-29T14:46:00Z"/>
        </w:trPr>
        <w:tc>
          <w:tcPr>
            <w:tcW w:w="1401" w:type="dxa"/>
            <w:tcBorders>
              <w:top w:val="nil"/>
              <w:left w:val="single" w:sz="8" w:space="0" w:color="auto"/>
              <w:bottom w:val="single" w:sz="4" w:space="0" w:color="auto"/>
              <w:right w:val="single" w:sz="8" w:space="0" w:color="auto"/>
            </w:tcBorders>
          </w:tcPr>
          <w:p w:rsidR="003D7257" w:rsidRPr="006A3A33" w:rsidRDefault="003D7257" w:rsidP="00E230D4">
            <w:pPr>
              <w:rPr>
                <w:ins w:id="2077" w:author="t450" w:date="2017-09-29T14:46:00Z"/>
              </w:rPr>
            </w:pPr>
            <w:ins w:id="2078" w:author="t450" w:date="2017-09-29T14:46:00Z">
              <w:r>
                <w:rPr>
                  <w:rFonts w:hint="eastAsia"/>
                </w:rPr>
                <w:t>del_flag</w:t>
              </w:r>
            </w:ins>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3D7257" w:rsidRPr="00855553" w:rsidDel="003D7257" w:rsidRDefault="003D7257" w:rsidP="00E230D4">
            <w:pPr>
              <w:rPr>
                <w:ins w:id="2079" w:author="t450" w:date="2017-09-29T14:46:00Z"/>
                <w:rFonts w:cs="Calibri"/>
                <w:szCs w:val="21"/>
              </w:rPr>
            </w:pPr>
            <w:ins w:id="2080" w:author="t450" w:date="2017-09-29T14:46:00Z">
              <w:r>
                <w:rPr>
                  <w:rFonts w:cs="Calibri" w:hint="eastAsia"/>
                  <w:szCs w:val="21"/>
                </w:rPr>
                <w:t>删除标记</w:t>
              </w:r>
            </w:ins>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3D7257" w:rsidRPr="007A1BF8" w:rsidRDefault="003D7257" w:rsidP="00E230D4">
            <w:pPr>
              <w:rPr>
                <w:ins w:id="2081" w:author="t450" w:date="2017-09-29T14:46:00Z"/>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3D7257" w:rsidRPr="00CB2A37" w:rsidRDefault="003D7257" w:rsidP="00E230D4">
            <w:pPr>
              <w:jc w:val="left"/>
              <w:rPr>
                <w:ins w:id="2082" w:author="t450" w:date="2017-09-29T14:46:00Z"/>
                <w:rFonts w:ascii="宋体" w:hAnsi="宋体"/>
              </w:rPr>
            </w:pPr>
            <w:ins w:id="2083" w:author="t450" w:date="2017-09-29T14:46:00Z">
              <w:r>
                <w:rPr>
                  <w:rFonts w:ascii="宋体" w:hAnsi="宋体" w:hint="eastAsia"/>
                </w:rPr>
                <w:t>撤销流程将设置该字段为删除状态</w:t>
              </w:r>
            </w:ins>
          </w:p>
        </w:tc>
        <w:tc>
          <w:tcPr>
            <w:tcW w:w="579" w:type="dxa"/>
            <w:tcBorders>
              <w:top w:val="nil"/>
              <w:left w:val="nil"/>
              <w:bottom w:val="single" w:sz="8" w:space="0" w:color="auto"/>
              <w:right w:val="single" w:sz="4" w:space="0" w:color="auto"/>
            </w:tcBorders>
            <w:vAlign w:val="center"/>
          </w:tcPr>
          <w:p w:rsidR="003D7257" w:rsidRPr="003D7257" w:rsidRDefault="003D7257" w:rsidP="00E230D4">
            <w:pPr>
              <w:jc w:val="center"/>
              <w:rPr>
                <w:ins w:id="2084" w:author="t450" w:date="2017-09-29T14:46:00Z"/>
                <w:rFonts w:ascii="宋体" w:hAnsi="宋体" w:cs="宋体"/>
              </w:rPr>
            </w:pPr>
            <w:ins w:id="2085" w:author="t450" w:date="2017-09-29T14:46:00Z">
              <w:r>
                <w:rPr>
                  <w:rFonts w:ascii="宋体" w:hAnsi="宋体" w:cs="宋体" w:hint="eastAsia"/>
                </w:rPr>
                <w:t>Y</w:t>
              </w:r>
            </w:ins>
          </w:p>
        </w:tc>
        <w:tc>
          <w:tcPr>
            <w:tcW w:w="633" w:type="dxa"/>
            <w:tcBorders>
              <w:top w:val="nil"/>
              <w:left w:val="single" w:sz="4" w:space="0" w:color="auto"/>
              <w:bottom w:val="single" w:sz="8" w:space="0" w:color="auto"/>
              <w:right w:val="single" w:sz="8" w:space="0" w:color="auto"/>
            </w:tcBorders>
            <w:vAlign w:val="center"/>
          </w:tcPr>
          <w:p w:rsidR="003D7257" w:rsidRDefault="003D7257" w:rsidP="00E230D4">
            <w:pPr>
              <w:rPr>
                <w:ins w:id="2086" w:author="t450" w:date="2017-09-29T14:46:00Z"/>
                <w:rFonts w:ascii="宋体" w:hAnsi="宋体" w:cs="宋体"/>
              </w:rPr>
            </w:pPr>
          </w:p>
        </w:tc>
        <w:tc>
          <w:tcPr>
            <w:tcW w:w="1420" w:type="dxa"/>
            <w:tcBorders>
              <w:top w:val="nil"/>
              <w:left w:val="nil"/>
              <w:bottom w:val="single" w:sz="8" w:space="0" w:color="auto"/>
              <w:right w:val="single" w:sz="8" w:space="0" w:color="auto"/>
            </w:tcBorders>
          </w:tcPr>
          <w:p w:rsidR="003D7257" w:rsidRDefault="003D7257" w:rsidP="00E230D4">
            <w:pPr>
              <w:rPr>
                <w:ins w:id="2087" w:author="t450" w:date="2017-09-29T14:46:00Z"/>
              </w:rPr>
            </w:pPr>
            <w:ins w:id="2088" w:author="t450" w:date="2017-09-29T14:47:00Z">
              <w:r>
                <w:rPr>
                  <w:rFonts w:hint="eastAsia"/>
                </w:rPr>
                <w:t>c</w:t>
              </w:r>
            </w:ins>
            <w:ins w:id="2089" w:author="t450" w:date="2017-09-29T14:46:00Z">
              <w:r>
                <w:rPr>
                  <w:rFonts w:hint="eastAsia"/>
                </w:rPr>
                <w:t>har(</w:t>
              </w:r>
            </w:ins>
            <w:ins w:id="2090" w:author="t450" w:date="2017-09-29T14:47:00Z">
              <w:r>
                <w:rPr>
                  <w:rFonts w:hint="eastAsia"/>
                </w:rPr>
                <w:t>1</w:t>
              </w:r>
            </w:ins>
            <w:ins w:id="2091" w:author="t450" w:date="2017-09-29T14:46:00Z">
              <w:r>
                <w:rPr>
                  <w:rFonts w:hint="eastAsia"/>
                </w:rPr>
                <w:t>)</w:t>
              </w:r>
            </w:ins>
          </w:p>
        </w:tc>
      </w:tr>
      <w:tr w:rsidR="00E230D4" w:rsidTr="00E230D4">
        <w:trPr>
          <w:gridAfter w:val="1"/>
          <w:wAfter w:w="21" w:type="dxa"/>
          <w:trHeight w:val="352"/>
          <w:jc w:val="center"/>
        </w:trPr>
        <w:tc>
          <w:tcPr>
            <w:tcW w:w="1401" w:type="dxa"/>
            <w:tcBorders>
              <w:top w:val="nil"/>
              <w:left w:val="single" w:sz="8" w:space="0" w:color="auto"/>
              <w:bottom w:val="single" w:sz="4" w:space="0" w:color="auto"/>
              <w:right w:val="single" w:sz="8" w:space="0" w:color="auto"/>
            </w:tcBorders>
          </w:tcPr>
          <w:p w:rsidR="00E230D4" w:rsidRDefault="00E230D4" w:rsidP="00E230D4">
            <w:pPr>
              <w:rPr>
                <w:rFonts w:ascii="宋体" w:hAnsi="宋体"/>
              </w:rPr>
            </w:pPr>
            <w:r w:rsidRPr="006A3A33">
              <w:rPr>
                <w:rFonts w:hint="eastAsia"/>
              </w:rPr>
              <w:t>status</w:t>
            </w:r>
          </w:p>
        </w:tc>
        <w:tc>
          <w:tcPr>
            <w:tcW w:w="155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E230D4" w:rsidRPr="002F4728" w:rsidRDefault="00E230D4" w:rsidP="00E230D4">
            <w:pPr>
              <w:rPr>
                <w:rFonts w:cs="Calibri"/>
                <w:szCs w:val="21"/>
              </w:rPr>
            </w:pPr>
            <w:del w:id="2092" w:author="t450" w:date="2017-09-29T14:45:00Z">
              <w:r w:rsidRPr="00855553" w:rsidDel="003D7257">
                <w:rPr>
                  <w:rFonts w:cs="Calibri" w:hint="eastAsia"/>
                  <w:szCs w:val="21"/>
                </w:rPr>
                <w:delText>文件</w:delText>
              </w:r>
            </w:del>
            <w:r w:rsidRPr="00855553">
              <w:rPr>
                <w:rFonts w:cs="Calibri" w:hint="eastAsia"/>
                <w:szCs w:val="21"/>
              </w:rPr>
              <w:t>状态</w:t>
            </w:r>
          </w:p>
        </w:tc>
        <w:tc>
          <w:tcPr>
            <w:tcW w:w="817" w:type="dxa"/>
            <w:tcBorders>
              <w:top w:val="nil"/>
              <w:left w:val="nil"/>
              <w:bottom w:val="single" w:sz="8" w:space="0" w:color="auto"/>
              <w:right w:val="single" w:sz="8" w:space="0" w:color="auto"/>
            </w:tcBorders>
            <w:tcMar>
              <w:top w:w="0" w:type="dxa"/>
              <w:left w:w="108" w:type="dxa"/>
              <w:bottom w:w="0" w:type="dxa"/>
              <w:right w:w="108" w:type="dxa"/>
            </w:tcMar>
          </w:tcPr>
          <w:p w:rsidR="00E230D4" w:rsidRPr="007A1BF8" w:rsidRDefault="00E230D4" w:rsidP="00E230D4">
            <w:pPr>
              <w:rPr>
                <w:rFonts w:cs="Calibri"/>
                <w:szCs w:val="21"/>
              </w:rPr>
            </w:pP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rsidR="00E230D4" w:rsidRPr="006A3A33" w:rsidRDefault="00E230D4" w:rsidP="00E230D4">
            <w:pPr>
              <w:jc w:val="left"/>
              <w:rPr>
                <w:rFonts w:ascii="宋体" w:hAnsi="宋体"/>
              </w:rPr>
            </w:pPr>
            <w:del w:id="2093" w:author="t450" w:date="2017-09-29T14:47:00Z">
              <w:r w:rsidRPr="00CB2A37" w:rsidDel="003D7257">
                <w:rPr>
                  <w:rFonts w:ascii="宋体" w:hAnsi="宋体" w:hint="eastAsia"/>
                </w:rPr>
                <w:delText>审核通过、补正</w:delText>
              </w:r>
            </w:del>
            <w:ins w:id="2094" w:author="t450" w:date="2017-09-29T14:47:00Z">
              <w:r w:rsidR="003D7257">
                <w:rPr>
                  <w:rFonts w:ascii="宋体" w:hAnsi="宋体" w:hint="eastAsia"/>
                </w:rPr>
                <w:t>补正时状态为冻结，此时流程不可进行下一步操作，企业提交材料</w:t>
              </w:r>
            </w:ins>
          </w:p>
        </w:tc>
        <w:tc>
          <w:tcPr>
            <w:tcW w:w="579" w:type="dxa"/>
            <w:tcBorders>
              <w:top w:val="nil"/>
              <w:left w:val="nil"/>
              <w:bottom w:val="single" w:sz="8" w:space="0" w:color="auto"/>
              <w:right w:val="single" w:sz="4" w:space="0" w:color="auto"/>
            </w:tcBorders>
            <w:vAlign w:val="center"/>
          </w:tcPr>
          <w:p w:rsidR="00E230D4" w:rsidRPr="006A3A33" w:rsidRDefault="00E230D4" w:rsidP="00E230D4">
            <w:pPr>
              <w:jc w:val="center"/>
              <w:rPr>
                <w:rFonts w:ascii="宋体" w:hAnsi="宋体" w:cs="宋体"/>
              </w:rPr>
            </w:pPr>
            <w:r w:rsidRPr="006A3A33">
              <w:rPr>
                <w:rFonts w:ascii="宋体" w:hAnsi="宋体" w:cs="宋体" w:hint="eastAsia"/>
              </w:rPr>
              <w:t>Y</w:t>
            </w:r>
          </w:p>
        </w:tc>
        <w:tc>
          <w:tcPr>
            <w:tcW w:w="633" w:type="dxa"/>
            <w:tcBorders>
              <w:top w:val="nil"/>
              <w:left w:val="single" w:sz="4" w:space="0" w:color="auto"/>
              <w:bottom w:val="single" w:sz="8" w:space="0" w:color="auto"/>
              <w:right w:val="single" w:sz="8" w:space="0" w:color="auto"/>
            </w:tcBorders>
            <w:vAlign w:val="center"/>
          </w:tcPr>
          <w:p w:rsidR="00E230D4" w:rsidRDefault="00E230D4" w:rsidP="00E230D4">
            <w:pPr>
              <w:rPr>
                <w:rFonts w:ascii="宋体" w:hAnsi="宋体" w:cs="宋体"/>
              </w:rPr>
            </w:pPr>
          </w:p>
        </w:tc>
        <w:tc>
          <w:tcPr>
            <w:tcW w:w="1420" w:type="dxa"/>
            <w:tcBorders>
              <w:top w:val="nil"/>
              <w:left w:val="nil"/>
              <w:bottom w:val="single" w:sz="8" w:space="0" w:color="auto"/>
              <w:right w:val="single" w:sz="8" w:space="0" w:color="auto"/>
            </w:tcBorders>
          </w:tcPr>
          <w:p w:rsidR="00E230D4" w:rsidRDefault="00E230D4" w:rsidP="00E230D4">
            <w:pPr>
              <w:rPr>
                <w:szCs w:val="21"/>
              </w:rPr>
            </w:pPr>
            <w:r>
              <w:rPr>
                <w:rFonts w:hint="eastAsia"/>
              </w:rPr>
              <w:t>varchar(255)</w:t>
            </w:r>
          </w:p>
        </w:tc>
      </w:tr>
    </w:tbl>
    <w:p w:rsidR="00E230D4" w:rsidRDefault="00E230D4" w:rsidP="00E230D4">
      <w:pPr>
        <w:pStyle w:val="4"/>
      </w:pPr>
      <w:r>
        <w:rPr>
          <w:rFonts w:hint="eastAsia"/>
        </w:rPr>
        <w:t>工作日历</w:t>
      </w:r>
    </w:p>
    <w:p w:rsidR="00E230D4" w:rsidRPr="002F4728" w:rsidRDefault="00E230D4" w:rsidP="000D278B">
      <w:pPr>
        <w:pStyle w:val="5"/>
      </w:pPr>
      <w:r w:rsidRPr="00151B79">
        <w:t>工作</w:t>
      </w:r>
      <w:r w:rsidRPr="00EB5D9F">
        <w:rPr>
          <w:rFonts w:hint="eastAsia"/>
        </w:rPr>
        <w:t>日历</w:t>
      </w:r>
      <w:r>
        <w:rPr>
          <w:rFonts w:hint="eastAsia"/>
        </w:rPr>
        <w:t>（</w:t>
      </w:r>
      <w:r>
        <w:rPr>
          <w:rFonts w:hint="eastAsia"/>
        </w:rPr>
        <w:t>ha</w:t>
      </w:r>
      <w:r w:rsidRPr="000D278B">
        <w:t>s_workcalendar</w:t>
      </w:r>
      <w:r>
        <w:rPr>
          <w:rFonts w:hint="eastAsia"/>
        </w:rPr>
        <w:t>）</w:t>
      </w:r>
    </w:p>
    <w:tbl>
      <w:tblPr>
        <w:tblW w:w="0" w:type="auto"/>
        <w:jc w:val="center"/>
        <w:tblLayout w:type="fixed"/>
        <w:tblCellMar>
          <w:left w:w="0" w:type="dxa"/>
          <w:right w:w="0" w:type="dxa"/>
        </w:tblCellMar>
        <w:tblLook w:val="0000" w:firstRow="0" w:lastRow="0" w:firstColumn="0" w:lastColumn="0" w:noHBand="0" w:noVBand="0"/>
      </w:tblPr>
      <w:tblGrid>
        <w:gridCol w:w="1553"/>
        <w:gridCol w:w="1433"/>
        <w:gridCol w:w="759"/>
        <w:gridCol w:w="2227"/>
        <w:gridCol w:w="478"/>
        <w:gridCol w:w="716"/>
        <w:gridCol w:w="1194"/>
      </w:tblGrid>
      <w:tr w:rsidR="00E230D4" w:rsidTr="00E230D4">
        <w:trPr>
          <w:trHeight w:val="575"/>
          <w:jc w:val="center"/>
        </w:trPr>
        <w:tc>
          <w:tcPr>
            <w:tcW w:w="1553" w:type="dxa"/>
            <w:tcBorders>
              <w:top w:val="single" w:sz="4" w:space="0" w:color="auto"/>
              <w:left w:val="single" w:sz="8" w:space="0" w:color="auto"/>
              <w:bottom w:val="single" w:sz="8" w:space="0" w:color="auto"/>
              <w:right w:val="single" w:sz="8" w:space="0" w:color="auto"/>
            </w:tcBorders>
          </w:tcPr>
          <w:p w:rsidR="00E230D4" w:rsidRDefault="00E230D4" w:rsidP="00E230D4">
            <w:pPr>
              <w:rPr>
                <w:rFonts w:ascii="宋体" w:hAnsi="宋体"/>
                <w:b/>
              </w:rPr>
            </w:pPr>
            <w:r>
              <w:rPr>
                <w:rFonts w:ascii="宋体" w:hAnsi="宋体" w:hint="eastAsia"/>
                <w:b/>
              </w:rPr>
              <w:t>HAS_</w:t>
            </w:r>
            <w:r>
              <w:rPr>
                <w:rFonts w:ascii="宋体" w:hAnsi="宋体"/>
                <w:b/>
              </w:rPr>
              <w:t>WORKCALENDAR</w:t>
            </w:r>
          </w:p>
        </w:tc>
        <w:tc>
          <w:tcPr>
            <w:tcW w:w="6807" w:type="dxa"/>
            <w:gridSpan w:val="6"/>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230D4" w:rsidRDefault="00E230D4" w:rsidP="00E230D4">
            <w:pPr>
              <w:rPr>
                <w:rFonts w:ascii="宋体" w:hAnsi="宋体"/>
              </w:rPr>
            </w:pPr>
            <w:r>
              <w:rPr>
                <w:rFonts w:ascii="宋体" w:hAnsi="宋体" w:hint="eastAsia"/>
                <w:b/>
              </w:rPr>
              <w:t>工作</w:t>
            </w:r>
            <w:r>
              <w:rPr>
                <w:rFonts w:ascii="宋体" w:hAnsi="宋体"/>
                <w:b/>
              </w:rPr>
              <w:t>日历</w:t>
            </w:r>
          </w:p>
        </w:tc>
      </w:tr>
      <w:tr w:rsidR="00E230D4" w:rsidTr="00E230D4">
        <w:trPr>
          <w:trHeight w:val="562"/>
          <w:jc w:val="center"/>
        </w:trPr>
        <w:tc>
          <w:tcPr>
            <w:tcW w:w="1553" w:type="dxa"/>
            <w:tcBorders>
              <w:top w:val="nil"/>
              <w:left w:val="single" w:sz="8" w:space="0" w:color="auto"/>
              <w:bottom w:val="single" w:sz="8" w:space="0" w:color="auto"/>
              <w:right w:val="single" w:sz="8" w:space="0" w:color="auto"/>
            </w:tcBorders>
          </w:tcPr>
          <w:p w:rsidR="00E230D4" w:rsidRDefault="00E230D4" w:rsidP="00E230D4">
            <w:pPr>
              <w:rPr>
                <w:rFonts w:ascii="宋体" w:hAnsi="宋体"/>
              </w:rPr>
            </w:pPr>
            <w:r>
              <w:rPr>
                <w:rFonts w:ascii="宋体" w:hAnsi="宋体" w:hint="eastAsia"/>
              </w:rPr>
              <w:t>字段代码</w:t>
            </w:r>
          </w:p>
        </w:tc>
        <w:tc>
          <w:tcPr>
            <w:tcW w:w="143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rPr>
            </w:pPr>
            <w:r>
              <w:rPr>
                <w:rFonts w:ascii="宋体" w:hAnsi="宋体" w:hint="eastAsia"/>
              </w:rPr>
              <w:t>字段名</w:t>
            </w:r>
          </w:p>
        </w:tc>
        <w:tc>
          <w:tcPr>
            <w:tcW w:w="759"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rPr>
            </w:pPr>
            <w:r>
              <w:rPr>
                <w:rFonts w:ascii="宋体" w:hAnsi="宋体" w:hint="eastAsia"/>
              </w:rPr>
              <w:t>主键</w:t>
            </w:r>
          </w:p>
        </w:tc>
        <w:tc>
          <w:tcPr>
            <w:tcW w:w="2227"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r>
              <w:rPr>
                <w:rFonts w:ascii="宋体" w:hAnsi="宋体" w:hint="eastAsia"/>
              </w:rPr>
              <w:t>备注</w:t>
            </w:r>
          </w:p>
        </w:tc>
        <w:tc>
          <w:tcPr>
            <w:tcW w:w="478" w:type="dxa"/>
            <w:tcBorders>
              <w:top w:val="nil"/>
              <w:left w:val="nil"/>
              <w:bottom w:val="single" w:sz="8" w:space="0" w:color="auto"/>
              <w:right w:val="single" w:sz="4" w:space="0" w:color="auto"/>
            </w:tcBorders>
          </w:tcPr>
          <w:p w:rsidR="00E230D4" w:rsidRDefault="00E230D4" w:rsidP="00E230D4">
            <w:pPr>
              <w:jc w:val="center"/>
              <w:rPr>
                <w:rFonts w:ascii="宋体" w:hAnsi="宋体" w:cs="宋体"/>
              </w:rPr>
            </w:pPr>
            <w:r>
              <w:rPr>
                <w:rFonts w:ascii="宋体" w:hAnsi="宋体" w:hint="eastAsia"/>
              </w:rPr>
              <w:t>可空</w:t>
            </w:r>
          </w:p>
        </w:tc>
        <w:tc>
          <w:tcPr>
            <w:tcW w:w="716" w:type="dxa"/>
            <w:tcBorders>
              <w:top w:val="nil"/>
              <w:left w:val="single" w:sz="4" w:space="0" w:color="auto"/>
              <w:bottom w:val="single" w:sz="8" w:space="0" w:color="auto"/>
              <w:right w:val="single" w:sz="4" w:space="0" w:color="auto"/>
            </w:tcBorders>
          </w:tcPr>
          <w:p w:rsidR="00E230D4" w:rsidRDefault="00E230D4" w:rsidP="00E230D4">
            <w:pPr>
              <w:rPr>
                <w:rFonts w:ascii="宋体" w:hAnsi="宋体" w:cs="宋体"/>
              </w:rPr>
            </w:pPr>
            <w:r>
              <w:rPr>
                <w:rFonts w:ascii="宋体" w:hAnsi="宋体" w:hint="eastAsia"/>
              </w:rPr>
              <w:t>默认值</w:t>
            </w:r>
          </w:p>
        </w:tc>
        <w:tc>
          <w:tcPr>
            <w:tcW w:w="1194" w:type="dxa"/>
            <w:tcBorders>
              <w:top w:val="nil"/>
              <w:left w:val="single" w:sz="4" w:space="0" w:color="auto"/>
              <w:bottom w:val="single" w:sz="8" w:space="0" w:color="auto"/>
              <w:right w:val="single" w:sz="8" w:space="0" w:color="auto"/>
            </w:tcBorders>
          </w:tcPr>
          <w:p w:rsidR="00E230D4" w:rsidRDefault="00E230D4" w:rsidP="00E230D4">
            <w:pPr>
              <w:rPr>
                <w:rFonts w:ascii="宋体" w:hAnsi="宋体" w:cs="宋体"/>
              </w:rPr>
            </w:pPr>
            <w:r>
              <w:rPr>
                <w:rFonts w:ascii="宋体" w:hAnsi="宋体" w:hint="eastAsia"/>
              </w:rPr>
              <w:t>类型</w:t>
            </w:r>
          </w:p>
        </w:tc>
      </w:tr>
      <w:tr w:rsidR="00E230D4" w:rsidRPr="00EB5D9F" w:rsidTr="00E230D4">
        <w:trPr>
          <w:trHeight w:val="301"/>
          <w:jc w:val="center"/>
        </w:trPr>
        <w:tc>
          <w:tcPr>
            <w:tcW w:w="1553" w:type="dxa"/>
            <w:tcBorders>
              <w:top w:val="nil"/>
              <w:left w:val="single" w:sz="8" w:space="0" w:color="auto"/>
              <w:bottom w:val="single" w:sz="8" w:space="0" w:color="auto"/>
              <w:right w:val="single" w:sz="8" w:space="0" w:color="auto"/>
            </w:tcBorders>
          </w:tcPr>
          <w:p w:rsidR="00E230D4" w:rsidRPr="00EB5D9F" w:rsidRDefault="00E230D4" w:rsidP="00E230D4">
            <w:r w:rsidRPr="00EB5D9F">
              <w:t>id</w:t>
            </w:r>
          </w:p>
        </w:tc>
        <w:tc>
          <w:tcPr>
            <w:tcW w:w="143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rPr>
            </w:pPr>
            <w:r>
              <w:rPr>
                <w:rFonts w:cs="Calibri" w:hint="eastAsia"/>
              </w:rPr>
              <w:t>工作</w:t>
            </w:r>
            <w:r>
              <w:rPr>
                <w:rFonts w:cs="Calibri"/>
              </w:rPr>
              <w:t>日</w:t>
            </w:r>
            <w:r>
              <w:rPr>
                <w:rFonts w:cs="Calibri" w:hint="eastAsia"/>
              </w:rPr>
              <w:t>历</w:t>
            </w:r>
            <w:r>
              <w:rPr>
                <w:rFonts w:cs="Calibri" w:hint="eastAsia"/>
              </w:rPr>
              <w:t>ID</w:t>
            </w:r>
          </w:p>
        </w:tc>
        <w:tc>
          <w:tcPr>
            <w:tcW w:w="759"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rPr>
            </w:pPr>
            <w:r>
              <w:rPr>
                <w:rFonts w:cs="Calibri" w:hint="eastAsia"/>
              </w:rPr>
              <w:t>Y</w:t>
            </w:r>
          </w:p>
        </w:tc>
        <w:tc>
          <w:tcPr>
            <w:tcW w:w="2227"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jc w:val="left"/>
            </w:pPr>
          </w:p>
        </w:tc>
        <w:tc>
          <w:tcPr>
            <w:tcW w:w="478" w:type="dxa"/>
            <w:tcBorders>
              <w:top w:val="nil"/>
              <w:left w:val="nil"/>
              <w:bottom w:val="single" w:sz="8" w:space="0" w:color="auto"/>
              <w:right w:val="single" w:sz="4" w:space="0" w:color="auto"/>
            </w:tcBorders>
            <w:vAlign w:val="center"/>
          </w:tcPr>
          <w:p w:rsidR="00E230D4" w:rsidRDefault="00E230D4" w:rsidP="00E230D4">
            <w:pPr>
              <w:jc w:val="center"/>
              <w:rPr>
                <w:rFonts w:ascii="宋体" w:hAnsi="宋体" w:cs="宋体"/>
              </w:rPr>
            </w:pPr>
            <w:r>
              <w:rPr>
                <w:rFonts w:ascii="宋体" w:hAnsi="宋体" w:cs="宋体" w:hint="eastAsia"/>
              </w:rPr>
              <w:t>N</w:t>
            </w:r>
          </w:p>
        </w:tc>
        <w:tc>
          <w:tcPr>
            <w:tcW w:w="716" w:type="dxa"/>
            <w:tcBorders>
              <w:top w:val="nil"/>
              <w:left w:val="single" w:sz="4" w:space="0" w:color="auto"/>
              <w:bottom w:val="single" w:sz="8" w:space="0" w:color="auto"/>
              <w:right w:val="single" w:sz="4" w:space="0" w:color="auto"/>
            </w:tcBorders>
            <w:vAlign w:val="center"/>
          </w:tcPr>
          <w:p w:rsidR="00E230D4" w:rsidRDefault="00E230D4" w:rsidP="00E230D4">
            <w:pPr>
              <w:rPr>
                <w:rFonts w:ascii="宋体" w:hAnsi="宋体" w:cs="宋体"/>
              </w:rPr>
            </w:pPr>
          </w:p>
        </w:tc>
        <w:tc>
          <w:tcPr>
            <w:tcW w:w="1194" w:type="dxa"/>
            <w:tcBorders>
              <w:top w:val="nil"/>
              <w:left w:val="single" w:sz="4" w:space="0" w:color="auto"/>
              <w:bottom w:val="single" w:sz="8" w:space="0" w:color="auto"/>
              <w:right w:val="single" w:sz="8" w:space="0" w:color="auto"/>
            </w:tcBorders>
            <w:vAlign w:val="center"/>
          </w:tcPr>
          <w:p w:rsidR="00E230D4" w:rsidRPr="00EB5D9F" w:rsidRDefault="00E230D4" w:rsidP="00E230D4">
            <w:pPr>
              <w:rPr>
                <w:szCs w:val="21"/>
              </w:rPr>
            </w:pPr>
            <w:r w:rsidRPr="00EB5D9F">
              <w:rPr>
                <w:szCs w:val="21"/>
              </w:rPr>
              <w:t>varchar(32)</w:t>
            </w:r>
          </w:p>
        </w:tc>
      </w:tr>
      <w:tr w:rsidR="00E230D4" w:rsidRPr="00EB5D9F" w:rsidTr="00E230D4">
        <w:trPr>
          <w:trHeight w:val="584"/>
          <w:jc w:val="center"/>
        </w:trPr>
        <w:tc>
          <w:tcPr>
            <w:tcW w:w="1553" w:type="dxa"/>
            <w:tcBorders>
              <w:top w:val="nil"/>
              <w:left w:val="single" w:sz="8" w:space="0" w:color="auto"/>
              <w:bottom w:val="single" w:sz="8" w:space="0" w:color="auto"/>
              <w:right w:val="single" w:sz="8" w:space="0" w:color="auto"/>
            </w:tcBorders>
          </w:tcPr>
          <w:p w:rsidR="00E230D4" w:rsidRPr="00EB5D9F" w:rsidRDefault="00E230D4" w:rsidP="00E230D4">
            <w:pPr>
              <w:rPr>
                <w:szCs w:val="21"/>
              </w:rPr>
            </w:pPr>
            <w:r w:rsidRPr="00EB5D9F">
              <w:rPr>
                <w:szCs w:val="21"/>
              </w:rPr>
              <w:t>start_date</w:t>
            </w:r>
          </w:p>
        </w:tc>
        <w:tc>
          <w:tcPr>
            <w:tcW w:w="143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E230D4" w:rsidRDefault="00E230D4" w:rsidP="00E230D4">
            <w:pPr>
              <w:rPr>
                <w:rFonts w:ascii="宋体" w:hAnsi="宋体"/>
                <w:szCs w:val="21"/>
              </w:rPr>
            </w:pPr>
            <w:r>
              <w:rPr>
                <w:rFonts w:ascii="宋体" w:hAnsi="宋体" w:hint="eastAsia"/>
                <w:szCs w:val="21"/>
              </w:rPr>
              <w:t>开始日期</w:t>
            </w:r>
          </w:p>
        </w:tc>
        <w:tc>
          <w:tcPr>
            <w:tcW w:w="759"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szCs w:val="21"/>
              </w:rPr>
            </w:pPr>
          </w:p>
        </w:tc>
        <w:tc>
          <w:tcPr>
            <w:tcW w:w="2227"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jc w:val="left"/>
              <w:rPr>
                <w:sz w:val="20"/>
                <w:szCs w:val="20"/>
              </w:rPr>
            </w:pPr>
            <w:r>
              <w:rPr>
                <w:rFonts w:hint="eastAsia"/>
                <w:sz w:val="20"/>
                <w:szCs w:val="20"/>
              </w:rPr>
              <w:t>工作</w:t>
            </w:r>
            <w:r>
              <w:rPr>
                <w:sz w:val="20"/>
                <w:szCs w:val="20"/>
              </w:rPr>
              <w:t>日历的开始</w:t>
            </w:r>
            <w:r>
              <w:rPr>
                <w:rFonts w:hint="eastAsia"/>
                <w:sz w:val="20"/>
                <w:szCs w:val="20"/>
              </w:rPr>
              <w:t>时间，</w:t>
            </w:r>
            <w:r>
              <w:rPr>
                <w:rFonts w:hint="eastAsia"/>
                <w:sz w:val="20"/>
                <w:szCs w:val="20"/>
              </w:rPr>
              <w:t>00</w:t>
            </w:r>
            <w:r>
              <w:rPr>
                <w:rFonts w:hint="eastAsia"/>
                <w:sz w:val="20"/>
                <w:szCs w:val="20"/>
              </w:rPr>
              <w:t>点</w:t>
            </w:r>
            <w:r>
              <w:rPr>
                <w:sz w:val="20"/>
                <w:szCs w:val="20"/>
              </w:rPr>
              <w:t>开始</w:t>
            </w:r>
          </w:p>
        </w:tc>
        <w:tc>
          <w:tcPr>
            <w:tcW w:w="478" w:type="dxa"/>
            <w:tcBorders>
              <w:top w:val="nil"/>
              <w:left w:val="nil"/>
              <w:bottom w:val="single" w:sz="8" w:space="0" w:color="auto"/>
              <w:right w:val="single" w:sz="4" w:space="0" w:color="auto"/>
            </w:tcBorders>
            <w:vAlign w:val="center"/>
          </w:tcPr>
          <w:p w:rsidR="00E230D4" w:rsidRDefault="00E230D4" w:rsidP="00E230D4">
            <w:pPr>
              <w:jc w:val="center"/>
              <w:rPr>
                <w:rFonts w:ascii="宋体" w:hAnsi="宋体" w:cs="宋体"/>
                <w:szCs w:val="21"/>
              </w:rPr>
            </w:pPr>
            <w:r>
              <w:rPr>
                <w:rFonts w:ascii="宋体" w:hAnsi="宋体" w:cs="宋体" w:hint="eastAsia"/>
                <w:szCs w:val="21"/>
              </w:rPr>
              <w:t>N</w:t>
            </w:r>
          </w:p>
        </w:tc>
        <w:tc>
          <w:tcPr>
            <w:tcW w:w="716" w:type="dxa"/>
            <w:tcBorders>
              <w:top w:val="nil"/>
              <w:left w:val="single" w:sz="4" w:space="0" w:color="auto"/>
              <w:bottom w:val="single" w:sz="8" w:space="0" w:color="auto"/>
              <w:right w:val="single" w:sz="8" w:space="0" w:color="auto"/>
            </w:tcBorders>
            <w:vAlign w:val="center"/>
          </w:tcPr>
          <w:p w:rsidR="00E230D4" w:rsidRDefault="00E230D4" w:rsidP="00E230D4">
            <w:pPr>
              <w:rPr>
                <w:rFonts w:ascii="宋体" w:hAnsi="宋体" w:cs="宋体"/>
                <w:szCs w:val="21"/>
              </w:rPr>
            </w:pPr>
          </w:p>
        </w:tc>
        <w:tc>
          <w:tcPr>
            <w:tcW w:w="1194" w:type="dxa"/>
            <w:tcBorders>
              <w:top w:val="nil"/>
              <w:left w:val="nil"/>
              <w:bottom w:val="single" w:sz="8" w:space="0" w:color="auto"/>
              <w:right w:val="single" w:sz="8" w:space="0" w:color="auto"/>
            </w:tcBorders>
          </w:tcPr>
          <w:p w:rsidR="00E230D4" w:rsidRPr="00EB5D9F" w:rsidRDefault="00E230D4" w:rsidP="00E230D4">
            <w:pPr>
              <w:rPr>
                <w:rFonts w:cs="Times New Roman"/>
                <w:szCs w:val="21"/>
              </w:rPr>
            </w:pPr>
            <w:r w:rsidRPr="00EB5D9F">
              <w:rPr>
                <w:rFonts w:cs="Times New Roman"/>
                <w:szCs w:val="21"/>
              </w:rPr>
              <w:t>varchar(10)</w:t>
            </w:r>
          </w:p>
        </w:tc>
      </w:tr>
      <w:tr w:rsidR="00E230D4" w:rsidRPr="00EB5D9F" w:rsidTr="00E230D4">
        <w:trPr>
          <w:trHeight w:val="584"/>
          <w:jc w:val="center"/>
        </w:trPr>
        <w:tc>
          <w:tcPr>
            <w:tcW w:w="1553" w:type="dxa"/>
            <w:tcBorders>
              <w:top w:val="nil"/>
              <w:left w:val="single" w:sz="8" w:space="0" w:color="auto"/>
              <w:bottom w:val="single" w:sz="8" w:space="0" w:color="auto"/>
              <w:right w:val="single" w:sz="8" w:space="0" w:color="auto"/>
            </w:tcBorders>
          </w:tcPr>
          <w:p w:rsidR="00E230D4" w:rsidRPr="00EB5D9F" w:rsidRDefault="00E230D4" w:rsidP="00E230D4">
            <w:r w:rsidRPr="00EB5D9F">
              <w:t>end_date</w:t>
            </w:r>
          </w:p>
        </w:tc>
        <w:tc>
          <w:tcPr>
            <w:tcW w:w="143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szCs w:val="21"/>
              </w:rPr>
            </w:pPr>
            <w:r>
              <w:rPr>
                <w:rFonts w:cs="Calibri" w:hint="eastAsia"/>
                <w:szCs w:val="21"/>
              </w:rPr>
              <w:t>结束日期</w:t>
            </w:r>
          </w:p>
        </w:tc>
        <w:tc>
          <w:tcPr>
            <w:tcW w:w="759"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szCs w:val="21"/>
              </w:rPr>
            </w:pPr>
          </w:p>
        </w:tc>
        <w:tc>
          <w:tcPr>
            <w:tcW w:w="2227"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jc w:val="left"/>
              <w:rPr>
                <w:sz w:val="20"/>
                <w:szCs w:val="20"/>
              </w:rPr>
            </w:pPr>
            <w:r>
              <w:rPr>
                <w:rFonts w:hint="eastAsia"/>
                <w:sz w:val="20"/>
                <w:szCs w:val="20"/>
              </w:rPr>
              <w:t>工作</w:t>
            </w:r>
            <w:r>
              <w:rPr>
                <w:sz w:val="20"/>
                <w:szCs w:val="20"/>
              </w:rPr>
              <w:t>日历结束时间</w:t>
            </w:r>
            <w:r>
              <w:rPr>
                <w:rFonts w:hint="eastAsia"/>
                <w:sz w:val="20"/>
                <w:szCs w:val="20"/>
              </w:rPr>
              <w:t>，</w:t>
            </w:r>
            <w:r>
              <w:rPr>
                <w:rFonts w:hint="eastAsia"/>
                <w:sz w:val="20"/>
                <w:szCs w:val="20"/>
              </w:rPr>
              <w:t>23</w:t>
            </w:r>
            <w:r>
              <w:rPr>
                <w:rFonts w:hint="eastAsia"/>
                <w:sz w:val="20"/>
                <w:szCs w:val="20"/>
              </w:rPr>
              <w:t>：</w:t>
            </w:r>
            <w:r>
              <w:rPr>
                <w:rFonts w:hint="eastAsia"/>
                <w:sz w:val="20"/>
                <w:szCs w:val="20"/>
              </w:rPr>
              <w:t>59</w:t>
            </w:r>
            <w:r>
              <w:rPr>
                <w:rFonts w:hint="eastAsia"/>
                <w:sz w:val="20"/>
                <w:szCs w:val="20"/>
              </w:rPr>
              <w:t>：</w:t>
            </w:r>
            <w:r>
              <w:rPr>
                <w:rFonts w:hint="eastAsia"/>
                <w:sz w:val="20"/>
                <w:szCs w:val="20"/>
              </w:rPr>
              <w:t>59</w:t>
            </w:r>
            <w:r>
              <w:rPr>
                <w:rFonts w:hint="eastAsia"/>
                <w:sz w:val="20"/>
                <w:szCs w:val="20"/>
              </w:rPr>
              <w:t>结束</w:t>
            </w:r>
          </w:p>
        </w:tc>
        <w:tc>
          <w:tcPr>
            <w:tcW w:w="478" w:type="dxa"/>
            <w:tcBorders>
              <w:top w:val="nil"/>
              <w:left w:val="nil"/>
              <w:bottom w:val="single" w:sz="8" w:space="0" w:color="auto"/>
              <w:right w:val="single" w:sz="4" w:space="0" w:color="auto"/>
            </w:tcBorders>
            <w:vAlign w:val="center"/>
          </w:tcPr>
          <w:p w:rsidR="00E230D4" w:rsidRDefault="00E230D4" w:rsidP="00E230D4">
            <w:pPr>
              <w:jc w:val="center"/>
              <w:rPr>
                <w:rFonts w:ascii="宋体" w:hAnsi="宋体" w:cs="宋体"/>
                <w:szCs w:val="21"/>
              </w:rPr>
            </w:pPr>
            <w:r>
              <w:rPr>
                <w:rFonts w:ascii="宋体" w:hAnsi="宋体" w:cs="宋体" w:hint="eastAsia"/>
                <w:szCs w:val="21"/>
              </w:rPr>
              <w:t>N</w:t>
            </w:r>
          </w:p>
        </w:tc>
        <w:tc>
          <w:tcPr>
            <w:tcW w:w="716" w:type="dxa"/>
            <w:tcBorders>
              <w:top w:val="nil"/>
              <w:left w:val="single" w:sz="4" w:space="0" w:color="auto"/>
              <w:bottom w:val="single" w:sz="8" w:space="0" w:color="auto"/>
              <w:right w:val="single" w:sz="8" w:space="0" w:color="auto"/>
            </w:tcBorders>
            <w:vAlign w:val="center"/>
          </w:tcPr>
          <w:p w:rsidR="00E230D4" w:rsidRDefault="00E230D4" w:rsidP="00E230D4">
            <w:pPr>
              <w:rPr>
                <w:rFonts w:ascii="宋体" w:hAnsi="宋体" w:cs="宋体"/>
                <w:szCs w:val="21"/>
              </w:rPr>
            </w:pPr>
          </w:p>
        </w:tc>
        <w:tc>
          <w:tcPr>
            <w:tcW w:w="1194" w:type="dxa"/>
            <w:tcBorders>
              <w:top w:val="nil"/>
              <w:left w:val="nil"/>
              <w:bottom w:val="single" w:sz="8" w:space="0" w:color="auto"/>
              <w:right w:val="single" w:sz="8" w:space="0" w:color="auto"/>
            </w:tcBorders>
          </w:tcPr>
          <w:p w:rsidR="00E230D4" w:rsidRPr="00EB5D9F" w:rsidRDefault="00E230D4" w:rsidP="00E230D4">
            <w:pPr>
              <w:rPr>
                <w:rFonts w:cs="Times New Roman"/>
                <w:szCs w:val="21"/>
              </w:rPr>
            </w:pPr>
            <w:r w:rsidRPr="00EB5D9F">
              <w:rPr>
                <w:rFonts w:cs="Times New Roman"/>
                <w:szCs w:val="21"/>
              </w:rPr>
              <w:t>varchar(10)</w:t>
            </w:r>
          </w:p>
        </w:tc>
      </w:tr>
      <w:tr w:rsidR="00E230D4" w:rsidRPr="00EB5D9F" w:rsidTr="00E230D4">
        <w:trPr>
          <w:trHeight w:val="301"/>
          <w:jc w:val="center"/>
        </w:trPr>
        <w:tc>
          <w:tcPr>
            <w:tcW w:w="1553" w:type="dxa"/>
            <w:tcBorders>
              <w:top w:val="nil"/>
              <w:left w:val="single" w:sz="8" w:space="0" w:color="auto"/>
              <w:bottom w:val="single" w:sz="8" w:space="0" w:color="auto"/>
              <w:right w:val="single" w:sz="8" w:space="0" w:color="auto"/>
            </w:tcBorders>
          </w:tcPr>
          <w:p w:rsidR="00E230D4" w:rsidRPr="00EB5D9F" w:rsidRDefault="00E230D4" w:rsidP="00E230D4">
            <w:r w:rsidRPr="00EB5D9F">
              <w:t>onduty_time</w:t>
            </w:r>
          </w:p>
        </w:tc>
        <w:tc>
          <w:tcPr>
            <w:tcW w:w="143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szCs w:val="21"/>
              </w:rPr>
            </w:pPr>
            <w:r>
              <w:rPr>
                <w:rFonts w:cs="Calibri" w:hint="eastAsia"/>
                <w:szCs w:val="21"/>
              </w:rPr>
              <w:t>上班时间</w:t>
            </w:r>
          </w:p>
        </w:tc>
        <w:tc>
          <w:tcPr>
            <w:tcW w:w="759"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szCs w:val="21"/>
              </w:rPr>
            </w:pPr>
          </w:p>
        </w:tc>
        <w:tc>
          <w:tcPr>
            <w:tcW w:w="2227"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jc w:val="left"/>
              <w:rPr>
                <w:sz w:val="20"/>
                <w:szCs w:val="20"/>
              </w:rPr>
            </w:pPr>
            <w:r>
              <w:rPr>
                <w:rFonts w:hint="eastAsia"/>
                <w:sz w:val="20"/>
                <w:szCs w:val="20"/>
              </w:rPr>
              <w:t>HH</w:t>
            </w:r>
            <w:r>
              <w:rPr>
                <w:sz w:val="20"/>
                <w:szCs w:val="20"/>
              </w:rPr>
              <w:t>：</w:t>
            </w:r>
            <w:r>
              <w:rPr>
                <w:sz w:val="20"/>
                <w:szCs w:val="20"/>
              </w:rPr>
              <w:t>MM</w:t>
            </w:r>
            <w:r>
              <w:rPr>
                <w:sz w:val="20"/>
                <w:szCs w:val="20"/>
              </w:rPr>
              <w:t>：</w:t>
            </w:r>
            <w:r>
              <w:rPr>
                <w:sz w:val="20"/>
                <w:szCs w:val="20"/>
              </w:rPr>
              <w:t>SS</w:t>
            </w:r>
          </w:p>
        </w:tc>
        <w:tc>
          <w:tcPr>
            <w:tcW w:w="478" w:type="dxa"/>
            <w:tcBorders>
              <w:top w:val="nil"/>
              <w:left w:val="nil"/>
              <w:bottom w:val="single" w:sz="8" w:space="0" w:color="auto"/>
              <w:right w:val="single" w:sz="4" w:space="0" w:color="auto"/>
            </w:tcBorders>
            <w:vAlign w:val="center"/>
          </w:tcPr>
          <w:p w:rsidR="00E230D4" w:rsidRDefault="00E230D4" w:rsidP="00E230D4">
            <w:pPr>
              <w:jc w:val="center"/>
              <w:rPr>
                <w:rFonts w:ascii="宋体" w:hAnsi="宋体" w:cs="宋体"/>
                <w:szCs w:val="21"/>
              </w:rPr>
            </w:pPr>
            <w:r>
              <w:rPr>
                <w:rFonts w:ascii="宋体" w:hAnsi="宋体" w:cs="宋体" w:hint="eastAsia"/>
                <w:szCs w:val="21"/>
              </w:rPr>
              <w:t>N</w:t>
            </w:r>
          </w:p>
        </w:tc>
        <w:tc>
          <w:tcPr>
            <w:tcW w:w="716" w:type="dxa"/>
            <w:tcBorders>
              <w:top w:val="nil"/>
              <w:left w:val="single" w:sz="4" w:space="0" w:color="auto"/>
              <w:bottom w:val="single" w:sz="8" w:space="0" w:color="auto"/>
              <w:right w:val="single" w:sz="8" w:space="0" w:color="auto"/>
            </w:tcBorders>
            <w:vAlign w:val="center"/>
          </w:tcPr>
          <w:p w:rsidR="00E230D4" w:rsidRDefault="00E230D4" w:rsidP="00E230D4">
            <w:pPr>
              <w:rPr>
                <w:rFonts w:ascii="宋体" w:hAnsi="宋体" w:cs="宋体"/>
                <w:szCs w:val="21"/>
              </w:rPr>
            </w:pPr>
          </w:p>
        </w:tc>
        <w:tc>
          <w:tcPr>
            <w:tcW w:w="1194" w:type="dxa"/>
            <w:tcBorders>
              <w:top w:val="nil"/>
              <w:left w:val="nil"/>
              <w:bottom w:val="single" w:sz="8" w:space="0" w:color="auto"/>
              <w:right w:val="single" w:sz="8" w:space="0" w:color="auto"/>
            </w:tcBorders>
          </w:tcPr>
          <w:p w:rsidR="00E230D4" w:rsidRPr="00EB5D9F" w:rsidRDefault="00E230D4" w:rsidP="00E230D4">
            <w:pPr>
              <w:rPr>
                <w:rFonts w:cs="Times New Roman"/>
                <w:szCs w:val="21"/>
              </w:rPr>
            </w:pPr>
            <w:r w:rsidRPr="00EB5D9F">
              <w:rPr>
                <w:rFonts w:cs="Times New Roman"/>
                <w:szCs w:val="21"/>
              </w:rPr>
              <w:t>varchar(8)</w:t>
            </w:r>
          </w:p>
        </w:tc>
      </w:tr>
      <w:tr w:rsidR="00E230D4" w:rsidRPr="00EB5D9F" w:rsidTr="00E230D4">
        <w:trPr>
          <w:trHeight w:val="301"/>
          <w:jc w:val="center"/>
        </w:trPr>
        <w:tc>
          <w:tcPr>
            <w:tcW w:w="1553" w:type="dxa"/>
            <w:tcBorders>
              <w:top w:val="nil"/>
              <w:left w:val="single" w:sz="8" w:space="0" w:color="auto"/>
              <w:bottom w:val="single" w:sz="8" w:space="0" w:color="auto"/>
              <w:right w:val="single" w:sz="8" w:space="0" w:color="auto"/>
            </w:tcBorders>
          </w:tcPr>
          <w:p w:rsidR="00E230D4" w:rsidRPr="00EB5D9F" w:rsidRDefault="00E230D4" w:rsidP="00E230D4">
            <w:r w:rsidRPr="00EB5D9F">
              <w:t>offduty_time</w:t>
            </w:r>
          </w:p>
        </w:tc>
        <w:tc>
          <w:tcPr>
            <w:tcW w:w="143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szCs w:val="21"/>
              </w:rPr>
            </w:pPr>
            <w:r>
              <w:rPr>
                <w:rFonts w:cs="Calibri" w:hint="eastAsia"/>
                <w:szCs w:val="21"/>
              </w:rPr>
              <w:t>下班时间</w:t>
            </w:r>
          </w:p>
        </w:tc>
        <w:tc>
          <w:tcPr>
            <w:tcW w:w="759"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szCs w:val="21"/>
              </w:rPr>
            </w:pPr>
          </w:p>
        </w:tc>
        <w:tc>
          <w:tcPr>
            <w:tcW w:w="2227"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jc w:val="left"/>
              <w:rPr>
                <w:sz w:val="20"/>
                <w:szCs w:val="20"/>
              </w:rPr>
            </w:pPr>
            <w:r>
              <w:rPr>
                <w:rFonts w:hint="eastAsia"/>
                <w:sz w:val="20"/>
                <w:szCs w:val="20"/>
              </w:rPr>
              <w:t>HH</w:t>
            </w:r>
            <w:r>
              <w:rPr>
                <w:sz w:val="20"/>
                <w:szCs w:val="20"/>
              </w:rPr>
              <w:t>：</w:t>
            </w:r>
            <w:r>
              <w:rPr>
                <w:sz w:val="20"/>
                <w:szCs w:val="20"/>
              </w:rPr>
              <w:t>MM</w:t>
            </w:r>
            <w:r>
              <w:rPr>
                <w:sz w:val="20"/>
                <w:szCs w:val="20"/>
              </w:rPr>
              <w:t>：</w:t>
            </w:r>
            <w:r>
              <w:rPr>
                <w:sz w:val="20"/>
                <w:szCs w:val="20"/>
              </w:rPr>
              <w:t>SS</w:t>
            </w:r>
          </w:p>
        </w:tc>
        <w:tc>
          <w:tcPr>
            <w:tcW w:w="478" w:type="dxa"/>
            <w:tcBorders>
              <w:top w:val="nil"/>
              <w:left w:val="nil"/>
              <w:bottom w:val="single" w:sz="8" w:space="0" w:color="auto"/>
              <w:right w:val="single" w:sz="4" w:space="0" w:color="auto"/>
            </w:tcBorders>
            <w:vAlign w:val="center"/>
          </w:tcPr>
          <w:p w:rsidR="00E230D4" w:rsidRDefault="00E230D4" w:rsidP="00E230D4">
            <w:pPr>
              <w:rPr>
                <w:rFonts w:ascii="宋体" w:hAnsi="宋体" w:cs="宋体"/>
                <w:szCs w:val="21"/>
              </w:rPr>
            </w:pPr>
            <w:r>
              <w:rPr>
                <w:rFonts w:ascii="宋体" w:hAnsi="宋体" w:cs="宋体" w:hint="eastAsia"/>
                <w:szCs w:val="21"/>
              </w:rPr>
              <w:t>N</w:t>
            </w:r>
          </w:p>
        </w:tc>
        <w:tc>
          <w:tcPr>
            <w:tcW w:w="716" w:type="dxa"/>
            <w:tcBorders>
              <w:top w:val="nil"/>
              <w:left w:val="single" w:sz="4" w:space="0" w:color="auto"/>
              <w:bottom w:val="single" w:sz="8" w:space="0" w:color="auto"/>
              <w:right w:val="single" w:sz="8" w:space="0" w:color="auto"/>
            </w:tcBorders>
            <w:vAlign w:val="center"/>
          </w:tcPr>
          <w:p w:rsidR="00E230D4" w:rsidRDefault="00E230D4" w:rsidP="00E230D4">
            <w:pPr>
              <w:rPr>
                <w:rFonts w:ascii="宋体" w:hAnsi="宋体" w:cs="宋体"/>
                <w:szCs w:val="21"/>
              </w:rPr>
            </w:pPr>
          </w:p>
        </w:tc>
        <w:tc>
          <w:tcPr>
            <w:tcW w:w="1194" w:type="dxa"/>
            <w:tcBorders>
              <w:top w:val="nil"/>
              <w:left w:val="nil"/>
              <w:bottom w:val="single" w:sz="8" w:space="0" w:color="auto"/>
              <w:right w:val="single" w:sz="8" w:space="0" w:color="auto"/>
            </w:tcBorders>
          </w:tcPr>
          <w:p w:rsidR="00E230D4" w:rsidRPr="00EB5D9F" w:rsidRDefault="00E230D4" w:rsidP="00E230D4">
            <w:pPr>
              <w:rPr>
                <w:rFonts w:cs="Times New Roman"/>
                <w:szCs w:val="21"/>
              </w:rPr>
            </w:pPr>
            <w:r w:rsidRPr="00EB5D9F">
              <w:rPr>
                <w:rFonts w:cs="Times New Roman"/>
                <w:szCs w:val="21"/>
              </w:rPr>
              <w:t>varchar(8)</w:t>
            </w:r>
          </w:p>
        </w:tc>
      </w:tr>
      <w:tr w:rsidR="00E230D4" w:rsidRPr="00EB5D9F" w:rsidTr="00E230D4">
        <w:trPr>
          <w:trHeight w:val="347"/>
          <w:jc w:val="center"/>
        </w:trPr>
        <w:tc>
          <w:tcPr>
            <w:tcW w:w="1553" w:type="dxa"/>
            <w:tcBorders>
              <w:top w:val="nil"/>
              <w:left w:val="single" w:sz="8" w:space="0" w:color="auto"/>
              <w:bottom w:val="single" w:sz="8" w:space="0" w:color="auto"/>
              <w:right w:val="single" w:sz="8" w:space="0" w:color="auto"/>
            </w:tcBorders>
          </w:tcPr>
          <w:p w:rsidR="00E230D4" w:rsidRPr="00EB5D9F" w:rsidRDefault="00E230D4" w:rsidP="00E230D4">
            <w:r w:rsidRPr="00EB5D9F">
              <w:t>workday_total</w:t>
            </w:r>
          </w:p>
        </w:tc>
        <w:tc>
          <w:tcPr>
            <w:tcW w:w="143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szCs w:val="21"/>
              </w:rPr>
            </w:pPr>
            <w:r>
              <w:rPr>
                <w:rFonts w:cs="Calibri" w:hint="eastAsia"/>
                <w:szCs w:val="21"/>
              </w:rPr>
              <w:t>工作</w:t>
            </w:r>
            <w:r>
              <w:rPr>
                <w:rFonts w:cs="Calibri"/>
                <w:szCs w:val="21"/>
              </w:rPr>
              <w:t>日天数</w:t>
            </w:r>
          </w:p>
        </w:tc>
        <w:tc>
          <w:tcPr>
            <w:tcW w:w="759"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szCs w:val="21"/>
              </w:rPr>
            </w:pPr>
          </w:p>
        </w:tc>
        <w:tc>
          <w:tcPr>
            <w:tcW w:w="2227"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jc w:val="left"/>
              <w:rPr>
                <w:sz w:val="20"/>
                <w:szCs w:val="20"/>
              </w:rPr>
            </w:pPr>
            <w:r>
              <w:rPr>
                <w:rFonts w:hint="eastAsia"/>
                <w:sz w:val="20"/>
                <w:szCs w:val="20"/>
              </w:rPr>
              <w:t>工作</w:t>
            </w:r>
            <w:r>
              <w:rPr>
                <w:sz w:val="20"/>
                <w:szCs w:val="20"/>
              </w:rPr>
              <w:t>日计算后回填</w:t>
            </w:r>
          </w:p>
        </w:tc>
        <w:tc>
          <w:tcPr>
            <w:tcW w:w="478" w:type="dxa"/>
            <w:tcBorders>
              <w:top w:val="nil"/>
              <w:left w:val="nil"/>
              <w:bottom w:val="single" w:sz="8" w:space="0" w:color="auto"/>
              <w:right w:val="single" w:sz="4" w:space="0" w:color="auto"/>
            </w:tcBorders>
            <w:vAlign w:val="center"/>
          </w:tcPr>
          <w:p w:rsidR="00E230D4" w:rsidRDefault="00E230D4" w:rsidP="00E230D4">
            <w:pPr>
              <w:rPr>
                <w:rFonts w:ascii="宋体" w:hAnsi="宋体" w:cs="宋体"/>
                <w:szCs w:val="21"/>
              </w:rPr>
            </w:pPr>
            <w:r>
              <w:rPr>
                <w:rFonts w:ascii="宋体" w:hAnsi="宋体" w:cs="宋体" w:hint="eastAsia"/>
                <w:szCs w:val="21"/>
              </w:rPr>
              <w:t>N</w:t>
            </w:r>
          </w:p>
        </w:tc>
        <w:tc>
          <w:tcPr>
            <w:tcW w:w="716" w:type="dxa"/>
            <w:tcBorders>
              <w:top w:val="nil"/>
              <w:left w:val="single" w:sz="4" w:space="0" w:color="auto"/>
              <w:bottom w:val="single" w:sz="8" w:space="0" w:color="auto"/>
              <w:right w:val="single" w:sz="8" w:space="0" w:color="auto"/>
            </w:tcBorders>
            <w:vAlign w:val="center"/>
          </w:tcPr>
          <w:p w:rsidR="00E230D4" w:rsidRDefault="00E230D4" w:rsidP="00E230D4">
            <w:pPr>
              <w:rPr>
                <w:rFonts w:ascii="宋体" w:hAnsi="宋体" w:cs="宋体"/>
                <w:szCs w:val="21"/>
              </w:rPr>
            </w:pPr>
            <w:r>
              <w:rPr>
                <w:rFonts w:ascii="宋体" w:hAnsi="宋体" w:cs="宋体" w:hint="eastAsia"/>
                <w:szCs w:val="21"/>
              </w:rPr>
              <w:t>0</w:t>
            </w:r>
          </w:p>
        </w:tc>
        <w:tc>
          <w:tcPr>
            <w:tcW w:w="1194" w:type="dxa"/>
            <w:tcBorders>
              <w:top w:val="nil"/>
              <w:left w:val="nil"/>
              <w:bottom w:val="single" w:sz="8" w:space="0" w:color="auto"/>
              <w:right w:val="single" w:sz="8" w:space="0" w:color="auto"/>
            </w:tcBorders>
          </w:tcPr>
          <w:p w:rsidR="00E230D4" w:rsidRPr="00EB5D9F" w:rsidRDefault="00E230D4" w:rsidP="00E230D4">
            <w:pPr>
              <w:rPr>
                <w:rFonts w:cs="Times New Roman"/>
                <w:szCs w:val="21"/>
              </w:rPr>
            </w:pPr>
            <w:r w:rsidRPr="00EB5D9F">
              <w:rPr>
                <w:rFonts w:cs="Times New Roman"/>
                <w:szCs w:val="21"/>
              </w:rPr>
              <w:t>int</w:t>
            </w:r>
          </w:p>
        </w:tc>
      </w:tr>
    </w:tbl>
    <w:p w:rsidR="00E230D4" w:rsidRDefault="00E230D4" w:rsidP="00E230D4"/>
    <w:p w:rsidR="00E230D4" w:rsidRDefault="00E230D4" w:rsidP="00E230D4">
      <w:r>
        <w:rPr>
          <w:rFonts w:hint="eastAsia"/>
        </w:rPr>
        <w:t>*</w:t>
      </w:r>
      <w:r>
        <w:rPr>
          <w:rFonts w:hint="eastAsia"/>
        </w:rPr>
        <w:t>以</w:t>
      </w:r>
      <w:r>
        <w:t>年为一个日历周期。</w:t>
      </w:r>
    </w:p>
    <w:p w:rsidR="00E230D4" w:rsidRPr="00E230D4" w:rsidRDefault="00E230D4" w:rsidP="000D278B">
      <w:pPr>
        <w:pStyle w:val="5"/>
      </w:pPr>
      <w:bookmarkStart w:id="2095" w:name="_Toc19024"/>
      <w:bookmarkStart w:id="2096" w:name="_Toc4486"/>
      <w:bookmarkStart w:id="2097" w:name="_Toc492200365"/>
      <w:r w:rsidRPr="00151B79">
        <w:rPr>
          <w:rFonts w:hint="eastAsia"/>
        </w:rPr>
        <w:t>工作</w:t>
      </w:r>
      <w:r w:rsidRPr="00EB5D9F">
        <w:rPr>
          <w:rFonts w:hint="eastAsia"/>
        </w:rPr>
        <w:t>日历</w:t>
      </w:r>
      <w:r w:rsidRPr="00EB5D9F">
        <w:rPr>
          <w:rFonts w:hint="eastAsia"/>
        </w:rPr>
        <w:t>-</w:t>
      </w:r>
      <w:r w:rsidRPr="00EB5D9F">
        <w:rPr>
          <w:rFonts w:hint="eastAsia"/>
        </w:rPr>
        <w:t>特例</w:t>
      </w:r>
      <w:r w:rsidRPr="00E230D4">
        <w:rPr>
          <w:rFonts w:hint="eastAsia"/>
        </w:rPr>
        <w:t>（</w:t>
      </w:r>
      <w:r w:rsidRPr="000D278B">
        <w:t>sys_special_case</w:t>
      </w:r>
      <w:r w:rsidRPr="00E230D4">
        <w:rPr>
          <w:rFonts w:hint="eastAsia"/>
        </w:rPr>
        <w:t>）</w:t>
      </w:r>
      <w:bookmarkEnd w:id="2095"/>
      <w:bookmarkEnd w:id="2096"/>
      <w:bookmarkEnd w:id="2097"/>
    </w:p>
    <w:tbl>
      <w:tblPr>
        <w:tblW w:w="0" w:type="auto"/>
        <w:jc w:val="center"/>
        <w:tblLayout w:type="fixed"/>
        <w:tblCellMar>
          <w:left w:w="0" w:type="dxa"/>
          <w:right w:w="0" w:type="dxa"/>
        </w:tblCellMar>
        <w:tblLook w:val="0000" w:firstRow="0" w:lastRow="0" w:firstColumn="0" w:lastColumn="0" w:noHBand="0" w:noVBand="0"/>
      </w:tblPr>
      <w:tblGrid>
        <w:gridCol w:w="1560"/>
        <w:gridCol w:w="1440"/>
        <w:gridCol w:w="726"/>
        <w:gridCol w:w="2244"/>
        <w:gridCol w:w="510"/>
        <w:gridCol w:w="720"/>
        <w:gridCol w:w="1200"/>
      </w:tblGrid>
      <w:tr w:rsidR="00E230D4" w:rsidTr="00E230D4">
        <w:trPr>
          <w:trHeight w:val="276"/>
          <w:jc w:val="center"/>
        </w:trPr>
        <w:tc>
          <w:tcPr>
            <w:tcW w:w="1560" w:type="dxa"/>
            <w:tcBorders>
              <w:top w:val="single" w:sz="4" w:space="0" w:color="auto"/>
              <w:left w:val="single" w:sz="8" w:space="0" w:color="auto"/>
              <w:bottom w:val="single" w:sz="8" w:space="0" w:color="auto"/>
              <w:right w:val="single" w:sz="8" w:space="0" w:color="auto"/>
            </w:tcBorders>
          </w:tcPr>
          <w:p w:rsidR="00E230D4" w:rsidRDefault="00E230D4" w:rsidP="00E230D4">
            <w:pPr>
              <w:rPr>
                <w:rFonts w:ascii="宋体" w:hAnsi="宋体"/>
                <w:b/>
              </w:rPr>
            </w:pPr>
            <w:r>
              <w:rPr>
                <w:rFonts w:ascii="宋体" w:hAnsi="宋体" w:hint="eastAsia"/>
                <w:b/>
              </w:rPr>
              <w:lastRenderedPageBreak/>
              <w:t>HAS_</w:t>
            </w:r>
            <w:r>
              <w:rPr>
                <w:rFonts w:ascii="宋体" w:hAnsi="宋体"/>
                <w:b/>
              </w:rPr>
              <w:t>SPECIAL_CASE</w:t>
            </w:r>
          </w:p>
        </w:tc>
        <w:tc>
          <w:tcPr>
            <w:tcW w:w="6840" w:type="dxa"/>
            <w:gridSpan w:val="6"/>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230D4" w:rsidRDefault="00E230D4" w:rsidP="00E230D4">
            <w:pPr>
              <w:rPr>
                <w:rFonts w:ascii="宋体" w:hAnsi="宋体"/>
              </w:rPr>
            </w:pPr>
            <w:r>
              <w:rPr>
                <w:rFonts w:ascii="宋体" w:hAnsi="宋体" w:hint="eastAsia"/>
                <w:b/>
              </w:rPr>
              <w:t>特例</w:t>
            </w:r>
          </w:p>
        </w:tc>
      </w:tr>
      <w:tr w:rsidR="00E230D4" w:rsidTr="00E230D4">
        <w:trPr>
          <w:trHeight w:val="276"/>
          <w:jc w:val="center"/>
        </w:trPr>
        <w:tc>
          <w:tcPr>
            <w:tcW w:w="1560" w:type="dxa"/>
            <w:tcBorders>
              <w:top w:val="nil"/>
              <w:left w:val="single" w:sz="8" w:space="0" w:color="auto"/>
              <w:bottom w:val="single" w:sz="8" w:space="0" w:color="auto"/>
              <w:right w:val="single" w:sz="8" w:space="0" w:color="auto"/>
            </w:tcBorders>
          </w:tcPr>
          <w:p w:rsidR="00E230D4" w:rsidRDefault="00E230D4" w:rsidP="00E230D4">
            <w:pPr>
              <w:rPr>
                <w:rFonts w:ascii="宋体" w:hAnsi="宋体"/>
              </w:rPr>
            </w:pPr>
            <w:r>
              <w:rPr>
                <w:rFonts w:ascii="宋体" w:hAnsi="宋体" w:hint="eastAsia"/>
              </w:rPr>
              <w:t>字段代码</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rPr>
            </w:pPr>
            <w:r>
              <w:rPr>
                <w:rFonts w:ascii="宋体" w:hAnsi="宋体" w:hint="eastAsia"/>
              </w:rPr>
              <w:t>字段名</w:t>
            </w:r>
          </w:p>
        </w:tc>
        <w:tc>
          <w:tcPr>
            <w:tcW w:w="726"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rPr>
            </w:pPr>
            <w:r>
              <w:rPr>
                <w:rFonts w:ascii="宋体" w:hAnsi="宋体" w:hint="eastAsia"/>
              </w:rPr>
              <w:t>主键</w:t>
            </w:r>
          </w:p>
        </w:tc>
        <w:tc>
          <w:tcPr>
            <w:tcW w:w="2244"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r>
              <w:rPr>
                <w:rFonts w:ascii="宋体" w:hAnsi="宋体" w:hint="eastAsia"/>
              </w:rPr>
              <w:t>备注</w:t>
            </w:r>
          </w:p>
        </w:tc>
        <w:tc>
          <w:tcPr>
            <w:tcW w:w="510" w:type="dxa"/>
            <w:tcBorders>
              <w:top w:val="nil"/>
              <w:left w:val="nil"/>
              <w:bottom w:val="single" w:sz="8" w:space="0" w:color="auto"/>
              <w:right w:val="single" w:sz="4" w:space="0" w:color="auto"/>
            </w:tcBorders>
          </w:tcPr>
          <w:p w:rsidR="00E230D4" w:rsidRDefault="00E230D4" w:rsidP="00E230D4">
            <w:pPr>
              <w:jc w:val="center"/>
              <w:rPr>
                <w:rFonts w:ascii="宋体" w:hAnsi="宋体" w:cs="宋体"/>
              </w:rPr>
            </w:pPr>
            <w:r>
              <w:rPr>
                <w:rFonts w:ascii="宋体" w:hAnsi="宋体" w:hint="eastAsia"/>
              </w:rPr>
              <w:t>可空</w:t>
            </w:r>
          </w:p>
        </w:tc>
        <w:tc>
          <w:tcPr>
            <w:tcW w:w="720" w:type="dxa"/>
            <w:tcBorders>
              <w:top w:val="nil"/>
              <w:left w:val="single" w:sz="4" w:space="0" w:color="auto"/>
              <w:bottom w:val="single" w:sz="8" w:space="0" w:color="auto"/>
              <w:right w:val="single" w:sz="4" w:space="0" w:color="auto"/>
            </w:tcBorders>
          </w:tcPr>
          <w:p w:rsidR="00E230D4" w:rsidRDefault="00E230D4" w:rsidP="00E230D4">
            <w:pPr>
              <w:rPr>
                <w:rFonts w:ascii="宋体" w:hAnsi="宋体" w:cs="宋体"/>
              </w:rPr>
            </w:pPr>
            <w:r>
              <w:rPr>
                <w:rFonts w:ascii="宋体" w:hAnsi="宋体" w:hint="eastAsia"/>
              </w:rPr>
              <w:t>默认值</w:t>
            </w:r>
          </w:p>
        </w:tc>
        <w:tc>
          <w:tcPr>
            <w:tcW w:w="1200" w:type="dxa"/>
            <w:tcBorders>
              <w:top w:val="nil"/>
              <w:left w:val="single" w:sz="4" w:space="0" w:color="auto"/>
              <w:bottom w:val="single" w:sz="8" w:space="0" w:color="auto"/>
              <w:right w:val="single" w:sz="8" w:space="0" w:color="auto"/>
            </w:tcBorders>
          </w:tcPr>
          <w:p w:rsidR="00E230D4" w:rsidRDefault="00E230D4" w:rsidP="00E230D4">
            <w:pPr>
              <w:rPr>
                <w:rFonts w:ascii="宋体" w:hAnsi="宋体" w:cs="宋体"/>
              </w:rPr>
            </w:pPr>
            <w:r>
              <w:rPr>
                <w:rFonts w:ascii="宋体" w:hAnsi="宋体" w:hint="eastAsia"/>
              </w:rPr>
              <w:t>类型</w:t>
            </w:r>
          </w:p>
        </w:tc>
      </w:tr>
      <w:tr w:rsidR="00E230D4" w:rsidRPr="00EB5D9F" w:rsidTr="00E230D4">
        <w:trPr>
          <w:trHeight w:val="276"/>
          <w:jc w:val="center"/>
        </w:trPr>
        <w:tc>
          <w:tcPr>
            <w:tcW w:w="1560" w:type="dxa"/>
            <w:tcBorders>
              <w:top w:val="nil"/>
              <w:left w:val="single" w:sz="8" w:space="0" w:color="auto"/>
              <w:bottom w:val="single" w:sz="8" w:space="0" w:color="auto"/>
              <w:right w:val="single" w:sz="8" w:space="0" w:color="auto"/>
            </w:tcBorders>
          </w:tcPr>
          <w:p w:rsidR="00E230D4" w:rsidRPr="00EB5D9F" w:rsidRDefault="00E230D4" w:rsidP="00E230D4">
            <w:r w:rsidRPr="00EB5D9F">
              <w:t>id</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rPr>
            </w:pPr>
            <w:r>
              <w:rPr>
                <w:rFonts w:cs="Calibri" w:hint="eastAsia"/>
              </w:rPr>
              <w:t>特例</w:t>
            </w:r>
            <w:r>
              <w:rPr>
                <w:rFonts w:cs="Calibri" w:hint="eastAsia"/>
              </w:rPr>
              <w:t>ID</w:t>
            </w:r>
          </w:p>
        </w:tc>
        <w:tc>
          <w:tcPr>
            <w:tcW w:w="726"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rPr>
            </w:pPr>
            <w:r>
              <w:rPr>
                <w:rFonts w:cs="Calibri" w:hint="eastAsia"/>
              </w:rPr>
              <w:t>Y</w:t>
            </w:r>
          </w:p>
        </w:tc>
        <w:tc>
          <w:tcPr>
            <w:tcW w:w="2244"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jc w:val="left"/>
            </w:pPr>
          </w:p>
        </w:tc>
        <w:tc>
          <w:tcPr>
            <w:tcW w:w="510" w:type="dxa"/>
            <w:tcBorders>
              <w:top w:val="nil"/>
              <w:left w:val="nil"/>
              <w:bottom w:val="single" w:sz="8" w:space="0" w:color="auto"/>
              <w:right w:val="single" w:sz="4" w:space="0" w:color="auto"/>
            </w:tcBorders>
            <w:vAlign w:val="center"/>
          </w:tcPr>
          <w:p w:rsidR="00E230D4" w:rsidRDefault="00E230D4" w:rsidP="00E230D4">
            <w:pPr>
              <w:jc w:val="center"/>
              <w:rPr>
                <w:rFonts w:ascii="宋体" w:hAnsi="宋体" w:cs="宋体"/>
              </w:rPr>
            </w:pPr>
            <w:r>
              <w:rPr>
                <w:rFonts w:ascii="宋体" w:hAnsi="宋体" w:cs="宋体" w:hint="eastAsia"/>
              </w:rPr>
              <w:t>N</w:t>
            </w:r>
          </w:p>
        </w:tc>
        <w:tc>
          <w:tcPr>
            <w:tcW w:w="720" w:type="dxa"/>
            <w:tcBorders>
              <w:top w:val="nil"/>
              <w:left w:val="single" w:sz="4" w:space="0" w:color="auto"/>
              <w:bottom w:val="single" w:sz="8" w:space="0" w:color="auto"/>
              <w:right w:val="single" w:sz="4" w:space="0" w:color="auto"/>
            </w:tcBorders>
            <w:vAlign w:val="center"/>
          </w:tcPr>
          <w:p w:rsidR="00E230D4" w:rsidRDefault="00E230D4" w:rsidP="00E230D4">
            <w:pPr>
              <w:rPr>
                <w:rFonts w:ascii="宋体" w:hAnsi="宋体" w:cs="宋体"/>
              </w:rPr>
            </w:pPr>
          </w:p>
        </w:tc>
        <w:tc>
          <w:tcPr>
            <w:tcW w:w="1200" w:type="dxa"/>
            <w:tcBorders>
              <w:top w:val="nil"/>
              <w:left w:val="single" w:sz="4" w:space="0" w:color="auto"/>
              <w:bottom w:val="single" w:sz="8" w:space="0" w:color="auto"/>
              <w:right w:val="single" w:sz="8" w:space="0" w:color="auto"/>
            </w:tcBorders>
            <w:vAlign w:val="center"/>
          </w:tcPr>
          <w:p w:rsidR="00E230D4" w:rsidRPr="00EB5D9F" w:rsidRDefault="00E230D4" w:rsidP="00E230D4">
            <w:pPr>
              <w:rPr>
                <w:szCs w:val="21"/>
              </w:rPr>
            </w:pPr>
            <w:r w:rsidRPr="00EB5D9F">
              <w:rPr>
                <w:szCs w:val="21"/>
              </w:rPr>
              <w:t>varchar(32)</w:t>
            </w:r>
          </w:p>
        </w:tc>
      </w:tr>
      <w:tr w:rsidR="00E230D4" w:rsidRPr="00EB5D9F" w:rsidTr="00E230D4">
        <w:trPr>
          <w:trHeight w:val="276"/>
          <w:jc w:val="center"/>
        </w:trPr>
        <w:tc>
          <w:tcPr>
            <w:tcW w:w="1560" w:type="dxa"/>
            <w:tcBorders>
              <w:top w:val="nil"/>
              <w:left w:val="single" w:sz="8" w:space="0" w:color="auto"/>
              <w:bottom w:val="single" w:sz="8" w:space="0" w:color="auto"/>
              <w:right w:val="single" w:sz="8" w:space="0" w:color="auto"/>
            </w:tcBorders>
          </w:tcPr>
          <w:p w:rsidR="00E230D4" w:rsidRPr="00EB5D9F" w:rsidRDefault="00E230D4" w:rsidP="00E230D4">
            <w:r w:rsidRPr="00EB5D9F">
              <w:t>wc_id</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rPr>
            </w:pPr>
            <w:r>
              <w:rPr>
                <w:rFonts w:cs="Calibri" w:hint="eastAsia"/>
              </w:rPr>
              <w:t>工作</w:t>
            </w:r>
            <w:r>
              <w:rPr>
                <w:rFonts w:cs="Calibri"/>
              </w:rPr>
              <w:t>日</w:t>
            </w:r>
            <w:r>
              <w:rPr>
                <w:rFonts w:cs="Calibri" w:hint="eastAsia"/>
              </w:rPr>
              <w:t>历</w:t>
            </w:r>
            <w:r>
              <w:rPr>
                <w:rFonts w:cs="Calibri" w:hint="eastAsia"/>
              </w:rPr>
              <w:t>ID</w:t>
            </w:r>
          </w:p>
        </w:tc>
        <w:tc>
          <w:tcPr>
            <w:tcW w:w="726"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rPr>
            </w:pPr>
          </w:p>
        </w:tc>
        <w:tc>
          <w:tcPr>
            <w:tcW w:w="2244"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jc w:val="left"/>
            </w:pPr>
          </w:p>
        </w:tc>
        <w:tc>
          <w:tcPr>
            <w:tcW w:w="510" w:type="dxa"/>
            <w:tcBorders>
              <w:top w:val="nil"/>
              <w:left w:val="nil"/>
              <w:bottom w:val="single" w:sz="8" w:space="0" w:color="auto"/>
              <w:right w:val="single" w:sz="4" w:space="0" w:color="auto"/>
            </w:tcBorders>
            <w:vAlign w:val="center"/>
          </w:tcPr>
          <w:p w:rsidR="00E230D4" w:rsidRDefault="00E230D4" w:rsidP="00E230D4">
            <w:pPr>
              <w:jc w:val="center"/>
              <w:rPr>
                <w:rFonts w:ascii="宋体" w:hAnsi="宋体" w:cs="宋体"/>
              </w:rPr>
            </w:pPr>
            <w:r>
              <w:rPr>
                <w:rFonts w:ascii="宋体" w:hAnsi="宋体" w:cs="宋体" w:hint="eastAsia"/>
              </w:rPr>
              <w:t>N</w:t>
            </w:r>
          </w:p>
        </w:tc>
        <w:tc>
          <w:tcPr>
            <w:tcW w:w="720" w:type="dxa"/>
            <w:tcBorders>
              <w:top w:val="nil"/>
              <w:left w:val="single" w:sz="4" w:space="0" w:color="auto"/>
              <w:bottom w:val="single" w:sz="8" w:space="0" w:color="auto"/>
              <w:right w:val="single" w:sz="4" w:space="0" w:color="auto"/>
            </w:tcBorders>
            <w:vAlign w:val="center"/>
          </w:tcPr>
          <w:p w:rsidR="00E230D4" w:rsidRDefault="00E230D4" w:rsidP="00E230D4">
            <w:pPr>
              <w:rPr>
                <w:rFonts w:ascii="宋体" w:hAnsi="宋体" w:cs="宋体"/>
              </w:rPr>
            </w:pPr>
          </w:p>
        </w:tc>
        <w:tc>
          <w:tcPr>
            <w:tcW w:w="1200" w:type="dxa"/>
            <w:tcBorders>
              <w:top w:val="nil"/>
              <w:left w:val="single" w:sz="4" w:space="0" w:color="auto"/>
              <w:bottom w:val="single" w:sz="8" w:space="0" w:color="auto"/>
              <w:right w:val="single" w:sz="8" w:space="0" w:color="auto"/>
            </w:tcBorders>
            <w:vAlign w:val="center"/>
          </w:tcPr>
          <w:p w:rsidR="00E230D4" w:rsidRPr="00EB5D9F" w:rsidRDefault="00E230D4" w:rsidP="00E230D4">
            <w:pPr>
              <w:rPr>
                <w:rFonts w:cs="Times New Roman"/>
              </w:rPr>
            </w:pPr>
            <w:r w:rsidRPr="00EB5D9F">
              <w:rPr>
                <w:szCs w:val="21"/>
              </w:rPr>
              <w:t>varchar(32)</w:t>
            </w:r>
          </w:p>
        </w:tc>
      </w:tr>
      <w:tr w:rsidR="00E230D4" w:rsidRPr="00EB5D9F" w:rsidTr="00E230D4">
        <w:trPr>
          <w:trHeight w:val="534"/>
          <w:jc w:val="center"/>
        </w:trPr>
        <w:tc>
          <w:tcPr>
            <w:tcW w:w="1560" w:type="dxa"/>
            <w:tcBorders>
              <w:top w:val="nil"/>
              <w:left w:val="single" w:sz="8" w:space="0" w:color="auto"/>
              <w:bottom w:val="single" w:sz="8" w:space="0" w:color="auto"/>
              <w:right w:val="single" w:sz="8" w:space="0" w:color="auto"/>
            </w:tcBorders>
          </w:tcPr>
          <w:p w:rsidR="00E230D4" w:rsidRPr="00EB5D9F" w:rsidRDefault="00E230D4" w:rsidP="00E230D4">
            <w:r w:rsidRPr="00EB5D9F">
              <w:t>case_type</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rPr>
            </w:pPr>
            <w:r>
              <w:rPr>
                <w:rFonts w:cs="Calibri" w:hint="eastAsia"/>
              </w:rPr>
              <w:t>特例类型</w:t>
            </w:r>
          </w:p>
        </w:tc>
        <w:tc>
          <w:tcPr>
            <w:tcW w:w="726"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rPr>
            </w:pPr>
          </w:p>
        </w:tc>
        <w:tc>
          <w:tcPr>
            <w:tcW w:w="2244"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jc w:val="left"/>
            </w:pPr>
            <w:r>
              <w:rPr>
                <w:rFonts w:hint="eastAsia"/>
              </w:rPr>
              <w:t xml:space="preserve">1 </w:t>
            </w:r>
            <w:r>
              <w:rPr>
                <w:rFonts w:hint="eastAsia"/>
              </w:rPr>
              <w:t>假期</w:t>
            </w:r>
          </w:p>
          <w:p w:rsidR="00E230D4" w:rsidRDefault="00E230D4" w:rsidP="00E230D4">
            <w:pPr>
              <w:jc w:val="left"/>
            </w:pPr>
            <w:r>
              <w:rPr>
                <w:rFonts w:hint="eastAsia"/>
              </w:rPr>
              <w:t xml:space="preserve">2 </w:t>
            </w:r>
            <w:r>
              <w:rPr>
                <w:rFonts w:hint="eastAsia"/>
              </w:rPr>
              <w:t>上</w:t>
            </w:r>
            <w:r>
              <w:t>班</w:t>
            </w:r>
          </w:p>
        </w:tc>
        <w:tc>
          <w:tcPr>
            <w:tcW w:w="510" w:type="dxa"/>
            <w:tcBorders>
              <w:top w:val="nil"/>
              <w:left w:val="nil"/>
              <w:bottom w:val="single" w:sz="8" w:space="0" w:color="auto"/>
              <w:right w:val="single" w:sz="4" w:space="0" w:color="auto"/>
            </w:tcBorders>
            <w:vAlign w:val="center"/>
          </w:tcPr>
          <w:p w:rsidR="00E230D4" w:rsidRDefault="00E230D4" w:rsidP="00E230D4">
            <w:pPr>
              <w:jc w:val="center"/>
              <w:rPr>
                <w:rFonts w:ascii="宋体" w:hAnsi="宋体" w:cs="宋体"/>
              </w:rPr>
            </w:pPr>
            <w:r>
              <w:rPr>
                <w:rFonts w:ascii="宋体" w:hAnsi="宋体" w:cs="宋体" w:hint="eastAsia"/>
              </w:rPr>
              <w:t>N</w:t>
            </w:r>
          </w:p>
        </w:tc>
        <w:tc>
          <w:tcPr>
            <w:tcW w:w="720" w:type="dxa"/>
            <w:tcBorders>
              <w:top w:val="nil"/>
              <w:left w:val="single" w:sz="4" w:space="0" w:color="auto"/>
              <w:bottom w:val="single" w:sz="8" w:space="0" w:color="auto"/>
              <w:right w:val="single" w:sz="4" w:space="0" w:color="auto"/>
            </w:tcBorders>
            <w:vAlign w:val="center"/>
          </w:tcPr>
          <w:p w:rsidR="00E230D4" w:rsidRDefault="00E230D4" w:rsidP="00E230D4">
            <w:pPr>
              <w:rPr>
                <w:rFonts w:ascii="宋体" w:hAnsi="宋体" w:cs="宋体"/>
              </w:rPr>
            </w:pPr>
          </w:p>
        </w:tc>
        <w:tc>
          <w:tcPr>
            <w:tcW w:w="1200" w:type="dxa"/>
            <w:tcBorders>
              <w:top w:val="nil"/>
              <w:left w:val="single" w:sz="4" w:space="0" w:color="auto"/>
              <w:bottom w:val="single" w:sz="8" w:space="0" w:color="auto"/>
              <w:right w:val="single" w:sz="8" w:space="0" w:color="auto"/>
            </w:tcBorders>
            <w:vAlign w:val="center"/>
          </w:tcPr>
          <w:p w:rsidR="00E230D4" w:rsidRPr="00EB5D9F" w:rsidRDefault="00E230D4" w:rsidP="00E230D4">
            <w:pPr>
              <w:rPr>
                <w:szCs w:val="21"/>
              </w:rPr>
            </w:pPr>
            <w:r w:rsidRPr="00EB5D9F">
              <w:rPr>
                <w:szCs w:val="21"/>
              </w:rPr>
              <w:t>varchar(1)</w:t>
            </w:r>
          </w:p>
        </w:tc>
      </w:tr>
      <w:tr w:rsidR="00E230D4" w:rsidRPr="00EB5D9F" w:rsidTr="00E230D4">
        <w:trPr>
          <w:trHeight w:val="276"/>
          <w:jc w:val="center"/>
        </w:trPr>
        <w:tc>
          <w:tcPr>
            <w:tcW w:w="1560" w:type="dxa"/>
            <w:tcBorders>
              <w:top w:val="nil"/>
              <w:left w:val="single" w:sz="8" w:space="0" w:color="auto"/>
              <w:bottom w:val="single" w:sz="8" w:space="0" w:color="auto"/>
              <w:right w:val="single" w:sz="8" w:space="0" w:color="auto"/>
            </w:tcBorders>
          </w:tcPr>
          <w:p w:rsidR="00E230D4" w:rsidRPr="00EB5D9F" w:rsidRDefault="00E230D4" w:rsidP="00E230D4">
            <w:r w:rsidRPr="00EB5D9F">
              <w:t>case_date</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rPr>
            </w:pPr>
            <w:r>
              <w:rPr>
                <w:rFonts w:cs="Calibri" w:hint="eastAsia"/>
              </w:rPr>
              <w:t>特例</w:t>
            </w:r>
            <w:r>
              <w:rPr>
                <w:rFonts w:cs="Calibri"/>
              </w:rPr>
              <w:t>日期</w:t>
            </w:r>
          </w:p>
        </w:tc>
        <w:tc>
          <w:tcPr>
            <w:tcW w:w="726"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rPr>
            </w:pPr>
          </w:p>
        </w:tc>
        <w:tc>
          <w:tcPr>
            <w:tcW w:w="2244"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jc w:val="left"/>
            </w:pPr>
          </w:p>
        </w:tc>
        <w:tc>
          <w:tcPr>
            <w:tcW w:w="510" w:type="dxa"/>
            <w:tcBorders>
              <w:top w:val="nil"/>
              <w:left w:val="nil"/>
              <w:bottom w:val="single" w:sz="8" w:space="0" w:color="auto"/>
              <w:right w:val="single" w:sz="4" w:space="0" w:color="auto"/>
            </w:tcBorders>
            <w:vAlign w:val="center"/>
          </w:tcPr>
          <w:p w:rsidR="00E230D4" w:rsidRDefault="00E230D4" w:rsidP="00E230D4">
            <w:pPr>
              <w:jc w:val="center"/>
              <w:rPr>
                <w:rFonts w:ascii="宋体" w:hAnsi="宋体" w:cs="宋体"/>
              </w:rPr>
            </w:pPr>
            <w:r>
              <w:rPr>
                <w:rFonts w:ascii="宋体" w:hAnsi="宋体" w:cs="宋体" w:hint="eastAsia"/>
              </w:rPr>
              <w:t>N</w:t>
            </w:r>
          </w:p>
        </w:tc>
        <w:tc>
          <w:tcPr>
            <w:tcW w:w="720" w:type="dxa"/>
            <w:tcBorders>
              <w:top w:val="nil"/>
              <w:left w:val="single" w:sz="4" w:space="0" w:color="auto"/>
              <w:bottom w:val="single" w:sz="8" w:space="0" w:color="auto"/>
              <w:right w:val="single" w:sz="4" w:space="0" w:color="auto"/>
            </w:tcBorders>
            <w:vAlign w:val="center"/>
          </w:tcPr>
          <w:p w:rsidR="00E230D4" w:rsidRDefault="00E230D4" w:rsidP="00E230D4">
            <w:pPr>
              <w:rPr>
                <w:rFonts w:ascii="宋体" w:hAnsi="宋体" w:cs="宋体"/>
              </w:rPr>
            </w:pPr>
          </w:p>
        </w:tc>
        <w:tc>
          <w:tcPr>
            <w:tcW w:w="1200" w:type="dxa"/>
            <w:tcBorders>
              <w:top w:val="nil"/>
              <w:left w:val="single" w:sz="4" w:space="0" w:color="auto"/>
              <w:bottom w:val="single" w:sz="8" w:space="0" w:color="auto"/>
              <w:right w:val="single" w:sz="8" w:space="0" w:color="auto"/>
            </w:tcBorders>
            <w:vAlign w:val="center"/>
          </w:tcPr>
          <w:p w:rsidR="00E230D4" w:rsidRPr="00EB5D9F" w:rsidRDefault="00E230D4" w:rsidP="00E230D4">
            <w:pPr>
              <w:rPr>
                <w:szCs w:val="21"/>
              </w:rPr>
            </w:pPr>
            <w:r w:rsidRPr="00EB5D9F">
              <w:rPr>
                <w:szCs w:val="21"/>
              </w:rPr>
              <w:t>varchar(10)</w:t>
            </w:r>
          </w:p>
        </w:tc>
      </w:tr>
      <w:tr w:rsidR="00E230D4" w:rsidRPr="00EB5D9F" w:rsidTr="00E230D4">
        <w:trPr>
          <w:trHeight w:val="276"/>
          <w:jc w:val="center"/>
        </w:trPr>
        <w:tc>
          <w:tcPr>
            <w:tcW w:w="1560" w:type="dxa"/>
            <w:tcBorders>
              <w:top w:val="nil"/>
              <w:left w:val="single" w:sz="8" w:space="0" w:color="auto"/>
              <w:bottom w:val="single" w:sz="8" w:space="0" w:color="auto"/>
              <w:right w:val="single" w:sz="8" w:space="0" w:color="auto"/>
            </w:tcBorders>
          </w:tcPr>
          <w:p w:rsidR="00E230D4" w:rsidRPr="00EB5D9F" w:rsidRDefault="00E230D4" w:rsidP="00E230D4">
            <w:pPr>
              <w:rPr>
                <w:szCs w:val="21"/>
              </w:rPr>
            </w:pPr>
            <w:r w:rsidRPr="00EB5D9F">
              <w:rPr>
                <w:szCs w:val="21"/>
              </w:rPr>
              <w:t>onduty_time</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E230D4" w:rsidRDefault="00E230D4" w:rsidP="00E230D4">
            <w:pPr>
              <w:rPr>
                <w:rFonts w:ascii="宋体" w:hAnsi="宋体"/>
                <w:szCs w:val="21"/>
              </w:rPr>
            </w:pPr>
            <w:r>
              <w:rPr>
                <w:rFonts w:ascii="宋体" w:hAnsi="宋体" w:hint="eastAsia"/>
                <w:szCs w:val="21"/>
              </w:rPr>
              <w:t>上</w:t>
            </w:r>
            <w:r>
              <w:rPr>
                <w:rFonts w:ascii="宋体" w:hAnsi="宋体"/>
                <w:szCs w:val="21"/>
              </w:rPr>
              <w:t>班</w:t>
            </w:r>
            <w:r>
              <w:rPr>
                <w:rFonts w:ascii="宋体" w:hAnsi="宋体" w:hint="eastAsia"/>
                <w:szCs w:val="21"/>
              </w:rPr>
              <w:t>时间</w:t>
            </w:r>
          </w:p>
        </w:tc>
        <w:tc>
          <w:tcPr>
            <w:tcW w:w="726"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szCs w:val="21"/>
              </w:rPr>
            </w:pPr>
          </w:p>
        </w:tc>
        <w:tc>
          <w:tcPr>
            <w:tcW w:w="2244"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jc w:val="left"/>
              <w:rPr>
                <w:sz w:val="20"/>
                <w:szCs w:val="20"/>
              </w:rPr>
            </w:pPr>
            <w:r>
              <w:rPr>
                <w:rFonts w:hint="eastAsia"/>
                <w:sz w:val="20"/>
                <w:szCs w:val="20"/>
              </w:rPr>
              <w:t>HH</w:t>
            </w:r>
            <w:r>
              <w:rPr>
                <w:sz w:val="20"/>
                <w:szCs w:val="20"/>
              </w:rPr>
              <w:t>：</w:t>
            </w:r>
            <w:r>
              <w:rPr>
                <w:sz w:val="20"/>
                <w:szCs w:val="20"/>
              </w:rPr>
              <w:t>MM</w:t>
            </w:r>
            <w:r>
              <w:rPr>
                <w:sz w:val="20"/>
                <w:szCs w:val="20"/>
              </w:rPr>
              <w:t>：</w:t>
            </w:r>
            <w:r>
              <w:rPr>
                <w:sz w:val="20"/>
                <w:szCs w:val="20"/>
              </w:rPr>
              <w:t>SS</w:t>
            </w:r>
          </w:p>
        </w:tc>
        <w:tc>
          <w:tcPr>
            <w:tcW w:w="510" w:type="dxa"/>
            <w:tcBorders>
              <w:top w:val="nil"/>
              <w:left w:val="nil"/>
              <w:bottom w:val="single" w:sz="8" w:space="0" w:color="auto"/>
              <w:right w:val="single" w:sz="4" w:space="0" w:color="auto"/>
            </w:tcBorders>
            <w:vAlign w:val="center"/>
          </w:tcPr>
          <w:p w:rsidR="00E230D4" w:rsidRDefault="00E230D4" w:rsidP="00E230D4">
            <w:pPr>
              <w:jc w:val="center"/>
              <w:rPr>
                <w:rFonts w:ascii="宋体" w:hAnsi="宋体" w:cs="宋体"/>
                <w:szCs w:val="21"/>
              </w:rPr>
            </w:pPr>
            <w:r>
              <w:rPr>
                <w:rFonts w:ascii="宋体" w:hAnsi="宋体" w:cs="宋体" w:hint="eastAsia"/>
                <w:szCs w:val="21"/>
              </w:rPr>
              <w:t>Y</w:t>
            </w:r>
          </w:p>
        </w:tc>
        <w:tc>
          <w:tcPr>
            <w:tcW w:w="720" w:type="dxa"/>
            <w:tcBorders>
              <w:top w:val="nil"/>
              <w:left w:val="single" w:sz="4" w:space="0" w:color="auto"/>
              <w:bottom w:val="single" w:sz="8" w:space="0" w:color="auto"/>
              <w:right w:val="single" w:sz="8" w:space="0" w:color="auto"/>
            </w:tcBorders>
            <w:vAlign w:val="center"/>
          </w:tcPr>
          <w:p w:rsidR="00E230D4" w:rsidRDefault="00E230D4" w:rsidP="00E230D4">
            <w:pPr>
              <w:rPr>
                <w:rFonts w:ascii="宋体" w:hAnsi="宋体" w:cs="宋体"/>
                <w:szCs w:val="21"/>
              </w:rPr>
            </w:pPr>
          </w:p>
        </w:tc>
        <w:tc>
          <w:tcPr>
            <w:tcW w:w="1200" w:type="dxa"/>
            <w:tcBorders>
              <w:top w:val="nil"/>
              <w:left w:val="nil"/>
              <w:bottom w:val="single" w:sz="8" w:space="0" w:color="auto"/>
              <w:right w:val="single" w:sz="8" w:space="0" w:color="auto"/>
            </w:tcBorders>
          </w:tcPr>
          <w:p w:rsidR="00E230D4" w:rsidRPr="00EB5D9F" w:rsidRDefault="00E230D4" w:rsidP="00E230D4">
            <w:pPr>
              <w:rPr>
                <w:rFonts w:cs="Times New Roman"/>
                <w:szCs w:val="21"/>
              </w:rPr>
            </w:pPr>
            <w:r w:rsidRPr="00EB5D9F">
              <w:rPr>
                <w:rFonts w:cs="Times New Roman"/>
                <w:szCs w:val="21"/>
              </w:rPr>
              <w:t>varchar(8)</w:t>
            </w:r>
          </w:p>
        </w:tc>
      </w:tr>
      <w:tr w:rsidR="00E230D4" w:rsidRPr="00EB5D9F" w:rsidTr="00E230D4">
        <w:trPr>
          <w:trHeight w:val="292"/>
          <w:jc w:val="center"/>
        </w:trPr>
        <w:tc>
          <w:tcPr>
            <w:tcW w:w="1560" w:type="dxa"/>
            <w:tcBorders>
              <w:top w:val="nil"/>
              <w:left w:val="single" w:sz="8" w:space="0" w:color="auto"/>
              <w:bottom w:val="single" w:sz="8" w:space="0" w:color="auto"/>
              <w:right w:val="single" w:sz="8" w:space="0" w:color="auto"/>
            </w:tcBorders>
          </w:tcPr>
          <w:p w:rsidR="00E230D4" w:rsidRPr="00EB5D9F" w:rsidRDefault="00E230D4" w:rsidP="00E230D4">
            <w:r w:rsidRPr="00EB5D9F">
              <w:t>offduty_time</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szCs w:val="21"/>
              </w:rPr>
            </w:pPr>
            <w:r>
              <w:rPr>
                <w:rFonts w:cs="Calibri" w:hint="eastAsia"/>
                <w:szCs w:val="21"/>
              </w:rPr>
              <w:t>下</w:t>
            </w:r>
            <w:r>
              <w:rPr>
                <w:rFonts w:cs="Calibri"/>
                <w:szCs w:val="21"/>
              </w:rPr>
              <w:t>班</w:t>
            </w:r>
            <w:r>
              <w:rPr>
                <w:rFonts w:cs="Calibri" w:hint="eastAsia"/>
                <w:szCs w:val="21"/>
              </w:rPr>
              <w:t>时间</w:t>
            </w:r>
          </w:p>
        </w:tc>
        <w:tc>
          <w:tcPr>
            <w:tcW w:w="726"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szCs w:val="21"/>
              </w:rPr>
            </w:pPr>
          </w:p>
        </w:tc>
        <w:tc>
          <w:tcPr>
            <w:tcW w:w="2244"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jc w:val="left"/>
              <w:rPr>
                <w:sz w:val="20"/>
                <w:szCs w:val="20"/>
              </w:rPr>
            </w:pPr>
            <w:r>
              <w:rPr>
                <w:rFonts w:hint="eastAsia"/>
                <w:sz w:val="20"/>
                <w:szCs w:val="20"/>
              </w:rPr>
              <w:t>HH</w:t>
            </w:r>
            <w:r>
              <w:rPr>
                <w:sz w:val="20"/>
                <w:szCs w:val="20"/>
              </w:rPr>
              <w:t>：</w:t>
            </w:r>
            <w:r>
              <w:rPr>
                <w:sz w:val="20"/>
                <w:szCs w:val="20"/>
              </w:rPr>
              <w:t>MM</w:t>
            </w:r>
            <w:r>
              <w:rPr>
                <w:sz w:val="20"/>
                <w:szCs w:val="20"/>
              </w:rPr>
              <w:t>：</w:t>
            </w:r>
            <w:r>
              <w:rPr>
                <w:sz w:val="20"/>
                <w:szCs w:val="20"/>
              </w:rPr>
              <w:t>SS</w:t>
            </w:r>
          </w:p>
        </w:tc>
        <w:tc>
          <w:tcPr>
            <w:tcW w:w="510" w:type="dxa"/>
            <w:tcBorders>
              <w:top w:val="nil"/>
              <w:left w:val="nil"/>
              <w:bottom w:val="single" w:sz="8" w:space="0" w:color="auto"/>
              <w:right w:val="single" w:sz="4" w:space="0" w:color="auto"/>
            </w:tcBorders>
            <w:vAlign w:val="center"/>
          </w:tcPr>
          <w:p w:rsidR="00E230D4" w:rsidRDefault="00E230D4" w:rsidP="00E230D4">
            <w:pPr>
              <w:jc w:val="center"/>
              <w:rPr>
                <w:rFonts w:ascii="宋体" w:hAnsi="宋体" w:cs="宋体"/>
                <w:szCs w:val="21"/>
              </w:rPr>
            </w:pPr>
            <w:r>
              <w:rPr>
                <w:rFonts w:ascii="宋体" w:hAnsi="宋体" w:cs="宋体" w:hint="eastAsia"/>
                <w:szCs w:val="21"/>
              </w:rPr>
              <w:t>Y</w:t>
            </w:r>
          </w:p>
        </w:tc>
        <w:tc>
          <w:tcPr>
            <w:tcW w:w="720" w:type="dxa"/>
            <w:tcBorders>
              <w:top w:val="nil"/>
              <w:left w:val="single" w:sz="4" w:space="0" w:color="auto"/>
              <w:bottom w:val="single" w:sz="8" w:space="0" w:color="auto"/>
              <w:right w:val="single" w:sz="8" w:space="0" w:color="auto"/>
            </w:tcBorders>
            <w:vAlign w:val="center"/>
          </w:tcPr>
          <w:p w:rsidR="00E230D4" w:rsidRDefault="00E230D4" w:rsidP="00E230D4">
            <w:pPr>
              <w:rPr>
                <w:rFonts w:ascii="宋体" w:hAnsi="宋体" w:cs="宋体"/>
                <w:szCs w:val="21"/>
              </w:rPr>
            </w:pPr>
          </w:p>
        </w:tc>
        <w:tc>
          <w:tcPr>
            <w:tcW w:w="1200" w:type="dxa"/>
            <w:tcBorders>
              <w:top w:val="nil"/>
              <w:left w:val="nil"/>
              <w:bottom w:val="single" w:sz="8" w:space="0" w:color="auto"/>
              <w:right w:val="single" w:sz="8" w:space="0" w:color="auto"/>
            </w:tcBorders>
          </w:tcPr>
          <w:p w:rsidR="00E230D4" w:rsidRPr="00EB5D9F" w:rsidRDefault="00E230D4" w:rsidP="00E230D4">
            <w:pPr>
              <w:rPr>
                <w:rFonts w:cs="Times New Roman"/>
                <w:szCs w:val="21"/>
              </w:rPr>
            </w:pPr>
            <w:r w:rsidRPr="00EB5D9F">
              <w:rPr>
                <w:rFonts w:cs="Times New Roman"/>
                <w:szCs w:val="21"/>
              </w:rPr>
              <w:t>varchar(8)</w:t>
            </w:r>
          </w:p>
        </w:tc>
      </w:tr>
    </w:tbl>
    <w:p w:rsidR="00E230D4" w:rsidRDefault="00E230D4" w:rsidP="00E230D4">
      <w:r>
        <w:rPr>
          <w:rFonts w:hint="eastAsia"/>
        </w:rPr>
        <w:t>*</w:t>
      </w:r>
      <w:r>
        <w:rPr>
          <w:rFonts w:hint="eastAsia"/>
        </w:rPr>
        <w:t>默认每</w:t>
      </w:r>
      <w:r>
        <w:t>周六、日为假期</w:t>
      </w:r>
    </w:p>
    <w:p w:rsidR="00E230D4" w:rsidRPr="002F4728" w:rsidRDefault="00E230D4" w:rsidP="000D278B">
      <w:pPr>
        <w:pStyle w:val="5"/>
      </w:pPr>
      <w:bookmarkStart w:id="2098" w:name="_Toc5750"/>
      <w:bookmarkStart w:id="2099" w:name="_Toc23937"/>
      <w:bookmarkStart w:id="2100" w:name="_Toc492200366"/>
      <w:r w:rsidRPr="00151B79">
        <w:t>工作</w:t>
      </w:r>
      <w:r w:rsidRPr="00151B79">
        <w:rPr>
          <w:rFonts w:hint="eastAsia"/>
        </w:rPr>
        <w:t>日历</w:t>
      </w:r>
      <w:r w:rsidRPr="00151B79">
        <w:t>-</w:t>
      </w:r>
      <w:r w:rsidRPr="00EB5D9F">
        <w:t>工作日</w:t>
      </w:r>
      <w:r>
        <w:rPr>
          <w:rFonts w:hint="eastAsia"/>
        </w:rPr>
        <w:t>（</w:t>
      </w:r>
      <w:r>
        <w:rPr>
          <w:rFonts w:hint="eastAsia"/>
        </w:rPr>
        <w:t>has</w:t>
      </w:r>
      <w:r w:rsidRPr="000D278B">
        <w:t>_workday</w:t>
      </w:r>
      <w:r>
        <w:rPr>
          <w:rFonts w:hint="eastAsia"/>
        </w:rPr>
        <w:t>）</w:t>
      </w:r>
      <w:bookmarkEnd w:id="2098"/>
      <w:bookmarkEnd w:id="2099"/>
      <w:bookmarkEnd w:id="2100"/>
    </w:p>
    <w:tbl>
      <w:tblPr>
        <w:tblW w:w="0" w:type="auto"/>
        <w:jc w:val="center"/>
        <w:tblLayout w:type="fixed"/>
        <w:tblCellMar>
          <w:left w:w="0" w:type="dxa"/>
          <w:right w:w="0" w:type="dxa"/>
        </w:tblCellMar>
        <w:tblLook w:val="0000" w:firstRow="0" w:lastRow="0" w:firstColumn="0" w:lastColumn="0" w:noHBand="0" w:noVBand="0"/>
      </w:tblPr>
      <w:tblGrid>
        <w:gridCol w:w="1153"/>
        <w:gridCol w:w="1345"/>
        <w:gridCol w:w="697"/>
        <w:gridCol w:w="2762"/>
        <w:gridCol w:w="566"/>
        <w:gridCol w:w="673"/>
        <w:gridCol w:w="1164"/>
      </w:tblGrid>
      <w:tr w:rsidR="00E230D4" w:rsidTr="00E230D4">
        <w:trPr>
          <w:trHeight w:val="607"/>
          <w:jc w:val="center"/>
        </w:trPr>
        <w:tc>
          <w:tcPr>
            <w:tcW w:w="1153" w:type="dxa"/>
            <w:tcBorders>
              <w:top w:val="single" w:sz="4" w:space="0" w:color="auto"/>
              <w:left w:val="single" w:sz="8" w:space="0" w:color="auto"/>
              <w:bottom w:val="single" w:sz="8" w:space="0" w:color="auto"/>
              <w:right w:val="single" w:sz="8" w:space="0" w:color="auto"/>
            </w:tcBorders>
          </w:tcPr>
          <w:p w:rsidR="00E230D4" w:rsidRDefault="00E230D4" w:rsidP="00E230D4">
            <w:pPr>
              <w:rPr>
                <w:rFonts w:ascii="宋体" w:hAnsi="宋体"/>
                <w:b/>
              </w:rPr>
            </w:pPr>
            <w:r>
              <w:rPr>
                <w:rFonts w:ascii="宋体" w:hAnsi="宋体" w:hint="eastAsia"/>
                <w:b/>
              </w:rPr>
              <w:t>HAS_</w:t>
            </w:r>
            <w:r>
              <w:rPr>
                <w:rFonts w:ascii="宋体" w:hAnsi="宋体"/>
                <w:b/>
              </w:rPr>
              <w:t>WORKDAY</w:t>
            </w:r>
          </w:p>
        </w:tc>
        <w:tc>
          <w:tcPr>
            <w:tcW w:w="7207" w:type="dxa"/>
            <w:gridSpan w:val="6"/>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230D4" w:rsidRDefault="00E230D4" w:rsidP="00E230D4">
            <w:pPr>
              <w:rPr>
                <w:rFonts w:ascii="宋体" w:hAnsi="宋体"/>
              </w:rPr>
            </w:pPr>
            <w:r>
              <w:rPr>
                <w:rFonts w:ascii="宋体" w:hAnsi="宋体" w:hint="eastAsia"/>
                <w:b/>
              </w:rPr>
              <w:t>工作</w:t>
            </w:r>
            <w:r>
              <w:rPr>
                <w:rFonts w:ascii="宋体" w:hAnsi="宋体"/>
                <w:b/>
              </w:rPr>
              <w:t>日</w:t>
            </w:r>
          </w:p>
        </w:tc>
      </w:tr>
      <w:tr w:rsidR="00E230D4" w:rsidTr="00E230D4">
        <w:trPr>
          <w:trHeight w:val="601"/>
          <w:jc w:val="center"/>
        </w:trPr>
        <w:tc>
          <w:tcPr>
            <w:tcW w:w="1153" w:type="dxa"/>
            <w:tcBorders>
              <w:top w:val="single" w:sz="8" w:space="0" w:color="auto"/>
              <w:left w:val="single" w:sz="8" w:space="0" w:color="auto"/>
              <w:bottom w:val="single" w:sz="8" w:space="0" w:color="auto"/>
              <w:right w:val="single" w:sz="8" w:space="0" w:color="auto"/>
            </w:tcBorders>
          </w:tcPr>
          <w:p w:rsidR="00E230D4" w:rsidRDefault="00E230D4" w:rsidP="00E230D4">
            <w:pPr>
              <w:rPr>
                <w:rFonts w:ascii="宋体" w:hAnsi="宋体"/>
              </w:rPr>
            </w:pPr>
            <w:r>
              <w:rPr>
                <w:rFonts w:ascii="宋体" w:hAnsi="宋体" w:hint="eastAsia"/>
              </w:rPr>
              <w:t>字段代码</w:t>
            </w:r>
          </w:p>
        </w:tc>
        <w:tc>
          <w:tcPr>
            <w:tcW w:w="13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rPr>
            </w:pPr>
            <w:r>
              <w:rPr>
                <w:rFonts w:ascii="宋体" w:hAnsi="宋体" w:hint="eastAsia"/>
              </w:rPr>
              <w:t>字段名</w:t>
            </w:r>
          </w:p>
        </w:tc>
        <w:tc>
          <w:tcPr>
            <w:tcW w:w="697"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rPr>
            </w:pPr>
            <w:r>
              <w:rPr>
                <w:rFonts w:ascii="宋体" w:hAnsi="宋体" w:hint="eastAsia"/>
              </w:rPr>
              <w:t>主键</w:t>
            </w:r>
          </w:p>
        </w:tc>
        <w:tc>
          <w:tcPr>
            <w:tcW w:w="2762"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rPr>
            </w:pPr>
            <w:r>
              <w:rPr>
                <w:rFonts w:ascii="宋体" w:hAnsi="宋体" w:hint="eastAsia"/>
              </w:rPr>
              <w:t>备注</w:t>
            </w:r>
          </w:p>
        </w:tc>
        <w:tc>
          <w:tcPr>
            <w:tcW w:w="566" w:type="dxa"/>
            <w:tcBorders>
              <w:top w:val="single" w:sz="8" w:space="0" w:color="auto"/>
              <w:left w:val="nil"/>
              <w:bottom w:val="single" w:sz="8" w:space="0" w:color="auto"/>
              <w:right w:val="single" w:sz="4" w:space="0" w:color="auto"/>
            </w:tcBorders>
          </w:tcPr>
          <w:p w:rsidR="00E230D4" w:rsidRDefault="00E230D4" w:rsidP="00E230D4">
            <w:pPr>
              <w:jc w:val="center"/>
              <w:rPr>
                <w:rFonts w:ascii="宋体" w:hAnsi="宋体"/>
              </w:rPr>
            </w:pPr>
            <w:r>
              <w:rPr>
                <w:rFonts w:ascii="宋体" w:hAnsi="宋体" w:hint="eastAsia"/>
              </w:rPr>
              <w:t>可空</w:t>
            </w:r>
          </w:p>
        </w:tc>
        <w:tc>
          <w:tcPr>
            <w:tcW w:w="673" w:type="dxa"/>
            <w:tcBorders>
              <w:top w:val="single" w:sz="8" w:space="0" w:color="auto"/>
              <w:left w:val="single" w:sz="4" w:space="0" w:color="auto"/>
              <w:bottom w:val="single" w:sz="8" w:space="0" w:color="auto"/>
              <w:right w:val="single" w:sz="4" w:space="0" w:color="auto"/>
            </w:tcBorders>
          </w:tcPr>
          <w:p w:rsidR="00E230D4" w:rsidRDefault="00E230D4" w:rsidP="00E230D4">
            <w:pPr>
              <w:rPr>
                <w:rFonts w:ascii="宋体" w:hAnsi="宋体"/>
              </w:rPr>
            </w:pPr>
            <w:r>
              <w:rPr>
                <w:rFonts w:ascii="宋体" w:hAnsi="宋体" w:hint="eastAsia"/>
              </w:rPr>
              <w:t>默认值</w:t>
            </w:r>
          </w:p>
        </w:tc>
        <w:tc>
          <w:tcPr>
            <w:tcW w:w="1164" w:type="dxa"/>
            <w:tcBorders>
              <w:top w:val="single" w:sz="8" w:space="0" w:color="auto"/>
              <w:left w:val="single" w:sz="4" w:space="0" w:color="auto"/>
              <w:bottom w:val="single" w:sz="8" w:space="0" w:color="auto"/>
              <w:right w:val="single" w:sz="8" w:space="0" w:color="auto"/>
            </w:tcBorders>
          </w:tcPr>
          <w:p w:rsidR="00E230D4" w:rsidRDefault="00E230D4" w:rsidP="00E230D4">
            <w:pPr>
              <w:rPr>
                <w:rFonts w:ascii="宋体" w:hAnsi="宋体"/>
              </w:rPr>
            </w:pPr>
            <w:r>
              <w:rPr>
                <w:rFonts w:ascii="宋体" w:hAnsi="宋体" w:hint="eastAsia"/>
              </w:rPr>
              <w:t>类型</w:t>
            </w:r>
          </w:p>
        </w:tc>
      </w:tr>
      <w:tr w:rsidR="00E230D4" w:rsidRPr="00EB5D9F" w:rsidTr="00E230D4">
        <w:trPr>
          <w:trHeight w:val="320"/>
          <w:jc w:val="center"/>
        </w:trPr>
        <w:tc>
          <w:tcPr>
            <w:tcW w:w="1153" w:type="dxa"/>
            <w:tcBorders>
              <w:top w:val="nil"/>
              <w:left w:val="single" w:sz="8" w:space="0" w:color="auto"/>
              <w:bottom w:val="single" w:sz="8" w:space="0" w:color="auto"/>
              <w:right w:val="single" w:sz="8" w:space="0" w:color="auto"/>
            </w:tcBorders>
          </w:tcPr>
          <w:p w:rsidR="00E230D4" w:rsidRPr="00EB5D9F" w:rsidRDefault="00E230D4" w:rsidP="00E230D4">
            <w:r w:rsidRPr="00EB5D9F">
              <w:t>id</w:t>
            </w:r>
          </w:p>
        </w:tc>
        <w:tc>
          <w:tcPr>
            <w:tcW w:w="134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rPr>
            </w:pPr>
            <w:r>
              <w:rPr>
                <w:rFonts w:cs="Calibri" w:hint="eastAsia"/>
              </w:rPr>
              <w:t>工作</w:t>
            </w:r>
            <w:r>
              <w:rPr>
                <w:rFonts w:cs="Calibri"/>
              </w:rPr>
              <w:t>日</w:t>
            </w:r>
            <w:r>
              <w:rPr>
                <w:rFonts w:cs="Calibri" w:hint="eastAsia"/>
              </w:rPr>
              <w:t>历</w:t>
            </w:r>
            <w:r>
              <w:rPr>
                <w:rFonts w:cs="Calibri" w:hint="eastAsia"/>
              </w:rPr>
              <w:t>ID</w:t>
            </w:r>
          </w:p>
        </w:tc>
        <w:tc>
          <w:tcPr>
            <w:tcW w:w="697"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rPr>
            </w:pPr>
            <w:r>
              <w:rPr>
                <w:rFonts w:cs="Calibri" w:hint="eastAsia"/>
              </w:rPr>
              <w:t>Y</w:t>
            </w:r>
          </w:p>
        </w:tc>
        <w:tc>
          <w:tcPr>
            <w:tcW w:w="2762"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jc w:val="left"/>
            </w:pPr>
          </w:p>
        </w:tc>
        <w:tc>
          <w:tcPr>
            <w:tcW w:w="566" w:type="dxa"/>
            <w:tcBorders>
              <w:top w:val="nil"/>
              <w:left w:val="nil"/>
              <w:bottom w:val="single" w:sz="8" w:space="0" w:color="auto"/>
              <w:right w:val="single" w:sz="4" w:space="0" w:color="auto"/>
            </w:tcBorders>
            <w:vAlign w:val="center"/>
          </w:tcPr>
          <w:p w:rsidR="00E230D4" w:rsidRDefault="00E230D4" w:rsidP="00E230D4">
            <w:pPr>
              <w:jc w:val="center"/>
              <w:rPr>
                <w:rFonts w:ascii="宋体" w:hAnsi="宋体" w:cs="宋体"/>
              </w:rPr>
            </w:pPr>
            <w:r>
              <w:rPr>
                <w:rFonts w:ascii="宋体" w:hAnsi="宋体" w:cs="宋体" w:hint="eastAsia"/>
              </w:rPr>
              <w:t>N</w:t>
            </w:r>
          </w:p>
        </w:tc>
        <w:tc>
          <w:tcPr>
            <w:tcW w:w="673" w:type="dxa"/>
            <w:tcBorders>
              <w:top w:val="nil"/>
              <w:left w:val="single" w:sz="4" w:space="0" w:color="auto"/>
              <w:bottom w:val="single" w:sz="8" w:space="0" w:color="auto"/>
              <w:right w:val="single" w:sz="4" w:space="0" w:color="auto"/>
            </w:tcBorders>
            <w:vAlign w:val="center"/>
          </w:tcPr>
          <w:p w:rsidR="00E230D4" w:rsidRDefault="00E230D4" w:rsidP="00E230D4">
            <w:pPr>
              <w:rPr>
                <w:rFonts w:ascii="宋体" w:hAnsi="宋体" w:cs="宋体"/>
              </w:rPr>
            </w:pPr>
          </w:p>
        </w:tc>
        <w:tc>
          <w:tcPr>
            <w:tcW w:w="1164" w:type="dxa"/>
            <w:tcBorders>
              <w:top w:val="nil"/>
              <w:left w:val="single" w:sz="4" w:space="0" w:color="auto"/>
              <w:bottom w:val="single" w:sz="8" w:space="0" w:color="auto"/>
              <w:right w:val="single" w:sz="8" w:space="0" w:color="auto"/>
            </w:tcBorders>
            <w:vAlign w:val="center"/>
          </w:tcPr>
          <w:p w:rsidR="00E230D4" w:rsidRPr="00EB5D9F" w:rsidRDefault="00E230D4" w:rsidP="00E230D4">
            <w:pPr>
              <w:rPr>
                <w:szCs w:val="21"/>
              </w:rPr>
            </w:pPr>
            <w:r w:rsidRPr="00EB5D9F">
              <w:rPr>
                <w:szCs w:val="21"/>
              </w:rPr>
              <w:t>varchar(32)</w:t>
            </w:r>
          </w:p>
        </w:tc>
      </w:tr>
      <w:tr w:rsidR="00E230D4" w:rsidRPr="00EB5D9F" w:rsidTr="00E230D4">
        <w:trPr>
          <w:trHeight w:val="616"/>
          <w:jc w:val="center"/>
        </w:trPr>
        <w:tc>
          <w:tcPr>
            <w:tcW w:w="1153" w:type="dxa"/>
            <w:tcBorders>
              <w:top w:val="nil"/>
              <w:left w:val="single" w:sz="8" w:space="0" w:color="auto"/>
              <w:bottom w:val="single" w:sz="8" w:space="0" w:color="auto"/>
              <w:right w:val="single" w:sz="8" w:space="0" w:color="auto"/>
            </w:tcBorders>
          </w:tcPr>
          <w:p w:rsidR="00E230D4" w:rsidRPr="00EB5D9F" w:rsidRDefault="00E230D4" w:rsidP="00E230D4">
            <w:r w:rsidRPr="00EB5D9F">
              <w:t>work_index</w:t>
            </w:r>
          </w:p>
        </w:tc>
        <w:tc>
          <w:tcPr>
            <w:tcW w:w="134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rPr>
            </w:pPr>
            <w:r>
              <w:rPr>
                <w:rFonts w:cs="Calibri" w:hint="eastAsia"/>
              </w:rPr>
              <w:t>工作</w:t>
            </w:r>
            <w:r>
              <w:rPr>
                <w:rFonts w:cs="Calibri"/>
              </w:rPr>
              <w:t>日</w:t>
            </w:r>
            <w:r>
              <w:rPr>
                <w:rFonts w:cs="Calibri" w:hint="eastAsia"/>
              </w:rPr>
              <w:t>序号</w:t>
            </w:r>
          </w:p>
        </w:tc>
        <w:tc>
          <w:tcPr>
            <w:tcW w:w="697"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rPr>
            </w:pPr>
            <w:r>
              <w:rPr>
                <w:rFonts w:cs="Calibri" w:hint="eastAsia"/>
              </w:rPr>
              <w:t>Y</w:t>
            </w:r>
          </w:p>
        </w:tc>
        <w:tc>
          <w:tcPr>
            <w:tcW w:w="2762"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jc w:val="left"/>
            </w:pPr>
            <w:r>
              <w:rPr>
                <w:rFonts w:hint="eastAsia"/>
              </w:rPr>
              <w:t>每个</w:t>
            </w:r>
            <w:r>
              <w:t>工作日历</w:t>
            </w:r>
            <w:r>
              <w:rPr>
                <w:rFonts w:hint="eastAsia"/>
              </w:rPr>
              <w:t>，从</w:t>
            </w:r>
            <w:r>
              <w:rPr>
                <w:rFonts w:hint="eastAsia"/>
              </w:rPr>
              <w:t>1</w:t>
            </w:r>
            <w:r>
              <w:rPr>
                <w:rFonts w:hint="eastAsia"/>
              </w:rPr>
              <w:t>开始，</w:t>
            </w:r>
            <w:r>
              <w:t>不</w:t>
            </w:r>
            <w:r>
              <w:rPr>
                <w:rFonts w:hint="eastAsia"/>
              </w:rPr>
              <w:t>间断</w:t>
            </w:r>
          </w:p>
        </w:tc>
        <w:tc>
          <w:tcPr>
            <w:tcW w:w="566" w:type="dxa"/>
            <w:tcBorders>
              <w:top w:val="nil"/>
              <w:left w:val="nil"/>
              <w:bottom w:val="single" w:sz="8" w:space="0" w:color="auto"/>
              <w:right w:val="single" w:sz="4" w:space="0" w:color="auto"/>
            </w:tcBorders>
            <w:vAlign w:val="center"/>
          </w:tcPr>
          <w:p w:rsidR="00E230D4" w:rsidRDefault="00E230D4" w:rsidP="00E230D4">
            <w:pPr>
              <w:jc w:val="center"/>
              <w:rPr>
                <w:rFonts w:ascii="宋体" w:hAnsi="宋体" w:cs="宋体"/>
              </w:rPr>
            </w:pPr>
            <w:r>
              <w:rPr>
                <w:rFonts w:ascii="宋体" w:hAnsi="宋体" w:cs="宋体" w:hint="eastAsia"/>
              </w:rPr>
              <w:t>N</w:t>
            </w:r>
          </w:p>
        </w:tc>
        <w:tc>
          <w:tcPr>
            <w:tcW w:w="673" w:type="dxa"/>
            <w:tcBorders>
              <w:top w:val="nil"/>
              <w:left w:val="single" w:sz="4" w:space="0" w:color="auto"/>
              <w:bottom w:val="single" w:sz="8" w:space="0" w:color="auto"/>
              <w:right w:val="single" w:sz="4" w:space="0" w:color="auto"/>
            </w:tcBorders>
            <w:vAlign w:val="center"/>
          </w:tcPr>
          <w:p w:rsidR="00E230D4" w:rsidRDefault="00E230D4" w:rsidP="00E230D4">
            <w:pPr>
              <w:rPr>
                <w:rFonts w:ascii="宋体" w:hAnsi="宋体" w:cs="宋体"/>
              </w:rPr>
            </w:pPr>
          </w:p>
        </w:tc>
        <w:tc>
          <w:tcPr>
            <w:tcW w:w="1164" w:type="dxa"/>
            <w:tcBorders>
              <w:top w:val="nil"/>
              <w:left w:val="single" w:sz="4" w:space="0" w:color="auto"/>
              <w:bottom w:val="single" w:sz="8" w:space="0" w:color="auto"/>
              <w:right w:val="single" w:sz="8" w:space="0" w:color="auto"/>
            </w:tcBorders>
            <w:vAlign w:val="center"/>
          </w:tcPr>
          <w:p w:rsidR="00E230D4" w:rsidRPr="00EB5D9F" w:rsidRDefault="00E230D4" w:rsidP="00E230D4">
            <w:pPr>
              <w:rPr>
                <w:rFonts w:cs="Times New Roman"/>
              </w:rPr>
            </w:pPr>
            <w:r w:rsidRPr="00EB5D9F">
              <w:rPr>
                <w:rFonts w:cs="Times New Roman"/>
              </w:rPr>
              <w:t>int</w:t>
            </w:r>
          </w:p>
        </w:tc>
      </w:tr>
      <w:tr w:rsidR="00E230D4" w:rsidRPr="00EB5D9F" w:rsidTr="00E230D4">
        <w:trPr>
          <w:trHeight w:val="320"/>
          <w:jc w:val="center"/>
        </w:trPr>
        <w:tc>
          <w:tcPr>
            <w:tcW w:w="1153" w:type="dxa"/>
            <w:tcBorders>
              <w:top w:val="nil"/>
              <w:left w:val="single" w:sz="8" w:space="0" w:color="auto"/>
              <w:bottom w:val="single" w:sz="8" w:space="0" w:color="auto"/>
              <w:right w:val="single" w:sz="8" w:space="0" w:color="auto"/>
            </w:tcBorders>
          </w:tcPr>
          <w:p w:rsidR="00E230D4" w:rsidRPr="00EB5D9F" w:rsidRDefault="00E230D4" w:rsidP="00E230D4">
            <w:r w:rsidRPr="00EB5D9F">
              <w:t>work_date</w:t>
            </w:r>
          </w:p>
        </w:tc>
        <w:tc>
          <w:tcPr>
            <w:tcW w:w="134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szCs w:val="21"/>
              </w:rPr>
            </w:pPr>
            <w:r>
              <w:rPr>
                <w:rFonts w:cs="Calibri" w:hint="eastAsia"/>
                <w:szCs w:val="21"/>
              </w:rPr>
              <w:t>工作日期</w:t>
            </w:r>
          </w:p>
        </w:tc>
        <w:tc>
          <w:tcPr>
            <w:tcW w:w="697"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szCs w:val="21"/>
              </w:rPr>
            </w:pPr>
          </w:p>
        </w:tc>
        <w:tc>
          <w:tcPr>
            <w:tcW w:w="2762"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jc w:val="left"/>
              <w:rPr>
                <w:sz w:val="20"/>
                <w:szCs w:val="20"/>
              </w:rPr>
            </w:pPr>
          </w:p>
        </w:tc>
        <w:tc>
          <w:tcPr>
            <w:tcW w:w="566" w:type="dxa"/>
            <w:tcBorders>
              <w:top w:val="nil"/>
              <w:left w:val="nil"/>
              <w:bottom w:val="single" w:sz="8" w:space="0" w:color="auto"/>
              <w:right w:val="single" w:sz="4" w:space="0" w:color="auto"/>
            </w:tcBorders>
            <w:vAlign w:val="center"/>
          </w:tcPr>
          <w:p w:rsidR="00E230D4" w:rsidRDefault="00E230D4" w:rsidP="00E230D4">
            <w:pPr>
              <w:jc w:val="center"/>
              <w:rPr>
                <w:rFonts w:ascii="宋体" w:hAnsi="宋体" w:cs="宋体"/>
                <w:szCs w:val="21"/>
              </w:rPr>
            </w:pPr>
            <w:r>
              <w:rPr>
                <w:rFonts w:ascii="宋体" w:hAnsi="宋体" w:cs="宋体" w:hint="eastAsia"/>
                <w:szCs w:val="21"/>
              </w:rPr>
              <w:t>N</w:t>
            </w:r>
          </w:p>
        </w:tc>
        <w:tc>
          <w:tcPr>
            <w:tcW w:w="673" w:type="dxa"/>
            <w:tcBorders>
              <w:top w:val="nil"/>
              <w:left w:val="single" w:sz="4" w:space="0" w:color="auto"/>
              <w:bottom w:val="single" w:sz="8" w:space="0" w:color="auto"/>
              <w:right w:val="single" w:sz="8" w:space="0" w:color="auto"/>
            </w:tcBorders>
            <w:vAlign w:val="center"/>
          </w:tcPr>
          <w:p w:rsidR="00E230D4" w:rsidRDefault="00E230D4" w:rsidP="00E230D4">
            <w:pPr>
              <w:rPr>
                <w:rFonts w:ascii="宋体" w:hAnsi="宋体" w:cs="宋体"/>
                <w:szCs w:val="21"/>
              </w:rPr>
            </w:pPr>
          </w:p>
        </w:tc>
        <w:tc>
          <w:tcPr>
            <w:tcW w:w="1164" w:type="dxa"/>
            <w:tcBorders>
              <w:top w:val="nil"/>
              <w:left w:val="nil"/>
              <w:bottom w:val="single" w:sz="8" w:space="0" w:color="auto"/>
              <w:right w:val="single" w:sz="8" w:space="0" w:color="auto"/>
            </w:tcBorders>
          </w:tcPr>
          <w:p w:rsidR="00E230D4" w:rsidRPr="00EB5D9F" w:rsidRDefault="00E230D4" w:rsidP="00E230D4">
            <w:pPr>
              <w:rPr>
                <w:rFonts w:cs="Times New Roman"/>
                <w:szCs w:val="21"/>
              </w:rPr>
            </w:pPr>
            <w:r w:rsidRPr="00EB5D9F">
              <w:rPr>
                <w:rFonts w:cs="Times New Roman"/>
                <w:szCs w:val="21"/>
              </w:rPr>
              <w:t>varchar(10)</w:t>
            </w:r>
          </w:p>
        </w:tc>
      </w:tr>
      <w:tr w:rsidR="00E230D4" w:rsidRPr="00EB5D9F" w:rsidTr="00E230D4">
        <w:trPr>
          <w:trHeight w:val="320"/>
          <w:jc w:val="center"/>
        </w:trPr>
        <w:tc>
          <w:tcPr>
            <w:tcW w:w="1153" w:type="dxa"/>
            <w:tcBorders>
              <w:top w:val="nil"/>
              <w:left w:val="single" w:sz="8" w:space="0" w:color="auto"/>
              <w:bottom w:val="single" w:sz="8" w:space="0" w:color="auto"/>
              <w:right w:val="single" w:sz="8" w:space="0" w:color="auto"/>
            </w:tcBorders>
          </w:tcPr>
          <w:p w:rsidR="00E230D4" w:rsidRPr="00EB5D9F" w:rsidRDefault="00E230D4" w:rsidP="00E230D4">
            <w:r w:rsidRPr="00EB5D9F">
              <w:t>onduty_time</w:t>
            </w:r>
          </w:p>
        </w:tc>
        <w:tc>
          <w:tcPr>
            <w:tcW w:w="134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szCs w:val="21"/>
              </w:rPr>
            </w:pPr>
            <w:r>
              <w:rPr>
                <w:rFonts w:cs="Calibri" w:hint="eastAsia"/>
                <w:szCs w:val="21"/>
              </w:rPr>
              <w:t>上班时间</w:t>
            </w:r>
          </w:p>
        </w:tc>
        <w:tc>
          <w:tcPr>
            <w:tcW w:w="697"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szCs w:val="21"/>
              </w:rPr>
            </w:pPr>
          </w:p>
        </w:tc>
        <w:tc>
          <w:tcPr>
            <w:tcW w:w="2762"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jc w:val="left"/>
              <w:rPr>
                <w:sz w:val="20"/>
                <w:szCs w:val="20"/>
              </w:rPr>
            </w:pPr>
            <w:r>
              <w:rPr>
                <w:sz w:val="20"/>
                <w:szCs w:val="20"/>
              </w:rPr>
              <w:t>YYY</w:t>
            </w:r>
            <w:r>
              <w:rPr>
                <w:rFonts w:hint="eastAsia"/>
                <w:sz w:val="20"/>
                <w:szCs w:val="20"/>
              </w:rPr>
              <w:t>Y-MM-DD HH</w:t>
            </w:r>
            <w:r>
              <w:rPr>
                <w:sz w:val="20"/>
                <w:szCs w:val="20"/>
              </w:rPr>
              <w:t>：</w:t>
            </w:r>
            <w:r>
              <w:rPr>
                <w:sz w:val="20"/>
                <w:szCs w:val="20"/>
              </w:rPr>
              <w:t>MM</w:t>
            </w:r>
            <w:r>
              <w:rPr>
                <w:sz w:val="20"/>
                <w:szCs w:val="20"/>
              </w:rPr>
              <w:t>：</w:t>
            </w:r>
            <w:r>
              <w:rPr>
                <w:sz w:val="20"/>
                <w:szCs w:val="20"/>
              </w:rPr>
              <w:t>SS</w:t>
            </w:r>
          </w:p>
        </w:tc>
        <w:tc>
          <w:tcPr>
            <w:tcW w:w="566" w:type="dxa"/>
            <w:tcBorders>
              <w:top w:val="nil"/>
              <w:left w:val="nil"/>
              <w:bottom w:val="single" w:sz="8" w:space="0" w:color="auto"/>
              <w:right w:val="single" w:sz="4" w:space="0" w:color="auto"/>
            </w:tcBorders>
            <w:vAlign w:val="center"/>
          </w:tcPr>
          <w:p w:rsidR="00E230D4" w:rsidRDefault="00E230D4" w:rsidP="00E230D4">
            <w:pPr>
              <w:jc w:val="center"/>
              <w:rPr>
                <w:rFonts w:ascii="宋体" w:hAnsi="宋体" w:cs="宋体"/>
                <w:szCs w:val="21"/>
              </w:rPr>
            </w:pPr>
            <w:r>
              <w:rPr>
                <w:rFonts w:ascii="宋体" w:hAnsi="宋体" w:cs="宋体" w:hint="eastAsia"/>
                <w:szCs w:val="21"/>
              </w:rPr>
              <w:t>N</w:t>
            </w:r>
          </w:p>
        </w:tc>
        <w:tc>
          <w:tcPr>
            <w:tcW w:w="673" w:type="dxa"/>
            <w:tcBorders>
              <w:top w:val="nil"/>
              <w:left w:val="single" w:sz="4" w:space="0" w:color="auto"/>
              <w:bottom w:val="single" w:sz="8" w:space="0" w:color="auto"/>
              <w:right w:val="single" w:sz="8" w:space="0" w:color="auto"/>
            </w:tcBorders>
            <w:vAlign w:val="center"/>
          </w:tcPr>
          <w:p w:rsidR="00E230D4" w:rsidRDefault="00E230D4" w:rsidP="00E230D4">
            <w:pPr>
              <w:rPr>
                <w:rFonts w:ascii="宋体" w:hAnsi="宋体" w:cs="宋体"/>
                <w:szCs w:val="21"/>
              </w:rPr>
            </w:pPr>
          </w:p>
        </w:tc>
        <w:tc>
          <w:tcPr>
            <w:tcW w:w="1164" w:type="dxa"/>
            <w:tcBorders>
              <w:top w:val="nil"/>
              <w:left w:val="nil"/>
              <w:bottom w:val="single" w:sz="8" w:space="0" w:color="auto"/>
              <w:right w:val="single" w:sz="8" w:space="0" w:color="auto"/>
            </w:tcBorders>
          </w:tcPr>
          <w:p w:rsidR="00E230D4" w:rsidRPr="00EB5D9F" w:rsidRDefault="00E230D4" w:rsidP="00E230D4">
            <w:pPr>
              <w:rPr>
                <w:rFonts w:cs="Times New Roman"/>
                <w:szCs w:val="21"/>
              </w:rPr>
            </w:pPr>
            <w:r w:rsidRPr="00EB5D9F">
              <w:rPr>
                <w:rFonts w:cs="Times New Roman"/>
                <w:szCs w:val="21"/>
              </w:rPr>
              <w:t>varchar(19)</w:t>
            </w:r>
          </w:p>
        </w:tc>
      </w:tr>
      <w:tr w:rsidR="00E230D4" w:rsidRPr="00EB5D9F" w:rsidTr="00E230D4">
        <w:trPr>
          <w:trHeight w:val="357"/>
          <w:jc w:val="center"/>
        </w:trPr>
        <w:tc>
          <w:tcPr>
            <w:tcW w:w="1153" w:type="dxa"/>
            <w:tcBorders>
              <w:top w:val="nil"/>
              <w:left w:val="single" w:sz="8" w:space="0" w:color="auto"/>
              <w:bottom w:val="single" w:sz="8" w:space="0" w:color="auto"/>
              <w:right w:val="single" w:sz="8" w:space="0" w:color="auto"/>
            </w:tcBorders>
          </w:tcPr>
          <w:p w:rsidR="00E230D4" w:rsidRPr="00EB5D9F" w:rsidRDefault="00E230D4" w:rsidP="00E230D4">
            <w:r w:rsidRPr="00EB5D9F">
              <w:t>offduty_time</w:t>
            </w:r>
          </w:p>
        </w:tc>
        <w:tc>
          <w:tcPr>
            <w:tcW w:w="1345"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szCs w:val="21"/>
              </w:rPr>
            </w:pPr>
            <w:r>
              <w:rPr>
                <w:rFonts w:cs="Calibri" w:hint="eastAsia"/>
                <w:szCs w:val="21"/>
              </w:rPr>
              <w:t>下班时间</w:t>
            </w:r>
          </w:p>
        </w:tc>
        <w:tc>
          <w:tcPr>
            <w:tcW w:w="697"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rPr>
                <w:rFonts w:cs="Calibri"/>
                <w:szCs w:val="21"/>
              </w:rPr>
            </w:pPr>
          </w:p>
        </w:tc>
        <w:tc>
          <w:tcPr>
            <w:tcW w:w="2762" w:type="dxa"/>
            <w:tcBorders>
              <w:top w:val="nil"/>
              <w:left w:val="nil"/>
              <w:bottom w:val="single" w:sz="8" w:space="0" w:color="auto"/>
              <w:right w:val="single" w:sz="8" w:space="0" w:color="auto"/>
            </w:tcBorders>
            <w:tcMar>
              <w:top w:w="0" w:type="dxa"/>
              <w:left w:w="108" w:type="dxa"/>
              <w:bottom w:w="0" w:type="dxa"/>
              <w:right w:w="108" w:type="dxa"/>
            </w:tcMar>
          </w:tcPr>
          <w:p w:rsidR="00E230D4" w:rsidRDefault="00E230D4" w:rsidP="00E230D4">
            <w:pPr>
              <w:jc w:val="left"/>
              <w:rPr>
                <w:sz w:val="20"/>
                <w:szCs w:val="20"/>
              </w:rPr>
            </w:pPr>
            <w:r>
              <w:rPr>
                <w:sz w:val="20"/>
                <w:szCs w:val="20"/>
              </w:rPr>
              <w:t>YYY</w:t>
            </w:r>
            <w:r>
              <w:rPr>
                <w:rFonts w:hint="eastAsia"/>
                <w:sz w:val="20"/>
                <w:szCs w:val="20"/>
              </w:rPr>
              <w:t>Y-MM-DD HH</w:t>
            </w:r>
            <w:r>
              <w:rPr>
                <w:sz w:val="20"/>
                <w:szCs w:val="20"/>
              </w:rPr>
              <w:t>：</w:t>
            </w:r>
            <w:r>
              <w:rPr>
                <w:sz w:val="20"/>
                <w:szCs w:val="20"/>
              </w:rPr>
              <w:t>MM</w:t>
            </w:r>
            <w:r>
              <w:rPr>
                <w:sz w:val="20"/>
                <w:szCs w:val="20"/>
              </w:rPr>
              <w:t>：</w:t>
            </w:r>
            <w:r>
              <w:rPr>
                <w:sz w:val="20"/>
                <w:szCs w:val="20"/>
              </w:rPr>
              <w:t>SS</w:t>
            </w:r>
          </w:p>
        </w:tc>
        <w:tc>
          <w:tcPr>
            <w:tcW w:w="566" w:type="dxa"/>
            <w:tcBorders>
              <w:top w:val="nil"/>
              <w:left w:val="nil"/>
              <w:bottom w:val="single" w:sz="8" w:space="0" w:color="auto"/>
              <w:right w:val="single" w:sz="4" w:space="0" w:color="auto"/>
            </w:tcBorders>
            <w:vAlign w:val="center"/>
          </w:tcPr>
          <w:p w:rsidR="00E230D4" w:rsidRDefault="00E230D4" w:rsidP="00E230D4">
            <w:pPr>
              <w:jc w:val="center"/>
              <w:rPr>
                <w:rFonts w:ascii="宋体" w:hAnsi="宋体" w:cs="宋体"/>
                <w:szCs w:val="21"/>
              </w:rPr>
            </w:pPr>
            <w:r>
              <w:rPr>
                <w:rFonts w:ascii="宋体" w:hAnsi="宋体" w:cs="宋体" w:hint="eastAsia"/>
                <w:szCs w:val="21"/>
              </w:rPr>
              <w:t>N</w:t>
            </w:r>
          </w:p>
        </w:tc>
        <w:tc>
          <w:tcPr>
            <w:tcW w:w="673" w:type="dxa"/>
            <w:tcBorders>
              <w:top w:val="nil"/>
              <w:left w:val="single" w:sz="4" w:space="0" w:color="auto"/>
              <w:bottom w:val="single" w:sz="8" w:space="0" w:color="auto"/>
              <w:right w:val="single" w:sz="8" w:space="0" w:color="auto"/>
            </w:tcBorders>
            <w:vAlign w:val="center"/>
          </w:tcPr>
          <w:p w:rsidR="00E230D4" w:rsidRDefault="00E230D4" w:rsidP="00E230D4">
            <w:pPr>
              <w:rPr>
                <w:rFonts w:ascii="宋体" w:hAnsi="宋体" w:cs="宋体"/>
                <w:szCs w:val="21"/>
              </w:rPr>
            </w:pPr>
          </w:p>
        </w:tc>
        <w:tc>
          <w:tcPr>
            <w:tcW w:w="1164" w:type="dxa"/>
            <w:tcBorders>
              <w:top w:val="nil"/>
              <w:left w:val="nil"/>
              <w:bottom w:val="single" w:sz="8" w:space="0" w:color="auto"/>
              <w:right w:val="single" w:sz="8" w:space="0" w:color="auto"/>
            </w:tcBorders>
          </w:tcPr>
          <w:p w:rsidR="00E230D4" w:rsidRPr="00EB5D9F" w:rsidRDefault="00E230D4" w:rsidP="00E230D4">
            <w:pPr>
              <w:rPr>
                <w:rFonts w:cs="Times New Roman"/>
                <w:szCs w:val="21"/>
              </w:rPr>
            </w:pPr>
            <w:r w:rsidRPr="00EB5D9F">
              <w:rPr>
                <w:rFonts w:cs="Times New Roman"/>
                <w:szCs w:val="21"/>
              </w:rPr>
              <w:t>varchar(19)</w:t>
            </w:r>
          </w:p>
        </w:tc>
      </w:tr>
    </w:tbl>
    <w:p w:rsidR="00E230D4" w:rsidRDefault="00E230D4" w:rsidP="00E230D4"/>
    <w:p w:rsidR="00E230D4" w:rsidRDefault="00E230D4" w:rsidP="00E230D4">
      <w:r>
        <w:rPr>
          <w:rFonts w:hint="eastAsia"/>
        </w:rPr>
        <w:lastRenderedPageBreak/>
        <w:t>索引</w:t>
      </w:r>
      <w:r>
        <w:t>：</w:t>
      </w:r>
    </w:p>
    <w:p w:rsidR="00E230D4" w:rsidRDefault="00E230D4" w:rsidP="00E230D4">
      <w:pPr>
        <w:rPr>
          <w:rFonts w:ascii="宋体" w:hAnsi="宋体"/>
        </w:rPr>
      </w:pPr>
      <w:r>
        <w:tab/>
      </w:r>
      <w:r>
        <w:rPr>
          <w:rFonts w:hint="eastAsia"/>
        </w:rPr>
        <w:t>唯一</w:t>
      </w:r>
      <w:r>
        <w:t>索引：</w:t>
      </w:r>
      <w:r>
        <w:rPr>
          <w:rFonts w:ascii="宋体" w:hAnsi="宋体"/>
        </w:rPr>
        <w:t>OFFDUTY</w:t>
      </w:r>
      <w:r>
        <w:rPr>
          <w:rFonts w:ascii="宋体" w:hAnsi="宋体" w:hint="eastAsia"/>
        </w:rPr>
        <w:t>_TIME。</w:t>
      </w:r>
    </w:p>
    <w:p w:rsidR="00DA2E1F" w:rsidRDefault="00DA2E1F" w:rsidP="00DA2E1F">
      <w:pPr>
        <w:pStyle w:val="4"/>
      </w:pPr>
      <w:r>
        <w:rPr>
          <w:rFonts w:hint="eastAsia"/>
        </w:rPr>
        <w:t>系统</w:t>
      </w:r>
      <w:r w:rsidR="005C636E">
        <w:rPr>
          <w:rFonts w:hint="eastAsia"/>
        </w:rPr>
        <w:t>配置表</w:t>
      </w:r>
      <w:r>
        <w:rPr>
          <w:rFonts w:hint="eastAsia"/>
        </w:rPr>
        <w:t>（</w:t>
      </w:r>
      <w:r>
        <w:rPr>
          <w:rFonts w:hint="eastAsia"/>
        </w:rPr>
        <w:t>sys_</w:t>
      </w:r>
      <w:r w:rsidR="005C636E">
        <w:rPr>
          <w:rFonts w:hint="eastAsia"/>
        </w:rPr>
        <w:t>config</w:t>
      </w:r>
      <w:r>
        <w:rPr>
          <w:rFonts w:hint="eastAsia"/>
        </w:rPr>
        <w:t>）</w:t>
      </w:r>
      <w:bookmarkEnd w:id="1628"/>
      <w:bookmarkEnd w:id="1629"/>
      <w:bookmarkEnd w:id="1630"/>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148"/>
        <w:gridCol w:w="1380"/>
        <w:gridCol w:w="710"/>
        <w:gridCol w:w="2020"/>
        <w:gridCol w:w="657"/>
        <w:gridCol w:w="674"/>
        <w:gridCol w:w="1671"/>
      </w:tblGrid>
      <w:tr w:rsidR="00DA2E1F" w:rsidTr="00553063">
        <w:trPr>
          <w:trHeight w:val="356"/>
          <w:jc w:val="center"/>
        </w:trPr>
        <w:tc>
          <w:tcPr>
            <w:tcW w:w="1148" w:type="dxa"/>
            <w:tcBorders>
              <w:tl2br w:val="nil"/>
              <w:tr2bl w:val="nil"/>
            </w:tcBorders>
          </w:tcPr>
          <w:p w:rsidR="00DA2E1F" w:rsidRDefault="00DA2E1F" w:rsidP="00553063">
            <w:pPr>
              <w:rPr>
                <w:rFonts w:ascii="宋体" w:hAnsi="宋体"/>
                <w:b/>
                <w:szCs w:val="21"/>
              </w:rPr>
            </w:pPr>
            <w:r>
              <w:rPr>
                <w:rFonts w:ascii="宋体" w:hAnsi="宋体" w:hint="eastAsia"/>
                <w:b/>
                <w:szCs w:val="21"/>
              </w:rPr>
              <w:t>SYS_DICT</w:t>
            </w:r>
          </w:p>
        </w:tc>
        <w:tc>
          <w:tcPr>
            <w:tcW w:w="7112" w:type="dxa"/>
            <w:gridSpan w:val="6"/>
            <w:tcBorders>
              <w:tl2br w:val="nil"/>
              <w:tr2bl w:val="nil"/>
            </w:tcBorders>
            <w:tcMar>
              <w:top w:w="0" w:type="dxa"/>
              <w:left w:w="108" w:type="dxa"/>
              <w:bottom w:w="0" w:type="dxa"/>
              <w:right w:w="108" w:type="dxa"/>
            </w:tcMar>
          </w:tcPr>
          <w:p w:rsidR="00DA2E1F" w:rsidRDefault="00DA2E1F" w:rsidP="00553063">
            <w:pPr>
              <w:rPr>
                <w:rFonts w:ascii="宋体" w:hAnsi="宋体"/>
                <w:szCs w:val="21"/>
              </w:rPr>
            </w:pPr>
            <w:r>
              <w:rPr>
                <w:rFonts w:ascii="宋体" w:hAnsi="宋体" w:hint="eastAsia"/>
                <w:b/>
                <w:szCs w:val="21"/>
              </w:rPr>
              <w:t>系统字典表</w:t>
            </w:r>
          </w:p>
        </w:tc>
      </w:tr>
      <w:tr w:rsidR="00DA2E1F" w:rsidTr="00553063">
        <w:trPr>
          <w:trHeight w:val="668"/>
          <w:jc w:val="center"/>
        </w:trPr>
        <w:tc>
          <w:tcPr>
            <w:tcW w:w="1148" w:type="dxa"/>
            <w:tcBorders>
              <w:tl2br w:val="nil"/>
              <w:tr2bl w:val="nil"/>
            </w:tcBorders>
          </w:tcPr>
          <w:p w:rsidR="00DA2E1F" w:rsidRDefault="00DA2E1F" w:rsidP="00553063">
            <w:r>
              <w:rPr>
                <w:rFonts w:ascii="宋体" w:hAnsi="宋体" w:hint="eastAsia"/>
                <w:szCs w:val="21"/>
              </w:rPr>
              <w:t>字段代码</w:t>
            </w:r>
          </w:p>
        </w:tc>
        <w:tc>
          <w:tcPr>
            <w:tcW w:w="1380" w:type="dxa"/>
            <w:tcBorders>
              <w:tl2br w:val="nil"/>
              <w:tr2bl w:val="nil"/>
            </w:tcBorders>
            <w:tcMar>
              <w:top w:w="0" w:type="dxa"/>
              <w:left w:w="108" w:type="dxa"/>
              <w:bottom w:w="0" w:type="dxa"/>
              <w:right w:w="108" w:type="dxa"/>
            </w:tcMar>
          </w:tcPr>
          <w:p w:rsidR="00DA2E1F" w:rsidRDefault="00DA2E1F" w:rsidP="00553063">
            <w:pPr>
              <w:rPr>
                <w:rFonts w:cs="Calibri"/>
                <w:szCs w:val="21"/>
              </w:rPr>
            </w:pPr>
            <w:r>
              <w:rPr>
                <w:rFonts w:ascii="宋体" w:hAnsi="宋体" w:hint="eastAsia"/>
                <w:szCs w:val="21"/>
              </w:rPr>
              <w:t>字段名</w:t>
            </w:r>
          </w:p>
        </w:tc>
        <w:tc>
          <w:tcPr>
            <w:tcW w:w="710" w:type="dxa"/>
            <w:tcBorders>
              <w:tl2br w:val="nil"/>
              <w:tr2bl w:val="nil"/>
            </w:tcBorders>
            <w:tcMar>
              <w:top w:w="0" w:type="dxa"/>
              <w:left w:w="108" w:type="dxa"/>
              <w:bottom w:w="0" w:type="dxa"/>
              <w:right w:w="108" w:type="dxa"/>
            </w:tcMar>
          </w:tcPr>
          <w:p w:rsidR="00DA2E1F" w:rsidRDefault="00DA2E1F" w:rsidP="00553063">
            <w:pPr>
              <w:rPr>
                <w:rFonts w:cs="Calibri"/>
                <w:szCs w:val="21"/>
              </w:rPr>
            </w:pPr>
            <w:r>
              <w:rPr>
                <w:rFonts w:ascii="宋体" w:hAnsi="宋体" w:hint="eastAsia"/>
                <w:szCs w:val="21"/>
              </w:rPr>
              <w:t>主键</w:t>
            </w:r>
          </w:p>
        </w:tc>
        <w:tc>
          <w:tcPr>
            <w:tcW w:w="2020" w:type="dxa"/>
            <w:tcBorders>
              <w:tl2br w:val="nil"/>
              <w:tr2bl w:val="nil"/>
            </w:tcBorders>
            <w:tcMar>
              <w:top w:w="0" w:type="dxa"/>
              <w:left w:w="108" w:type="dxa"/>
              <w:bottom w:w="0" w:type="dxa"/>
              <w:right w:w="108" w:type="dxa"/>
            </w:tcMar>
          </w:tcPr>
          <w:p w:rsidR="00DA2E1F" w:rsidRDefault="00DA2E1F" w:rsidP="00553063">
            <w:r>
              <w:rPr>
                <w:rFonts w:ascii="宋体" w:hAnsi="宋体" w:hint="eastAsia"/>
                <w:szCs w:val="21"/>
              </w:rPr>
              <w:t>备注</w:t>
            </w:r>
          </w:p>
        </w:tc>
        <w:tc>
          <w:tcPr>
            <w:tcW w:w="657" w:type="dxa"/>
            <w:tcBorders>
              <w:tl2br w:val="nil"/>
              <w:tr2bl w:val="nil"/>
            </w:tcBorders>
          </w:tcPr>
          <w:p w:rsidR="00DA2E1F" w:rsidRDefault="00DA2E1F" w:rsidP="00553063">
            <w:pPr>
              <w:rPr>
                <w:szCs w:val="21"/>
              </w:rPr>
            </w:pPr>
            <w:r>
              <w:rPr>
                <w:rFonts w:cs="Calibri" w:hint="eastAsia"/>
                <w:szCs w:val="21"/>
              </w:rPr>
              <w:t>可空</w:t>
            </w:r>
          </w:p>
        </w:tc>
        <w:tc>
          <w:tcPr>
            <w:tcW w:w="674" w:type="dxa"/>
            <w:tcBorders>
              <w:tl2br w:val="nil"/>
              <w:tr2bl w:val="nil"/>
            </w:tcBorders>
          </w:tcPr>
          <w:p w:rsidR="00DA2E1F" w:rsidRDefault="00DA2E1F" w:rsidP="00553063">
            <w:pPr>
              <w:rPr>
                <w:szCs w:val="21"/>
              </w:rPr>
            </w:pPr>
            <w:r>
              <w:rPr>
                <w:rFonts w:cs="Calibri" w:hint="eastAsia"/>
                <w:szCs w:val="21"/>
              </w:rPr>
              <w:t>默认值</w:t>
            </w:r>
          </w:p>
        </w:tc>
        <w:tc>
          <w:tcPr>
            <w:tcW w:w="1671" w:type="dxa"/>
            <w:tcBorders>
              <w:tl2br w:val="nil"/>
              <w:tr2bl w:val="nil"/>
            </w:tcBorders>
          </w:tcPr>
          <w:p w:rsidR="00DA2E1F" w:rsidRDefault="00DA2E1F" w:rsidP="00553063">
            <w:r>
              <w:rPr>
                <w:rFonts w:ascii="宋体" w:hAnsi="宋体" w:hint="eastAsia"/>
                <w:szCs w:val="21"/>
              </w:rPr>
              <w:t>类型</w:t>
            </w:r>
          </w:p>
        </w:tc>
      </w:tr>
      <w:tr w:rsidR="00DA2E1F" w:rsidTr="00553063">
        <w:trPr>
          <w:trHeight w:val="356"/>
          <w:jc w:val="center"/>
        </w:trPr>
        <w:tc>
          <w:tcPr>
            <w:tcW w:w="1148" w:type="dxa"/>
            <w:tcBorders>
              <w:tl2br w:val="nil"/>
              <w:tr2bl w:val="nil"/>
            </w:tcBorders>
          </w:tcPr>
          <w:p w:rsidR="00DA2E1F" w:rsidRDefault="00DA2E1F" w:rsidP="00553063">
            <w:pPr>
              <w:rPr>
                <w:rFonts w:ascii="宋体" w:hAnsi="宋体"/>
                <w:szCs w:val="21"/>
              </w:rPr>
            </w:pPr>
            <w:r>
              <w:rPr>
                <w:rFonts w:hint="eastAsia"/>
              </w:rPr>
              <w:t>id</w:t>
            </w:r>
          </w:p>
        </w:tc>
        <w:tc>
          <w:tcPr>
            <w:tcW w:w="1380" w:type="dxa"/>
            <w:tcBorders>
              <w:tl2br w:val="nil"/>
              <w:tr2bl w:val="nil"/>
            </w:tcBorders>
            <w:tcMar>
              <w:top w:w="0" w:type="dxa"/>
              <w:left w:w="108" w:type="dxa"/>
              <w:bottom w:w="0" w:type="dxa"/>
              <w:right w:w="108" w:type="dxa"/>
            </w:tcMar>
          </w:tcPr>
          <w:p w:rsidR="00DA2E1F" w:rsidRDefault="00DA2E1F" w:rsidP="00553063">
            <w:pPr>
              <w:jc w:val="left"/>
              <w:rPr>
                <w:rFonts w:cs="Calibri"/>
                <w:szCs w:val="21"/>
              </w:rPr>
            </w:pPr>
            <w:r>
              <w:rPr>
                <w:rFonts w:hint="eastAsia"/>
              </w:rPr>
              <w:t>编号</w:t>
            </w:r>
          </w:p>
        </w:tc>
        <w:tc>
          <w:tcPr>
            <w:tcW w:w="710" w:type="dxa"/>
            <w:tcBorders>
              <w:tl2br w:val="nil"/>
              <w:tr2bl w:val="nil"/>
            </w:tcBorders>
            <w:tcMar>
              <w:top w:w="0" w:type="dxa"/>
              <w:left w:w="108" w:type="dxa"/>
              <w:bottom w:w="0" w:type="dxa"/>
              <w:right w:w="108" w:type="dxa"/>
            </w:tcMar>
          </w:tcPr>
          <w:p w:rsidR="00DA2E1F" w:rsidRDefault="00DA2E1F" w:rsidP="00553063">
            <w:pPr>
              <w:rPr>
                <w:rFonts w:cs="Calibri"/>
                <w:szCs w:val="21"/>
              </w:rPr>
            </w:pPr>
            <w:r>
              <w:rPr>
                <w:rFonts w:cs="Calibri" w:hint="eastAsia"/>
                <w:szCs w:val="21"/>
              </w:rPr>
              <w:t>Y</w:t>
            </w:r>
          </w:p>
        </w:tc>
        <w:tc>
          <w:tcPr>
            <w:tcW w:w="2020" w:type="dxa"/>
            <w:tcBorders>
              <w:tl2br w:val="nil"/>
              <w:tr2bl w:val="nil"/>
            </w:tcBorders>
            <w:tcMar>
              <w:top w:w="0" w:type="dxa"/>
              <w:left w:w="108" w:type="dxa"/>
              <w:bottom w:w="0" w:type="dxa"/>
              <w:right w:w="108" w:type="dxa"/>
            </w:tcMar>
          </w:tcPr>
          <w:p w:rsidR="00DA2E1F" w:rsidRDefault="00DA2E1F" w:rsidP="00553063">
            <w:pPr>
              <w:jc w:val="left"/>
              <w:rPr>
                <w:szCs w:val="21"/>
              </w:rPr>
            </w:pPr>
          </w:p>
        </w:tc>
        <w:tc>
          <w:tcPr>
            <w:tcW w:w="657" w:type="dxa"/>
            <w:tcBorders>
              <w:tl2br w:val="nil"/>
              <w:tr2bl w:val="nil"/>
            </w:tcBorders>
          </w:tcPr>
          <w:p w:rsidR="00DA2E1F" w:rsidRDefault="00DA2E1F" w:rsidP="00553063">
            <w:pPr>
              <w:jc w:val="center"/>
              <w:rPr>
                <w:szCs w:val="21"/>
              </w:rPr>
            </w:pPr>
            <w:r>
              <w:rPr>
                <w:rFonts w:hint="eastAsia"/>
                <w:szCs w:val="21"/>
              </w:rPr>
              <w:t>N</w:t>
            </w:r>
          </w:p>
        </w:tc>
        <w:tc>
          <w:tcPr>
            <w:tcW w:w="674" w:type="dxa"/>
            <w:tcBorders>
              <w:tl2br w:val="nil"/>
              <w:tr2bl w:val="nil"/>
            </w:tcBorders>
          </w:tcPr>
          <w:p w:rsidR="00DA2E1F" w:rsidRDefault="00DA2E1F" w:rsidP="00553063">
            <w:pPr>
              <w:jc w:val="left"/>
              <w:rPr>
                <w:szCs w:val="21"/>
              </w:rPr>
            </w:pPr>
          </w:p>
        </w:tc>
        <w:tc>
          <w:tcPr>
            <w:tcW w:w="1671" w:type="dxa"/>
            <w:tcBorders>
              <w:tl2br w:val="nil"/>
              <w:tr2bl w:val="nil"/>
            </w:tcBorders>
            <w:vAlign w:val="center"/>
          </w:tcPr>
          <w:p w:rsidR="00DA2E1F" w:rsidRDefault="00DA2E1F" w:rsidP="00553063">
            <w:pPr>
              <w:rPr>
                <w:rFonts w:ascii="宋体" w:hAnsi="宋体" w:cs="宋体"/>
                <w:szCs w:val="21"/>
              </w:rPr>
            </w:pPr>
            <w:r>
              <w:rPr>
                <w:rFonts w:hint="eastAsia"/>
              </w:rPr>
              <w:t>int</w:t>
            </w:r>
          </w:p>
        </w:tc>
      </w:tr>
      <w:tr w:rsidR="00DA2E1F" w:rsidTr="00553063">
        <w:trPr>
          <w:trHeight w:val="512"/>
          <w:jc w:val="center"/>
        </w:trPr>
        <w:tc>
          <w:tcPr>
            <w:tcW w:w="1148" w:type="dxa"/>
            <w:tcBorders>
              <w:tl2br w:val="nil"/>
              <w:tr2bl w:val="nil"/>
            </w:tcBorders>
          </w:tcPr>
          <w:p w:rsidR="00DA2E1F" w:rsidRDefault="00DA2E1F" w:rsidP="00553063">
            <w:pPr>
              <w:rPr>
                <w:rFonts w:ascii="宋体" w:hAnsi="宋体"/>
                <w:szCs w:val="21"/>
              </w:rPr>
            </w:pPr>
            <w:r>
              <w:rPr>
                <w:rFonts w:hint="eastAsia"/>
              </w:rPr>
              <w:t>label</w:t>
            </w:r>
          </w:p>
        </w:tc>
        <w:tc>
          <w:tcPr>
            <w:tcW w:w="1380" w:type="dxa"/>
            <w:tcBorders>
              <w:tl2br w:val="nil"/>
              <w:tr2bl w:val="nil"/>
            </w:tcBorders>
            <w:tcMar>
              <w:top w:w="0" w:type="dxa"/>
              <w:left w:w="108" w:type="dxa"/>
              <w:bottom w:w="0" w:type="dxa"/>
              <w:right w:w="108" w:type="dxa"/>
            </w:tcMar>
          </w:tcPr>
          <w:p w:rsidR="00DA2E1F" w:rsidRDefault="00DA2E1F" w:rsidP="00553063">
            <w:pPr>
              <w:jc w:val="left"/>
              <w:rPr>
                <w:rFonts w:cs="Calibri"/>
                <w:szCs w:val="21"/>
              </w:rPr>
            </w:pPr>
            <w:r>
              <w:rPr>
                <w:rFonts w:hint="eastAsia"/>
              </w:rPr>
              <w:t>标签名</w:t>
            </w:r>
          </w:p>
        </w:tc>
        <w:tc>
          <w:tcPr>
            <w:tcW w:w="710" w:type="dxa"/>
            <w:tcBorders>
              <w:tl2br w:val="nil"/>
              <w:tr2bl w:val="nil"/>
            </w:tcBorders>
            <w:tcMar>
              <w:top w:w="0" w:type="dxa"/>
              <w:left w:w="108" w:type="dxa"/>
              <w:bottom w:w="0" w:type="dxa"/>
              <w:right w:w="108" w:type="dxa"/>
            </w:tcMar>
          </w:tcPr>
          <w:p w:rsidR="00DA2E1F" w:rsidRDefault="00DA2E1F" w:rsidP="00553063">
            <w:pPr>
              <w:rPr>
                <w:rFonts w:cs="Calibri"/>
                <w:szCs w:val="21"/>
              </w:rPr>
            </w:pPr>
          </w:p>
        </w:tc>
        <w:tc>
          <w:tcPr>
            <w:tcW w:w="2020" w:type="dxa"/>
            <w:tcBorders>
              <w:tl2br w:val="nil"/>
              <w:tr2bl w:val="nil"/>
            </w:tcBorders>
            <w:tcMar>
              <w:top w:w="0" w:type="dxa"/>
              <w:left w:w="108" w:type="dxa"/>
              <w:bottom w:w="0" w:type="dxa"/>
              <w:right w:w="108" w:type="dxa"/>
            </w:tcMar>
          </w:tcPr>
          <w:p w:rsidR="00DA2E1F" w:rsidRDefault="00DA2E1F" w:rsidP="00553063">
            <w:pPr>
              <w:jc w:val="left"/>
              <w:rPr>
                <w:szCs w:val="21"/>
              </w:rPr>
            </w:pPr>
          </w:p>
        </w:tc>
        <w:tc>
          <w:tcPr>
            <w:tcW w:w="657" w:type="dxa"/>
            <w:tcBorders>
              <w:tl2br w:val="nil"/>
              <w:tr2bl w:val="nil"/>
            </w:tcBorders>
          </w:tcPr>
          <w:p w:rsidR="00DA2E1F" w:rsidRDefault="00DA2E1F" w:rsidP="00553063">
            <w:pPr>
              <w:jc w:val="center"/>
              <w:rPr>
                <w:szCs w:val="21"/>
              </w:rPr>
            </w:pPr>
            <w:r>
              <w:rPr>
                <w:rFonts w:hint="eastAsia"/>
                <w:szCs w:val="21"/>
              </w:rPr>
              <w:t>N</w:t>
            </w:r>
          </w:p>
        </w:tc>
        <w:tc>
          <w:tcPr>
            <w:tcW w:w="674" w:type="dxa"/>
            <w:tcBorders>
              <w:tl2br w:val="nil"/>
              <w:tr2bl w:val="nil"/>
            </w:tcBorders>
          </w:tcPr>
          <w:p w:rsidR="00DA2E1F" w:rsidRDefault="00DA2E1F" w:rsidP="00553063">
            <w:pPr>
              <w:jc w:val="left"/>
              <w:rPr>
                <w:szCs w:val="21"/>
              </w:rPr>
            </w:pPr>
          </w:p>
        </w:tc>
        <w:tc>
          <w:tcPr>
            <w:tcW w:w="1671" w:type="dxa"/>
            <w:tcBorders>
              <w:tl2br w:val="nil"/>
              <w:tr2bl w:val="nil"/>
            </w:tcBorders>
            <w:vAlign w:val="center"/>
          </w:tcPr>
          <w:p w:rsidR="00DA2E1F" w:rsidRDefault="00DA2E1F" w:rsidP="00553063">
            <w:pPr>
              <w:rPr>
                <w:rFonts w:ascii="宋体" w:hAnsi="宋体" w:cs="宋体"/>
                <w:szCs w:val="21"/>
              </w:rPr>
            </w:pPr>
            <w:r>
              <w:rPr>
                <w:rFonts w:hint="eastAsia"/>
              </w:rPr>
              <w:t>varchar(255)</w:t>
            </w:r>
          </w:p>
        </w:tc>
      </w:tr>
      <w:tr w:rsidR="00DA2E1F" w:rsidTr="00553063">
        <w:trPr>
          <w:trHeight w:val="356"/>
          <w:jc w:val="center"/>
        </w:trPr>
        <w:tc>
          <w:tcPr>
            <w:tcW w:w="1148" w:type="dxa"/>
            <w:tcBorders>
              <w:tl2br w:val="nil"/>
              <w:tr2bl w:val="nil"/>
            </w:tcBorders>
          </w:tcPr>
          <w:p w:rsidR="00DA2E1F" w:rsidRDefault="00DA2E1F" w:rsidP="00553063">
            <w:pPr>
              <w:rPr>
                <w:rFonts w:ascii="宋体" w:hAnsi="宋体"/>
                <w:szCs w:val="21"/>
              </w:rPr>
            </w:pPr>
            <w:r>
              <w:rPr>
                <w:rFonts w:hint="eastAsia"/>
              </w:rPr>
              <w:t>value</w:t>
            </w:r>
          </w:p>
        </w:tc>
        <w:tc>
          <w:tcPr>
            <w:tcW w:w="1380" w:type="dxa"/>
            <w:tcBorders>
              <w:tl2br w:val="nil"/>
              <w:tr2bl w:val="nil"/>
            </w:tcBorders>
            <w:tcMar>
              <w:top w:w="0" w:type="dxa"/>
              <w:left w:w="108" w:type="dxa"/>
              <w:bottom w:w="0" w:type="dxa"/>
              <w:right w:w="108" w:type="dxa"/>
            </w:tcMar>
          </w:tcPr>
          <w:p w:rsidR="00DA2E1F" w:rsidRDefault="00DA2E1F" w:rsidP="00553063">
            <w:pPr>
              <w:jc w:val="left"/>
              <w:rPr>
                <w:rFonts w:cs="Calibri"/>
                <w:szCs w:val="21"/>
              </w:rPr>
            </w:pPr>
            <w:r>
              <w:rPr>
                <w:rFonts w:hint="eastAsia"/>
              </w:rPr>
              <w:t>数据值</w:t>
            </w:r>
          </w:p>
        </w:tc>
        <w:tc>
          <w:tcPr>
            <w:tcW w:w="710" w:type="dxa"/>
            <w:tcBorders>
              <w:tl2br w:val="nil"/>
              <w:tr2bl w:val="nil"/>
            </w:tcBorders>
            <w:tcMar>
              <w:top w:w="0" w:type="dxa"/>
              <w:left w:w="108" w:type="dxa"/>
              <w:bottom w:w="0" w:type="dxa"/>
              <w:right w:w="108" w:type="dxa"/>
            </w:tcMar>
          </w:tcPr>
          <w:p w:rsidR="00DA2E1F" w:rsidRDefault="00DA2E1F" w:rsidP="00553063">
            <w:pPr>
              <w:rPr>
                <w:rFonts w:cs="Calibri"/>
                <w:szCs w:val="21"/>
              </w:rPr>
            </w:pPr>
          </w:p>
        </w:tc>
        <w:tc>
          <w:tcPr>
            <w:tcW w:w="2020" w:type="dxa"/>
            <w:tcBorders>
              <w:tl2br w:val="nil"/>
              <w:tr2bl w:val="nil"/>
            </w:tcBorders>
            <w:tcMar>
              <w:top w:w="0" w:type="dxa"/>
              <w:left w:w="108" w:type="dxa"/>
              <w:bottom w:w="0" w:type="dxa"/>
              <w:right w:w="108" w:type="dxa"/>
            </w:tcMar>
          </w:tcPr>
          <w:p w:rsidR="00DA2E1F" w:rsidRDefault="00DA2E1F" w:rsidP="00553063">
            <w:pPr>
              <w:jc w:val="left"/>
              <w:rPr>
                <w:szCs w:val="21"/>
              </w:rPr>
            </w:pPr>
          </w:p>
        </w:tc>
        <w:tc>
          <w:tcPr>
            <w:tcW w:w="657" w:type="dxa"/>
            <w:tcBorders>
              <w:tl2br w:val="nil"/>
              <w:tr2bl w:val="nil"/>
            </w:tcBorders>
          </w:tcPr>
          <w:p w:rsidR="00DA2E1F" w:rsidRDefault="00DA2E1F" w:rsidP="00553063">
            <w:pPr>
              <w:jc w:val="center"/>
              <w:rPr>
                <w:szCs w:val="21"/>
              </w:rPr>
            </w:pPr>
            <w:r>
              <w:rPr>
                <w:rFonts w:hint="eastAsia"/>
                <w:szCs w:val="21"/>
              </w:rPr>
              <w:t>N</w:t>
            </w:r>
          </w:p>
        </w:tc>
        <w:tc>
          <w:tcPr>
            <w:tcW w:w="674" w:type="dxa"/>
            <w:tcBorders>
              <w:tl2br w:val="nil"/>
              <w:tr2bl w:val="nil"/>
            </w:tcBorders>
          </w:tcPr>
          <w:p w:rsidR="00DA2E1F" w:rsidRDefault="00DA2E1F" w:rsidP="00553063">
            <w:pPr>
              <w:jc w:val="left"/>
              <w:rPr>
                <w:szCs w:val="21"/>
              </w:rPr>
            </w:pPr>
          </w:p>
        </w:tc>
        <w:tc>
          <w:tcPr>
            <w:tcW w:w="1671" w:type="dxa"/>
            <w:tcBorders>
              <w:tl2br w:val="nil"/>
              <w:tr2bl w:val="nil"/>
            </w:tcBorders>
            <w:vAlign w:val="center"/>
          </w:tcPr>
          <w:p w:rsidR="00DA2E1F" w:rsidRDefault="00DA2E1F" w:rsidP="00553063">
            <w:pPr>
              <w:rPr>
                <w:rFonts w:ascii="宋体" w:hAnsi="宋体" w:cs="宋体"/>
                <w:szCs w:val="21"/>
              </w:rPr>
            </w:pPr>
            <w:r>
              <w:rPr>
                <w:rFonts w:hint="eastAsia"/>
              </w:rPr>
              <w:t>varchar(255)</w:t>
            </w:r>
          </w:p>
        </w:tc>
      </w:tr>
      <w:tr w:rsidR="00DA2E1F" w:rsidTr="00553063">
        <w:trPr>
          <w:trHeight w:val="356"/>
          <w:jc w:val="center"/>
        </w:trPr>
        <w:tc>
          <w:tcPr>
            <w:tcW w:w="1148" w:type="dxa"/>
            <w:tcBorders>
              <w:tl2br w:val="nil"/>
              <w:tr2bl w:val="nil"/>
            </w:tcBorders>
          </w:tcPr>
          <w:p w:rsidR="00DA2E1F" w:rsidRDefault="00DA2E1F" w:rsidP="00553063">
            <w:pPr>
              <w:rPr>
                <w:rFonts w:ascii="宋体" w:hAnsi="宋体"/>
                <w:szCs w:val="21"/>
              </w:rPr>
            </w:pPr>
            <w:r>
              <w:rPr>
                <w:rFonts w:hint="eastAsia"/>
              </w:rPr>
              <w:t>type</w:t>
            </w:r>
          </w:p>
        </w:tc>
        <w:tc>
          <w:tcPr>
            <w:tcW w:w="1380" w:type="dxa"/>
            <w:tcBorders>
              <w:tl2br w:val="nil"/>
              <w:tr2bl w:val="nil"/>
            </w:tcBorders>
            <w:tcMar>
              <w:top w:w="0" w:type="dxa"/>
              <w:left w:w="108" w:type="dxa"/>
              <w:bottom w:w="0" w:type="dxa"/>
              <w:right w:w="108" w:type="dxa"/>
            </w:tcMar>
          </w:tcPr>
          <w:p w:rsidR="00DA2E1F" w:rsidRDefault="00DA2E1F" w:rsidP="00553063">
            <w:pPr>
              <w:jc w:val="left"/>
              <w:rPr>
                <w:rFonts w:cs="Calibri"/>
                <w:szCs w:val="21"/>
              </w:rPr>
            </w:pPr>
            <w:r>
              <w:rPr>
                <w:rFonts w:hint="eastAsia"/>
              </w:rPr>
              <w:t>类型</w:t>
            </w:r>
          </w:p>
        </w:tc>
        <w:tc>
          <w:tcPr>
            <w:tcW w:w="710" w:type="dxa"/>
            <w:tcBorders>
              <w:tl2br w:val="nil"/>
              <w:tr2bl w:val="nil"/>
            </w:tcBorders>
            <w:tcMar>
              <w:top w:w="0" w:type="dxa"/>
              <w:left w:w="108" w:type="dxa"/>
              <w:bottom w:w="0" w:type="dxa"/>
              <w:right w:w="108" w:type="dxa"/>
            </w:tcMar>
          </w:tcPr>
          <w:p w:rsidR="00DA2E1F" w:rsidRDefault="00DA2E1F" w:rsidP="00553063">
            <w:pPr>
              <w:rPr>
                <w:rFonts w:cs="Calibri"/>
                <w:szCs w:val="21"/>
              </w:rPr>
            </w:pPr>
          </w:p>
        </w:tc>
        <w:tc>
          <w:tcPr>
            <w:tcW w:w="2020" w:type="dxa"/>
            <w:tcBorders>
              <w:tl2br w:val="nil"/>
              <w:tr2bl w:val="nil"/>
            </w:tcBorders>
            <w:tcMar>
              <w:top w:w="0" w:type="dxa"/>
              <w:left w:w="108" w:type="dxa"/>
              <w:bottom w:w="0" w:type="dxa"/>
              <w:right w:w="108" w:type="dxa"/>
            </w:tcMar>
          </w:tcPr>
          <w:p w:rsidR="00DA2E1F" w:rsidRDefault="00DA2E1F" w:rsidP="00553063">
            <w:pPr>
              <w:jc w:val="left"/>
              <w:rPr>
                <w:szCs w:val="21"/>
              </w:rPr>
            </w:pPr>
          </w:p>
        </w:tc>
        <w:tc>
          <w:tcPr>
            <w:tcW w:w="657" w:type="dxa"/>
            <w:tcBorders>
              <w:tl2br w:val="nil"/>
              <w:tr2bl w:val="nil"/>
            </w:tcBorders>
          </w:tcPr>
          <w:p w:rsidR="00DA2E1F" w:rsidRDefault="00DA2E1F" w:rsidP="00553063">
            <w:pPr>
              <w:jc w:val="center"/>
              <w:rPr>
                <w:szCs w:val="21"/>
              </w:rPr>
            </w:pPr>
            <w:r>
              <w:rPr>
                <w:rFonts w:hint="eastAsia"/>
                <w:szCs w:val="21"/>
              </w:rPr>
              <w:t>Y</w:t>
            </w:r>
          </w:p>
        </w:tc>
        <w:tc>
          <w:tcPr>
            <w:tcW w:w="674" w:type="dxa"/>
            <w:tcBorders>
              <w:tl2br w:val="nil"/>
              <w:tr2bl w:val="nil"/>
            </w:tcBorders>
          </w:tcPr>
          <w:p w:rsidR="00DA2E1F" w:rsidRDefault="00DA2E1F" w:rsidP="00553063">
            <w:pPr>
              <w:jc w:val="left"/>
              <w:rPr>
                <w:szCs w:val="21"/>
              </w:rPr>
            </w:pPr>
          </w:p>
        </w:tc>
        <w:tc>
          <w:tcPr>
            <w:tcW w:w="1671" w:type="dxa"/>
            <w:tcBorders>
              <w:tl2br w:val="nil"/>
              <w:tr2bl w:val="nil"/>
            </w:tcBorders>
            <w:vAlign w:val="center"/>
          </w:tcPr>
          <w:p w:rsidR="00DA2E1F" w:rsidRDefault="00DA2E1F" w:rsidP="00553063">
            <w:pPr>
              <w:rPr>
                <w:rFonts w:ascii="宋体" w:hAnsi="宋体" w:cs="宋体"/>
                <w:szCs w:val="21"/>
              </w:rPr>
            </w:pPr>
            <w:r>
              <w:rPr>
                <w:rFonts w:hint="eastAsia"/>
              </w:rPr>
              <w:t>varchar(255)</w:t>
            </w:r>
          </w:p>
        </w:tc>
      </w:tr>
      <w:tr w:rsidR="00DA2E1F" w:rsidTr="00553063">
        <w:trPr>
          <w:trHeight w:val="356"/>
          <w:jc w:val="center"/>
        </w:trPr>
        <w:tc>
          <w:tcPr>
            <w:tcW w:w="1148" w:type="dxa"/>
            <w:tcBorders>
              <w:tl2br w:val="nil"/>
              <w:tr2bl w:val="nil"/>
            </w:tcBorders>
          </w:tcPr>
          <w:p w:rsidR="00DA2E1F" w:rsidRDefault="00DA2E1F" w:rsidP="00553063">
            <w:pPr>
              <w:rPr>
                <w:rFonts w:ascii="宋体" w:hAnsi="宋体"/>
                <w:szCs w:val="21"/>
              </w:rPr>
            </w:pPr>
            <w:r>
              <w:rPr>
                <w:rFonts w:hint="eastAsia"/>
              </w:rPr>
              <w:t>description</w:t>
            </w:r>
          </w:p>
        </w:tc>
        <w:tc>
          <w:tcPr>
            <w:tcW w:w="1380" w:type="dxa"/>
            <w:tcBorders>
              <w:tl2br w:val="nil"/>
              <w:tr2bl w:val="nil"/>
            </w:tcBorders>
            <w:tcMar>
              <w:top w:w="0" w:type="dxa"/>
              <w:left w:w="108" w:type="dxa"/>
              <w:bottom w:w="0" w:type="dxa"/>
              <w:right w:w="108" w:type="dxa"/>
            </w:tcMar>
          </w:tcPr>
          <w:p w:rsidR="00DA2E1F" w:rsidRDefault="00DA2E1F" w:rsidP="00553063">
            <w:pPr>
              <w:jc w:val="left"/>
              <w:rPr>
                <w:rFonts w:cs="Calibri"/>
                <w:szCs w:val="21"/>
              </w:rPr>
            </w:pPr>
            <w:r>
              <w:rPr>
                <w:rFonts w:hint="eastAsia"/>
              </w:rPr>
              <w:t>描述</w:t>
            </w:r>
          </w:p>
        </w:tc>
        <w:tc>
          <w:tcPr>
            <w:tcW w:w="710" w:type="dxa"/>
            <w:tcBorders>
              <w:tl2br w:val="nil"/>
              <w:tr2bl w:val="nil"/>
            </w:tcBorders>
            <w:tcMar>
              <w:top w:w="0" w:type="dxa"/>
              <w:left w:w="108" w:type="dxa"/>
              <w:bottom w:w="0" w:type="dxa"/>
              <w:right w:w="108" w:type="dxa"/>
            </w:tcMar>
          </w:tcPr>
          <w:p w:rsidR="00DA2E1F" w:rsidRDefault="00DA2E1F" w:rsidP="00553063">
            <w:pPr>
              <w:rPr>
                <w:rFonts w:cs="Calibri"/>
                <w:szCs w:val="21"/>
              </w:rPr>
            </w:pPr>
          </w:p>
        </w:tc>
        <w:tc>
          <w:tcPr>
            <w:tcW w:w="2020" w:type="dxa"/>
            <w:tcBorders>
              <w:tl2br w:val="nil"/>
              <w:tr2bl w:val="nil"/>
            </w:tcBorders>
            <w:tcMar>
              <w:top w:w="0" w:type="dxa"/>
              <w:left w:w="108" w:type="dxa"/>
              <w:bottom w:w="0" w:type="dxa"/>
              <w:right w:w="108" w:type="dxa"/>
            </w:tcMar>
          </w:tcPr>
          <w:p w:rsidR="00DA2E1F" w:rsidRDefault="00DA2E1F" w:rsidP="00553063">
            <w:pPr>
              <w:jc w:val="left"/>
              <w:rPr>
                <w:szCs w:val="21"/>
              </w:rPr>
            </w:pPr>
          </w:p>
        </w:tc>
        <w:tc>
          <w:tcPr>
            <w:tcW w:w="657" w:type="dxa"/>
            <w:tcBorders>
              <w:tl2br w:val="nil"/>
              <w:tr2bl w:val="nil"/>
            </w:tcBorders>
          </w:tcPr>
          <w:p w:rsidR="00DA2E1F" w:rsidRDefault="00DA2E1F" w:rsidP="00553063">
            <w:pPr>
              <w:jc w:val="center"/>
              <w:rPr>
                <w:szCs w:val="21"/>
              </w:rPr>
            </w:pPr>
            <w:r>
              <w:rPr>
                <w:rFonts w:hint="eastAsia"/>
                <w:szCs w:val="21"/>
              </w:rPr>
              <w:t>Y</w:t>
            </w:r>
          </w:p>
        </w:tc>
        <w:tc>
          <w:tcPr>
            <w:tcW w:w="674" w:type="dxa"/>
            <w:tcBorders>
              <w:tl2br w:val="nil"/>
              <w:tr2bl w:val="nil"/>
            </w:tcBorders>
          </w:tcPr>
          <w:p w:rsidR="00DA2E1F" w:rsidRDefault="00DA2E1F" w:rsidP="00553063">
            <w:pPr>
              <w:jc w:val="left"/>
              <w:rPr>
                <w:szCs w:val="21"/>
              </w:rPr>
            </w:pPr>
          </w:p>
        </w:tc>
        <w:tc>
          <w:tcPr>
            <w:tcW w:w="1671" w:type="dxa"/>
            <w:tcBorders>
              <w:tl2br w:val="nil"/>
              <w:tr2bl w:val="nil"/>
            </w:tcBorders>
            <w:vAlign w:val="center"/>
          </w:tcPr>
          <w:p w:rsidR="00DA2E1F" w:rsidRDefault="00DA2E1F" w:rsidP="00553063">
            <w:pPr>
              <w:rPr>
                <w:rFonts w:ascii="宋体" w:hAnsi="宋体" w:cs="宋体"/>
                <w:szCs w:val="21"/>
              </w:rPr>
            </w:pPr>
            <w:r>
              <w:rPr>
                <w:rFonts w:hint="eastAsia"/>
              </w:rPr>
              <w:t>varchar(2000)</w:t>
            </w:r>
          </w:p>
        </w:tc>
      </w:tr>
      <w:tr w:rsidR="00DA2E1F" w:rsidTr="00553063">
        <w:trPr>
          <w:trHeight w:val="356"/>
          <w:jc w:val="center"/>
        </w:trPr>
        <w:tc>
          <w:tcPr>
            <w:tcW w:w="1148" w:type="dxa"/>
            <w:tcBorders>
              <w:tl2br w:val="nil"/>
              <w:tr2bl w:val="nil"/>
            </w:tcBorders>
          </w:tcPr>
          <w:p w:rsidR="00DA2E1F" w:rsidRDefault="00DA2E1F" w:rsidP="00553063">
            <w:r>
              <w:rPr>
                <w:rFonts w:hint="eastAsia"/>
              </w:rPr>
              <w:t>sort</w:t>
            </w:r>
          </w:p>
        </w:tc>
        <w:tc>
          <w:tcPr>
            <w:tcW w:w="1380" w:type="dxa"/>
            <w:tcBorders>
              <w:tl2br w:val="nil"/>
              <w:tr2bl w:val="nil"/>
            </w:tcBorders>
            <w:tcMar>
              <w:top w:w="0" w:type="dxa"/>
              <w:left w:w="108" w:type="dxa"/>
              <w:bottom w:w="0" w:type="dxa"/>
              <w:right w:w="108" w:type="dxa"/>
            </w:tcMar>
          </w:tcPr>
          <w:p w:rsidR="00DA2E1F" w:rsidRDefault="00DA2E1F" w:rsidP="00553063">
            <w:pPr>
              <w:jc w:val="left"/>
              <w:rPr>
                <w:rFonts w:cs="Calibri"/>
                <w:szCs w:val="21"/>
              </w:rPr>
            </w:pPr>
            <w:r>
              <w:rPr>
                <w:rFonts w:hint="eastAsia"/>
              </w:rPr>
              <w:t>排序</w:t>
            </w:r>
          </w:p>
        </w:tc>
        <w:tc>
          <w:tcPr>
            <w:tcW w:w="710" w:type="dxa"/>
            <w:tcBorders>
              <w:tl2br w:val="nil"/>
              <w:tr2bl w:val="nil"/>
            </w:tcBorders>
            <w:tcMar>
              <w:top w:w="0" w:type="dxa"/>
              <w:left w:w="108" w:type="dxa"/>
              <w:bottom w:w="0" w:type="dxa"/>
              <w:right w:w="108" w:type="dxa"/>
            </w:tcMar>
          </w:tcPr>
          <w:p w:rsidR="00DA2E1F" w:rsidRDefault="00DA2E1F" w:rsidP="00553063">
            <w:pPr>
              <w:rPr>
                <w:rFonts w:cs="Calibri"/>
                <w:szCs w:val="21"/>
              </w:rPr>
            </w:pPr>
          </w:p>
        </w:tc>
        <w:tc>
          <w:tcPr>
            <w:tcW w:w="2020" w:type="dxa"/>
            <w:tcBorders>
              <w:tl2br w:val="nil"/>
              <w:tr2bl w:val="nil"/>
            </w:tcBorders>
            <w:tcMar>
              <w:top w:w="0" w:type="dxa"/>
              <w:left w:w="108" w:type="dxa"/>
              <w:bottom w:w="0" w:type="dxa"/>
              <w:right w:w="108" w:type="dxa"/>
            </w:tcMar>
          </w:tcPr>
          <w:p w:rsidR="00DA2E1F" w:rsidRDefault="00DA2E1F" w:rsidP="00553063">
            <w:pPr>
              <w:jc w:val="left"/>
            </w:pPr>
          </w:p>
        </w:tc>
        <w:tc>
          <w:tcPr>
            <w:tcW w:w="657" w:type="dxa"/>
            <w:tcBorders>
              <w:tl2br w:val="nil"/>
              <w:tr2bl w:val="nil"/>
            </w:tcBorders>
          </w:tcPr>
          <w:p w:rsidR="00DA2E1F" w:rsidRDefault="00DA2E1F" w:rsidP="00553063">
            <w:pPr>
              <w:jc w:val="center"/>
              <w:rPr>
                <w:szCs w:val="21"/>
              </w:rPr>
            </w:pPr>
            <w:r>
              <w:rPr>
                <w:rFonts w:hint="eastAsia"/>
                <w:szCs w:val="21"/>
              </w:rPr>
              <w:t>Y</w:t>
            </w:r>
          </w:p>
        </w:tc>
        <w:tc>
          <w:tcPr>
            <w:tcW w:w="674" w:type="dxa"/>
            <w:tcBorders>
              <w:tl2br w:val="nil"/>
              <w:tr2bl w:val="nil"/>
            </w:tcBorders>
          </w:tcPr>
          <w:p w:rsidR="00DA2E1F" w:rsidRDefault="00DA2E1F" w:rsidP="00553063">
            <w:pPr>
              <w:jc w:val="left"/>
              <w:rPr>
                <w:szCs w:val="21"/>
              </w:rPr>
            </w:pPr>
          </w:p>
        </w:tc>
        <w:tc>
          <w:tcPr>
            <w:tcW w:w="1671" w:type="dxa"/>
            <w:tcBorders>
              <w:tl2br w:val="nil"/>
              <w:tr2bl w:val="nil"/>
            </w:tcBorders>
            <w:vAlign w:val="center"/>
          </w:tcPr>
          <w:p w:rsidR="00DA2E1F" w:rsidRDefault="00DA2E1F" w:rsidP="00553063">
            <w:r>
              <w:rPr>
                <w:rFonts w:hint="eastAsia"/>
              </w:rPr>
              <w:t>varchar(20)</w:t>
            </w:r>
          </w:p>
        </w:tc>
      </w:tr>
      <w:tr w:rsidR="00DA2E1F" w:rsidTr="00553063">
        <w:trPr>
          <w:trHeight w:val="356"/>
          <w:jc w:val="center"/>
        </w:trPr>
        <w:tc>
          <w:tcPr>
            <w:tcW w:w="1148" w:type="dxa"/>
            <w:tcBorders>
              <w:tl2br w:val="nil"/>
              <w:tr2bl w:val="nil"/>
            </w:tcBorders>
          </w:tcPr>
          <w:p w:rsidR="00DA2E1F" w:rsidRDefault="00DA2E1F" w:rsidP="00553063">
            <w:pPr>
              <w:rPr>
                <w:rFonts w:ascii="宋体" w:hAnsi="宋体"/>
                <w:szCs w:val="21"/>
              </w:rPr>
            </w:pPr>
            <w:r>
              <w:rPr>
                <w:rFonts w:hint="eastAsia"/>
              </w:rPr>
              <w:t>create_by</w:t>
            </w:r>
          </w:p>
        </w:tc>
        <w:tc>
          <w:tcPr>
            <w:tcW w:w="1380" w:type="dxa"/>
            <w:tcBorders>
              <w:tl2br w:val="nil"/>
              <w:tr2bl w:val="nil"/>
            </w:tcBorders>
            <w:tcMar>
              <w:top w:w="0" w:type="dxa"/>
              <w:left w:w="108" w:type="dxa"/>
              <w:bottom w:w="0" w:type="dxa"/>
              <w:right w:w="108" w:type="dxa"/>
            </w:tcMar>
          </w:tcPr>
          <w:p w:rsidR="00DA2E1F" w:rsidRDefault="00DA2E1F" w:rsidP="00553063">
            <w:pPr>
              <w:jc w:val="left"/>
              <w:rPr>
                <w:rFonts w:cs="Calibri"/>
                <w:szCs w:val="21"/>
              </w:rPr>
            </w:pPr>
            <w:r>
              <w:rPr>
                <w:rFonts w:hint="eastAsia"/>
              </w:rPr>
              <w:t>创建者</w:t>
            </w:r>
          </w:p>
        </w:tc>
        <w:tc>
          <w:tcPr>
            <w:tcW w:w="710" w:type="dxa"/>
            <w:tcBorders>
              <w:tl2br w:val="nil"/>
              <w:tr2bl w:val="nil"/>
            </w:tcBorders>
            <w:tcMar>
              <w:top w:w="0" w:type="dxa"/>
              <w:left w:w="108" w:type="dxa"/>
              <w:bottom w:w="0" w:type="dxa"/>
              <w:right w:w="108" w:type="dxa"/>
            </w:tcMar>
          </w:tcPr>
          <w:p w:rsidR="00DA2E1F" w:rsidRDefault="00DA2E1F" w:rsidP="00553063">
            <w:pPr>
              <w:rPr>
                <w:rFonts w:cs="Calibri"/>
                <w:szCs w:val="21"/>
              </w:rPr>
            </w:pPr>
          </w:p>
        </w:tc>
        <w:tc>
          <w:tcPr>
            <w:tcW w:w="2020" w:type="dxa"/>
            <w:tcBorders>
              <w:tl2br w:val="nil"/>
              <w:tr2bl w:val="nil"/>
            </w:tcBorders>
            <w:tcMar>
              <w:top w:w="0" w:type="dxa"/>
              <w:left w:w="108" w:type="dxa"/>
              <w:bottom w:w="0" w:type="dxa"/>
              <w:right w:w="108" w:type="dxa"/>
            </w:tcMar>
          </w:tcPr>
          <w:p w:rsidR="00DA2E1F" w:rsidRDefault="00DA2E1F" w:rsidP="00553063">
            <w:pPr>
              <w:jc w:val="left"/>
              <w:rPr>
                <w:szCs w:val="21"/>
              </w:rPr>
            </w:pPr>
          </w:p>
        </w:tc>
        <w:tc>
          <w:tcPr>
            <w:tcW w:w="657" w:type="dxa"/>
            <w:tcBorders>
              <w:tl2br w:val="nil"/>
              <w:tr2bl w:val="nil"/>
            </w:tcBorders>
          </w:tcPr>
          <w:p w:rsidR="00DA2E1F" w:rsidRDefault="00DA2E1F" w:rsidP="00553063">
            <w:pPr>
              <w:jc w:val="center"/>
              <w:rPr>
                <w:szCs w:val="21"/>
              </w:rPr>
            </w:pPr>
            <w:r>
              <w:rPr>
                <w:rFonts w:hint="eastAsia"/>
                <w:szCs w:val="21"/>
              </w:rPr>
              <w:t>Y</w:t>
            </w:r>
          </w:p>
        </w:tc>
        <w:tc>
          <w:tcPr>
            <w:tcW w:w="674" w:type="dxa"/>
            <w:tcBorders>
              <w:tl2br w:val="nil"/>
              <w:tr2bl w:val="nil"/>
            </w:tcBorders>
          </w:tcPr>
          <w:p w:rsidR="00DA2E1F" w:rsidRDefault="00DA2E1F" w:rsidP="00553063">
            <w:pPr>
              <w:jc w:val="left"/>
              <w:rPr>
                <w:szCs w:val="21"/>
              </w:rPr>
            </w:pPr>
          </w:p>
        </w:tc>
        <w:tc>
          <w:tcPr>
            <w:tcW w:w="1671" w:type="dxa"/>
            <w:tcBorders>
              <w:tl2br w:val="nil"/>
              <w:tr2bl w:val="nil"/>
            </w:tcBorders>
            <w:vAlign w:val="center"/>
          </w:tcPr>
          <w:p w:rsidR="00DA2E1F" w:rsidRDefault="00DA2E1F" w:rsidP="00553063">
            <w:pPr>
              <w:rPr>
                <w:rFonts w:ascii="宋体" w:hAnsi="宋体" w:cs="宋体"/>
                <w:szCs w:val="21"/>
              </w:rPr>
            </w:pPr>
            <w:r>
              <w:rPr>
                <w:rFonts w:hint="eastAsia"/>
              </w:rPr>
              <w:t>varchar(255)</w:t>
            </w:r>
          </w:p>
        </w:tc>
      </w:tr>
      <w:tr w:rsidR="00DA2E1F" w:rsidTr="00553063">
        <w:trPr>
          <w:trHeight w:val="356"/>
          <w:jc w:val="center"/>
        </w:trPr>
        <w:tc>
          <w:tcPr>
            <w:tcW w:w="1148" w:type="dxa"/>
            <w:tcBorders>
              <w:tl2br w:val="nil"/>
              <w:tr2bl w:val="nil"/>
            </w:tcBorders>
          </w:tcPr>
          <w:p w:rsidR="00DA2E1F" w:rsidRDefault="00DA2E1F" w:rsidP="00553063">
            <w:pPr>
              <w:rPr>
                <w:rFonts w:ascii="宋体" w:hAnsi="宋体"/>
                <w:szCs w:val="21"/>
              </w:rPr>
            </w:pPr>
            <w:r>
              <w:rPr>
                <w:rFonts w:hint="eastAsia"/>
              </w:rPr>
              <w:t>create_date</w:t>
            </w:r>
          </w:p>
        </w:tc>
        <w:tc>
          <w:tcPr>
            <w:tcW w:w="1380" w:type="dxa"/>
            <w:tcBorders>
              <w:tl2br w:val="nil"/>
              <w:tr2bl w:val="nil"/>
            </w:tcBorders>
            <w:tcMar>
              <w:top w:w="0" w:type="dxa"/>
              <w:left w:w="108" w:type="dxa"/>
              <w:bottom w:w="0" w:type="dxa"/>
              <w:right w:w="108" w:type="dxa"/>
            </w:tcMar>
          </w:tcPr>
          <w:p w:rsidR="00DA2E1F" w:rsidRDefault="00DA2E1F" w:rsidP="00553063">
            <w:pPr>
              <w:jc w:val="left"/>
              <w:rPr>
                <w:rFonts w:cs="Calibri"/>
                <w:szCs w:val="21"/>
              </w:rPr>
            </w:pPr>
            <w:r>
              <w:rPr>
                <w:rFonts w:hint="eastAsia"/>
              </w:rPr>
              <w:t>创建时间</w:t>
            </w:r>
          </w:p>
        </w:tc>
        <w:tc>
          <w:tcPr>
            <w:tcW w:w="710" w:type="dxa"/>
            <w:tcBorders>
              <w:tl2br w:val="nil"/>
              <w:tr2bl w:val="nil"/>
            </w:tcBorders>
            <w:tcMar>
              <w:top w:w="0" w:type="dxa"/>
              <w:left w:w="108" w:type="dxa"/>
              <w:bottom w:w="0" w:type="dxa"/>
              <w:right w:w="108" w:type="dxa"/>
            </w:tcMar>
          </w:tcPr>
          <w:p w:rsidR="00DA2E1F" w:rsidRDefault="00DA2E1F" w:rsidP="00553063">
            <w:pPr>
              <w:rPr>
                <w:rFonts w:cs="Calibri"/>
                <w:szCs w:val="21"/>
              </w:rPr>
            </w:pPr>
          </w:p>
        </w:tc>
        <w:tc>
          <w:tcPr>
            <w:tcW w:w="2020" w:type="dxa"/>
            <w:tcBorders>
              <w:tl2br w:val="nil"/>
              <w:tr2bl w:val="nil"/>
            </w:tcBorders>
            <w:tcMar>
              <w:top w:w="0" w:type="dxa"/>
              <w:left w:w="108" w:type="dxa"/>
              <w:bottom w:w="0" w:type="dxa"/>
              <w:right w:w="108" w:type="dxa"/>
            </w:tcMar>
          </w:tcPr>
          <w:p w:rsidR="00DA2E1F" w:rsidRDefault="00DA2E1F" w:rsidP="00553063">
            <w:pPr>
              <w:jc w:val="left"/>
              <w:rPr>
                <w:szCs w:val="21"/>
              </w:rPr>
            </w:pPr>
          </w:p>
        </w:tc>
        <w:tc>
          <w:tcPr>
            <w:tcW w:w="657" w:type="dxa"/>
            <w:tcBorders>
              <w:tl2br w:val="nil"/>
              <w:tr2bl w:val="nil"/>
            </w:tcBorders>
          </w:tcPr>
          <w:p w:rsidR="00DA2E1F" w:rsidRDefault="00DA2E1F" w:rsidP="00553063">
            <w:pPr>
              <w:jc w:val="center"/>
              <w:rPr>
                <w:szCs w:val="21"/>
              </w:rPr>
            </w:pPr>
            <w:r>
              <w:rPr>
                <w:rFonts w:hint="eastAsia"/>
                <w:szCs w:val="21"/>
              </w:rPr>
              <w:t>Y</w:t>
            </w:r>
          </w:p>
        </w:tc>
        <w:tc>
          <w:tcPr>
            <w:tcW w:w="674" w:type="dxa"/>
            <w:tcBorders>
              <w:tl2br w:val="nil"/>
              <w:tr2bl w:val="nil"/>
            </w:tcBorders>
          </w:tcPr>
          <w:p w:rsidR="00DA2E1F" w:rsidRDefault="00DA2E1F" w:rsidP="00553063">
            <w:pPr>
              <w:jc w:val="left"/>
              <w:rPr>
                <w:szCs w:val="21"/>
              </w:rPr>
            </w:pPr>
          </w:p>
        </w:tc>
        <w:tc>
          <w:tcPr>
            <w:tcW w:w="1671" w:type="dxa"/>
            <w:tcBorders>
              <w:tl2br w:val="nil"/>
              <w:tr2bl w:val="nil"/>
            </w:tcBorders>
            <w:vAlign w:val="center"/>
          </w:tcPr>
          <w:p w:rsidR="00DA2E1F" w:rsidRDefault="00DA2E1F" w:rsidP="00553063">
            <w:pPr>
              <w:rPr>
                <w:rFonts w:ascii="宋体" w:hAnsi="宋体" w:cs="宋体"/>
                <w:szCs w:val="21"/>
              </w:rPr>
            </w:pPr>
            <w:r>
              <w:rPr>
                <w:rFonts w:hint="eastAsia"/>
              </w:rPr>
              <w:t>datetime</w:t>
            </w:r>
          </w:p>
        </w:tc>
      </w:tr>
      <w:tr w:rsidR="00DA2E1F" w:rsidTr="00553063">
        <w:trPr>
          <w:trHeight w:val="356"/>
          <w:jc w:val="center"/>
        </w:trPr>
        <w:tc>
          <w:tcPr>
            <w:tcW w:w="1148" w:type="dxa"/>
            <w:tcBorders>
              <w:tl2br w:val="nil"/>
              <w:tr2bl w:val="nil"/>
            </w:tcBorders>
          </w:tcPr>
          <w:p w:rsidR="00DA2E1F" w:rsidRDefault="00DA2E1F" w:rsidP="00553063">
            <w:r>
              <w:rPr>
                <w:rFonts w:hint="eastAsia"/>
              </w:rPr>
              <w:t>update_by</w:t>
            </w:r>
          </w:p>
        </w:tc>
        <w:tc>
          <w:tcPr>
            <w:tcW w:w="1380" w:type="dxa"/>
            <w:tcBorders>
              <w:tl2br w:val="nil"/>
              <w:tr2bl w:val="nil"/>
            </w:tcBorders>
            <w:tcMar>
              <w:top w:w="0" w:type="dxa"/>
              <w:left w:w="108" w:type="dxa"/>
              <w:bottom w:w="0" w:type="dxa"/>
              <w:right w:w="108" w:type="dxa"/>
            </w:tcMar>
          </w:tcPr>
          <w:p w:rsidR="00DA2E1F" w:rsidRDefault="00DA2E1F" w:rsidP="00553063">
            <w:pPr>
              <w:jc w:val="left"/>
              <w:rPr>
                <w:rFonts w:cs="Calibri"/>
                <w:szCs w:val="21"/>
              </w:rPr>
            </w:pPr>
            <w:r>
              <w:rPr>
                <w:rFonts w:hint="eastAsia"/>
              </w:rPr>
              <w:t>更新者</w:t>
            </w:r>
          </w:p>
        </w:tc>
        <w:tc>
          <w:tcPr>
            <w:tcW w:w="710" w:type="dxa"/>
            <w:tcBorders>
              <w:tl2br w:val="nil"/>
              <w:tr2bl w:val="nil"/>
            </w:tcBorders>
            <w:tcMar>
              <w:top w:w="0" w:type="dxa"/>
              <w:left w:w="108" w:type="dxa"/>
              <w:bottom w:w="0" w:type="dxa"/>
              <w:right w:w="108" w:type="dxa"/>
            </w:tcMar>
          </w:tcPr>
          <w:p w:rsidR="00DA2E1F" w:rsidRDefault="00DA2E1F" w:rsidP="00553063">
            <w:pPr>
              <w:rPr>
                <w:rFonts w:cs="Calibri"/>
                <w:szCs w:val="21"/>
              </w:rPr>
            </w:pPr>
          </w:p>
        </w:tc>
        <w:tc>
          <w:tcPr>
            <w:tcW w:w="2020" w:type="dxa"/>
            <w:tcBorders>
              <w:tl2br w:val="nil"/>
              <w:tr2bl w:val="nil"/>
            </w:tcBorders>
            <w:tcMar>
              <w:top w:w="0" w:type="dxa"/>
              <w:left w:w="108" w:type="dxa"/>
              <w:bottom w:w="0" w:type="dxa"/>
              <w:right w:w="108" w:type="dxa"/>
            </w:tcMar>
          </w:tcPr>
          <w:p w:rsidR="00DA2E1F" w:rsidRDefault="00DA2E1F" w:rsidP="00553063">
            <w:pPr>
              <w:jc w:val="left"/>
            </w:pPr>
          </w:p>
        </w:tc>
        <w:tc>
          <w:tcPr>
            <w:tcW w:w="657" w:type="dxa"/>
            <w:tcBorders>
              <w:tl2br w:val="nil"/>
              <w:tr2bl w:val="nil"/>
            </w:tcBorders>
          </w:tcPr>
          <w:p w:rsidR="00DA2E1F" w:rsidRDefault="00DA2E1F" w:rsidP="00553063">
            <w:pPr>
              <w:jc w:val="center"/>
              <w:rPr>
                <w:szCs w:val="21"/>
              </w:rPr>
            </w:pPr>
            <w:r>
              <w:rPr>
                <w:rFonts w:hint="eastAsia"/>
                <w:szCs w:val="21"/>
              </w:rPr>
              <w:t>Y</w:t>
            </w:r>
          </w:p>
        </w:tc>
        <w:tc>
          <w:tcPr>
            <w:tcW w:w="674" w:type="dxa"/>
            <w:tcBorders>
              <w:tl2br w:val="nil"/>
              <w:tr2bl w:val="nil"/>
            </w:tcBorders>
          </w:tcPr>
          <w:p w:rsidR="00DA2E1F" w:rsidRDefault="00DA2E1F" w:rsidP="00553063">
            <w:pPr>
              <w:jc w:val="left"/>
              <w:rPr>
                <w:szCs w:val="21"/>
              </w:rPr>
            </w:pPr>
          </w:p>
        </w:tc>
        <w:tc>
          <w:tcPr>
            <w:tcW w:w="1671" w:type="dxa"/>
            <w:tcBorders>
              <w:tl2br w:val="nil"/>
              <w:tr2bl w:val="nil"/>
            </w:tcBorders>
            <w:vAlign w:val="center"/>
          </w:tcPr>
          <w:p w:rsidR="00DA2E1F" w:rsidRDefault="00DA2E1F" w:rsidP="00553063">
            <w:pPr>
              <w:rPr>
                <w:rFonts w:ascii="宋体" w:hAnsi="宋体" w:cs="宋体"/>
                <w:szCs w:val="21"/>
              </w:rPr>
            </w:pPr>
            <w:r>
              <w:rPr>
                <w:rFonts w:hint="eastAsia"/>
              </w:rPr>
              <w:t>varchar(255)</w:t>
            </w:r>
          </w:p>
        </w:tc>
      </w:tr>
      <w:tr w:rsidR="00DA2E1F" w:rsidTr="00553063">
        <w:trPr>
          <w:trHeight w:val="356"/>
          <w:jc w:val="center"/>
        </w:trPr>
        <w:tc>
          <w:tcPr>
            <w:tcW w:w="1148" w:type="dxa"/>
            <w:tcBorders>
              <w:tl2br w:val="nil"/>
              <w:tr2bl w:val="nil"/>
            </w:tcBorders>
          </w:tcPr>
          <w:p w:rsidR="00DA2E1F" w:rsidRDefault="00DA2E1F" w:rsidP="00553063">
            <w:r>
              <w:rPr>
                <w:rFonts w:hint="eastAsia"/>
              </w:rPr>
              <w:t>update_date</w:t>
            </w:r>
          </w:p>
        </w:tc>
        <w:tc>
          <w:tcPr>
            <w:tcW w:w="1380" w:type="dxa"/>
            <w:tcBorders>
              <w:tl2br w:val="nil"/>
              <w:tr2bl w:val="nil"/>
            </w:tcBorders>
            <w:tcMar>
              <w:top w:w="0" w:type="dxa"/>
              <w:left w:w="108" w:type="dxa"/>
              <w:bottom w:w="0" w:type="dxa"/>
              <w:right w:w="108" w:type="dxa"/>
            </w:tcMar>
          </w:tcPr>
          <w:p w:rsidR="00DA2E1F" w:rsidRDefault="00DA2E1F" w:rsidP="00553063">
            <w:pPr>
              <w:jc w:val="left"/>
              <w:rPr>
                <w:rFonts w:cs="Calibri"/>
                <w:szCs w:val="21"/>
              </w:rPr>
            </w:pPr>
            <w:r>
              <w:rPr>
                <w:rFonts w:hint="eastAsia"/>
              </w:rPr>
              <w:t>更新时间</w:t>
            </w:r>
          </w:p>
        </w:tc>
        <w:tc>
          <w:tcPr>
            <w:tcW w:w="710" w:type="dxa"/>
            <w:tcBorders>
              <w:tl2br w:val="nil"/>
              <w:tr2bl w:val="nil"/>
            </w:tcBorders>
            <w:tcMar>
              <w:top w:w="0" w:type="dxa"/>
              <w:left w:w="108" w:type="dxa"/>
              <w:bottom w:w="0" w:type="dxa"/>
              <w:right w:w="108" w:type="dxa"/>
            </w:tcMar>
          </w:tcPr>
          <w:p w:rsidR="00DA2E1F" w:rsidRDefault="00DA2E1F" w:rsidP="00553063">
            <w:pPr>
              <w:rPr>
                <w:rFonts w:cs="Calibri"/>
                <w:szCs w:val="21"/>
              </w:rPr>
            </w:pPr>
          </w:p>
        </w:tc>
        <w:tc>
          <w:tcPr>
            <w:tcW w:w="2020" w:type="dxa"/>
            <w:tcBorders>
              <w:tl2br w:val="nil"/>
              <w:tr2bl w:val="nil"/>
            </w:tcBorders>
            <w:tcMar>
              <w:top w:w="0" w:type="dxa"/>
              <w:left w:w="108" w:type="dxa"/>
              <w:bottom w:w="0" w:type="dxa"/>
              <w:right w:w="108" w:type="dxa"/>
            </w:tcMar>
          </w:tcPr>
          <w:p w:rsidR="00DA2E1F" w:rsidRDefault="00DA2E1F" w:rsidP="00553063">
            <w:pPr>
              <w:jc w:val="left"/>
            </w:pPr>
          </w:p>
        </w:tc>
        <w:tc>
          <w:tcPr>
            <w:tcW w:w="657" w:type="dxa"/>
            <w:tcBorders>
              <w:tl2br w:val="nil"/>
              <w:tr2bl w:val="nil"/>
            </w:tcBorders>
          </w:tcPr>
          <w:p w:rsidR="00DA2E1F" w:rsidRDefault="00DA2E1F" w:rsidP="00553063">
            <w:pPr>
              <w:jc w:val="center"/>
              <w:rPr>
                <w:szCs w:val="21"/>
              </w:rPr>
            </w:pPr>
            <w:r>
              <w:rPr>
                <w:rFonts w:hint="eastAsia"/>
                <w:szCs w:val="21"/>
              </w:rPr>
              <w:t>Y</w:t>
            </w:r>
          </w:p>
        </w:tc>
        <w:tc>
          <w:tcPr>
            <w:tcW w:w="674" w:type="dxa"/>
            <w:tcBorders>
              <w:tl2br w:val="nil"/>
              <w:tr2bl w:val="nil"/>
            </w:tcBorders>
          </w:tcPr>
          <w:p w:rsidR="00DA2E1F" w:rsidRDefault="00DA2E1F" w:rsidP="00553063">
            <w:pPr>
              <w:jc w:val="left"/>
              <w:rPr>
                <w:szCs w:val="21"/>
              </w:rPr>
            </w:pPr>
          </w:p>
        </w:tc>
        <w:tc>
          <w:tcPr>
            <w:tcW w:w="1671" w:type="dxa"/>
            <w:tcBorders>
              <w:tl2br w:val="nil"/>
              <w:tr2bl w:val="nil"/>
            </w:tcBorders>
            <w:vAlign w:val="center"/>
          </w:tcPr>
          <w:p w:rsidR="00DA2E1F" w:rsidRDefault="00DA2E1F" w:rsidP="00553063">
            <w:pPr>
              <w:rPr>
                <w:rFonts w:ascii="宋体" w:hAnsi="宋体" w:cs="宋体"/>
                <w:szCs w:val="21"/>
              </w:rPr>
            </w:pPr>
            <w:r>
              <w:rPr>
                <w:rFonts w:hint="eastAsia"/>
              </w:rPr>
              <w:t>datetime</w:t>
            </w:r>
          </w:p>
        </w:tc>
      </w:tr>
      <w:tr w:rsidR="00DA2E1F" w:rsidTr="00553063">
        <w:trPr>
          <w:trHeight w:val="356"/>
          <w:jc w:val="center"/>
        </w:trPr>
        <w:tc>
          <w:tcPr>
            <w:tcW w:w="1148" w:type="dxa"/>
            <w:tcBorders>
              <w:tl2br w:val="nil"/>
              <w:tr2bl w:val="nil"/>
            </w:tcBorders>
          </w:tcPr>
          <w:p w:rsidR="00DA2E1F" w:rsidRDefault="00DA2E1F" w:rsidP="00553063">
            <w:r>
              <w:rPr>
                <w:rFonts w:hint="eastAsia"/>
              </w:rPr>
              <w:t>remarks</w:t>
            </w:r>
          </w:p>
        </w:tc>
        <w:tc>
          <w:tcPr>
            <w:tcW w:w="1380" w:type="dxa"/>
            <w:tcBorders>
              <w:tl2br w:val="nil"/>
              <w:tr2bl w:val="nil"/>
            </w:tcBorders>
            <w:tcMar>
              <w:top w:w="0" w:type="dxa"/>
              <w:left w:w="108" w:type="dxa"/>
              <w:bottom w:w="0" w:type="dxa"/>
              <w:right w:w="108" w:type="dxa"/>
            </w:tcMar>
          </w:tcPr>
          <w:p w:rsidR="00DA2E1F" w:rsidRDefault="00DA2E1F" w:rsidP="00553063">
            <w:pPr>
              <w:jc w:val="left"/>
            </w:pPr>
            <w:r>
              <w:rPr>
                <w:rFonts w:hint="eastAsia"/>
              </w:rPr>
              <w:t>备注信息</w:t>
            </w:r>
          </w:p>
        </w:tc>
        <w:tc>
          <w:tcPr>
            <w:tcW w:w="710" w:type="dxa"/>
            <w:tcBorders>
              <w:tl2br w:val="nil"/>
              <w:tr2bl w:val="nil"/>
            </w:tcBorders>
            <w:tcMar>
              <w:top w:w="0" w:type="dxa"/>
              <w:left w:w="108" w:type="dxa"/>
              <w:bottom w:w="0" w:type="dxa"/>
              <w:right w:w="108" w:type="dxa"/>
            </w:tcMar>
          </w:tcPr>
          <w:p w:rsidR="00DA2E1F" w:rsidRDefault="00DA2E1F" w:rsidP="00553063">
            <w:pPr>
              <w:rPr>
                <w:rFonts w:cs="Calibri"/>
                <w:szCs w:val="21"/>
              </w:rPr>
            </w:pPr>
          </w:p>
        </w:tc>
        <w:tc>
          <w:tcPr>
            <w:tcW w:w="2020" w:type="dxa"/>
            <w:tcBorders>
              <w:tl2br w:val="nil"/>
              <w:tr2bl w:val="nil"/>
            </w:tcBorders>
            <w:tcMar>
              <w:top w:w="0" w:type="dxa"/>
              <w:left w:w="108" w:type="dxa"/>
              <w:bottom w:w="0" w:type="dxa"/>
              <w:right w:w="108" w:type="dxa"/>
            </w:tcMar>
          </w:tcPr>
          <w:p w:rsidR="00DA2E1F" w:rsidRDefault="00DA2E1F" w:rsidP="00553063">
            <w:pPr>
              <w:jc w:val="left"/>
            </w:pPr>
          </w:p>
        </w:tc>
        <w:tc>
          <w:tcPr>
            <w:tcW w:w="657" w:type="dxa"/>
            <w:tcBorders>
              <w:tl2br w:val="nil"/>
              <w:tr2bl w:val="nil"/>
            </w:tcBorders>
          </w:tcPr>
          <w:p w:rsidR="00DA2E1F" w:rsidRDefault="00DA2E1F" w:rsidP="00553063">
            <w:pPr>
              <w:jc w:val="center"/>
              <w:rPr>
                <w:szCs w:val="21"/>
              </w:rPr>
            </w:pPr>
            <w:r>
              <w:rPr>
                <w:rFonts w:hint="eastAsia"/>
                <w:szCs w:val="21"/>
              </w:rPr>
              <w:t>Y</w:t>
            </w:r>
          </w:p>
        </w:tc>
        <w:tc>
          <w:tcPr>
            <w:tcW w:w="674" w:type="dxa"/>
            <w:tcBorders>
              <w:tl2br w:val="nil"/>
              <w:tr2bl w:val="nil"/>
            </w:tcBorders>
          </w:tcPr>
          <w:p w:rsidR="00DA2E1F" w:rsidRDefault="00DA2E1F" w:rsidP="00553063">
            <w:pPr>
              <w:jc w:val="left"/>
              <w:rPr>
                <w:szCs w:val="21"/>
              </w:rPr>
            </w:pPr>
          </w:p>
        </w:tc>
        <w:tc>
          <w:tcPr>
            <w:tcW w:w="1671" w:type="dxa"/>
            <w:tcBorders>
              <w:tl2br w:val="nil"/>
              <w:tr2bl w:val="nil"/>
            </w:tcBorders>
            <w:vAlign w:val="center"/>
          </w:tcPr>
          <w:p w:rsidR="00DA2E1F" w:rsidRDefault="00DA2E1F" w:rsidP="00553063">
            <w:r>
              <w:rPr>
                <w:rFonts w:hint="eastAsia"/>
              </w:rPr>
              <w:t>varchar(255)</w:t>
            </w:r>
          </w:p>
        </w:tc>
      </w:tr>
      <w:tr w:rsidR="00DA2E1F" w:rsidTr="00553063">
        <w:trPr>
          <w:trHeight w:val="396"/>
          <w:jc w:val="center"/>
        </w:trPr>
        <w:tc>
          <w:tcPr>
            <w:tcW w:w="1148" w:type="dxa"/>
            <w:tcBorders>
              <w:tl2br w:val="nil"/>
              <w:tr2bl w:val="nil"/>
            </w:tcBorders>
          </w:tcPr>
          <w:p w:rsidR="00DA2E1F" w:rsidRDefault="00DA2E1F" w:rsidP="00553063">
            <w:r>
              <w:rPr>
                <w:rFonts w:hint="eastAsia"/>
              </w:rPr>
              <w:t>del_flag</w:t>
            </w:r>
          </w:p>
        </w:tc>
        <w:tc>
          <w:tcPr>
            <w:tcW w:w="1380" w:type="dxa"/>
            <w:tcBorders>
              <w:tl2br w:val="nil"/>
              <w:tr2bl w:val="nil"/>
            </w:tcBorders>
            <w:tcMar>
              <w:top w:w="0" w:type="dxa"/>
              <w:left w:w="108" w:type="dxa"/>
              <w:bottom w:w="0" w:type="dxa"/>
              <w:right w:w="108" w:type="dxa"/>
            </w:tcMar>
          </w:tcPr>
          <w:p w:rsidR="00DA2E1F" w:rsidRDefault="00DA2E1F" w:rsidP="00553063">
            <w:pPr>
              <w:jc w:val="left"/>
            </w:pPr>
            <w:r>
              <w:rPr>
                <w:rFonts w:hint="eastAsia"/>
              </w:rPr>
              <w:t>删除标记</w:t>
            </w:r>
          </w:p>
        </w:tc>
        <w:tc>
          <w:tcPr>
            <w:tcW w:w="710" w:type="dxa"/>
            <w:tcBorders>
              <w:tl2br w:val="nil"/>
              <w:tr2bl w:val="nil"/>
            </w:tcBorders>
            <w:tcMar>
              <w:top w:w="0" w:type="dxa"/>
              <w:left w:w="108" w:type="dxa"/>
              <w:bottom w:w="0" w:type="dxa"/>
              <w:right w:w="108" w:type="dxa"/>
            </w:tcMar>
          </w:tcPr>
          <w:p w:rsidR="00DA2E1F" w:rsidRDefault="00DA2E1F" w:rsidP="00553063">
            <w:pPr>
              <w:rPr>
                <w:rFonts w:cs="Calibri"/>
                <w:szCs w:val="21"/>
              </w:rPr>
            </w:pPr>
          </w:p>
        </w:tc>
        <w:tc>
          <w:tcPr>
            <w:tcW w:w="2020" w:type="dxa"/>
            <w:tcBorders>
              <w:tl2br w:val="nil"/>
              <w:tr2bl w:val="nil"/>
            </w:tcBorders>
            <w:tcMar>
              <w:top w:w="0" w:type="dxa"/>
              <w:left w:w="108" w:type="dxa"/>
              <w:bottom w:w="0" w:type="dxa"/>
              <w:right w:w="108" w:type="dxa"/>
            </w:tcMar>
          </w:tcPr>
          <w:p w:rsidR="00DA2E1F" w:rsidRDefault="00DA2E1F" w:rsidP="00553063">
            <w:pPr>
              <w:jc w:val="left"/>
            </w:pPr>
          </w:p>
        </w:tc>
        <w:tc>
          <w:tcPr>
            <w:tcW w:w="657" w:type="dxa"/>
            <w:tcBorders>
              <w:tl2br w:val="nil"/>
              <w:tr2bl w:val="nil"/>
            </w:tcBorders>
          </w:tcPr>
          <w:p w:rsidR="00DA2E1F" w:rsidRDefault="00DA2E1F" w:rsidP="00553063">
            <w:pPr>
              <w:jc w:val="center"/>
              <w:rPr>
                <w:szCs w:val="21"/>
              </w:rPr>
            </w:pPr>
            <w:r>
              <w:rPr>
                <w:rFonts w:hint="eastAsia"/>
                <w:szCs w:val="21"/>
              </w:rPr>
              <w:t>Y</w:t>
            </w:r>
          </w:p>
        </w:tc>
        <w:tc>
          <w:tcPr>
            <w:tcW w:w="674" w:type="dxa"/>
            <w:tcBorders>
              <w:tl2br w:val="nil"/>
              <w:tr2bl w:val="nil"/>
            </w:tcBorders>
          </w:tcPr>
          <w:p w:rsidR="00DA2E1F" w:rsidRDefault="00DA2E1F" w:rsidP="00553063">
            <w:pPr>
              <w:jc w:val="left"/>
              <w:rPr>
                <w:szCs w:val="21"/>
              </w:rPr>
            </w:pPr>
          </w:p>
        </w:tc>
        <w:tc>
          <w:tcPr>
            <w:tcW w:w="1671" w:type="dxa"/>
            <w:tcBorders>
              <w:tl2br w:val="nil"/>
              <w:tr2bl w:val="nil"/>
            </w:tcBorders>
            <w:vAlign w:val="center"/>
          </w:tcPr>
          <w:p w:rsidR="00DA2E1F" w:rsidRDefault="00DA2E1F" w:rsidP="00553063">
            <w:r>
              <w:rPr>
                <w:rFonts w:hint="eastAsia"/>
              </w:rPr>
              <w:t>char(1)</w:t>
            </w:r>
          </w:p>
        </w:tc>
      </w:tr>
    </w:tbl>
    <w:p w:rsidR="00DA2E1F" w:rsidRDefault="00DA2E1F" w:rsidP="00DA2E1F">
      <w:pPr>
        <w:pStyle w:val="4"/>
      </w:pPr>
      <w:bookmarkStart w:id="2101" w:name="_Toc1295"/>
      <w:bookmarkStart w:id="2102" w:name="_Toc14080"/>
      <w:bookmarkStart w:id="2103" w:name="_Toc492200354"/>
      <w:r>
        <w:rPr>
          <w:rFonts w:hint="eastAsia"/>
        </w:rPr>
        <w:t>系统日志（</w:t>
      </w:r>
      <w:r>
        <w:rPr>
          <w:rFonts w:hint="eastAsia"/>
        </w:rPr>
        <w:t>sys_log</w:t>
      </w:r>
      <w:r>
        <w:rPr>
          <w:rFonts w:hint="eastAsia"/>
        </w:rPr>
        <w:t>）</w:t>
      </w:r>
      <w:bookmarkEnd w:id="2101"/>
      <w:bookmarkEnd w:id="2102"/>
      <w:bookmarkEnd w:id="210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373"/>
        <w:gridCol w:w="1174"/>
        <w:gridCol w:w="820"/>
        <w:gridCol w:w="1830"/>
        <w:gridCol w:w="686"/>
        <w:gridCol w:w="754"/>
        <w:gridCol w:w="1683"/>
      </w:tblGrid>
      <w:tr w:rsidR="00DA2E1F" w:rsidTr="00553063">
        <w:trPr>
          <w:trHeight w:val="363"/>
          <w:jc w:val="center"/>
        </w:trPr>
        <w:tc>
          <w:tcPr>
            <w:tcW w:w="1373" w:type="dxa"/>
            <w:tcBorders>
              <w:tl2br w:val="nil"/>
              <w:tr2bl w:val="nil"/>
            </w:tcBorders>
          </w:tcPr>
          <w:p w:rsidR="00DA2E1F" w:rsidRDefault="00DA2E1F" w:rsidP="00553063">
            <w:pPr>
              <w:rPr>
                <w:rFonts w:ascii="宋体" w:hAnsi="宋体"/>
                <w:b/>
                <w:szCs w:val="21"/>
              </w:rPr>
            </w:pPr>
            <w:r>
              <w:rPr>
                <w:rFonts w:ascii="宋体" w:hAnsi="宋体" w:hint="eastAsia"/>
                <w:b/>
                <w:szCs w:val="21"/>
              </w:rPr>
              <w:t>SYS_LOG</w:t>
            </w:r>
          </w:p>
        </w:tc>
        <w:tc>
          <w:tcPr>
            <w:tcW w:w="6947" w:type="dxa"/>
            <w:gridSpan w:val="6"/>
            <w:tcBorders>
              <w:tl2br w:val="nil"/>
              <w:tr2bl w:val="nil"/>
            </w:tcBorders>
            <w:tcMar>
              <w:top w:w="0" w:type="dxa"/>
              <w:left w:w="108" w:type="dxa"/>
              <w:bottom w:w="0" w:type="dxa"/>
              <w:right w:w="108" w:type="dxa"/>
            </w:tcMar>
          </w:tcPr>
          <w:p w:rsidR="00DA2E1F" w:rsidRDefault="00DA2E1F" w:rsidP="00553063">
            <w:pPr>
              <w:rPr>
                <w:rFonts w:ascii="宋体" w:hAnsi="宋体"/>
                <w:szCs w:val="21"/>
              </w:rPr>
            </w:pPr>
            <w:r>
              <w:rPr>
                <w:rFonts w:ascii="宋体" w:hAnsi="宋体" w:hint="eastAsia"/>
                <w:b/>
                <w:szCs w:val="21"/>
              </w:rPr>
              <w:t>系统日志表</w:t>
            </w:r>
          </w:p>
        </w:tc>
      </w:tr>
      <w:tr w:rsidR="00DA2E1F" w:rsidTr="00553063">
        <w:trPr>
          <w:trHeight w:val="661"/>
          <w:jc w:val="center"/>
        </w:trPr>
        <w:tc>
          <w:tcPr>
            <w:tcW w:w="1373" w:type="dxa"/>
            <w:tcBorders>
              <w:tl2br w:val="nil"/>
              <w:tr2bl w:val="nil"/>
            </w:tcBorders>
          </w:tcPr>
          <w:p w:rsidR="00DA2E1F" w:rsidRDefault="00DA2E1F" w:rsidP="00553063">
            <w:r>
              <w:rPr>
                <w:rFonts w:ascii="宋体" w:hAnsi="宋体" w:hint="eastAsia"/>
                <w:szCs w:val="21"/>
              </w:rPr>
              <w:t>字段代码</w:t>
            </w:r>
          </w:p>
        </w:tc>
        <w:tc>
          <w:tcPr>
            <w:tcW w:w="1174" w:type="dxa"/>
            <w:tcBorders>
              <w:tl2br w:val="nil"/>
              <w:tr2bl w:val="nil"/>
            </w:tcBorders>
            <w:tcMar>
              <w:top w:w="0" w:type="dxa"/>
              <w:left w:w="108" w:type="dxa"/>
              <w:bottom w:w="0" w:type="dxa"/>
              <w:right w:w="108" w:type="dxa"/>
            </w:tcMar>
          </w:tcPr>
          <w:p w:rsidR="00DA2E1F" w:rsidRDefault="00DA2E1F" w:rsidP="00553063">
            <w:pPr>
              <w:rPr>
                <w:rFonts w:cs="Calibri"/>
                <w:szCs w:val="21"/>
              </w:rPr>
            </w:pPr>
            <w:r>
              <w:rPr>
                <w:rFonts w:ascii="宋体" w:hAnsi="宋体" w:hint="eastAsia"/>
                <w:szCs w:val="21"/>
              </w:rPr>
              <w:t>字段名</w:t>
            </w:r>
          </w:p>
        </w:tc>
        <w:tc>
          <w:tcPr>
            <w:tcW w:w="820" w:type="dxa"/>
            <w:tcBorders>
              <w:tl2br w:val="nil"/>
              <w:tr2bl w:val="nil"/>
            </w:tcBorders>
            <w:tcMar>
              <w:top w:w="0" w:type="dxa"/>
              <w:left w:w="108" w:type="dxa"/>
              <w:bottom w:w="0" w:type="dxa"/>
              <w:right w:w="108" w:type="dxa"/>
            </w:tcMar>
          </w:tcPr>
          <w:p w:rsidR="00DA2E1F" w:rsidRDefault="00DA2E1F" w:rsidP="00553063">
            <w:pPr>
              <w:rPr>
                <w:rFonts w:cs="Calibri"/>
                <w:szCs w:val="21"/>
              </w:rPr>
            </w:pPr>
            <w:r>
              <w:rPr>
                <w:rFonts w:ascii="宋体" w:hAnsi="宋体" w:hint="eastAsia"/>
                <w:szCs w:val="21"/>
              </w:rPr>
              <w:t>主键</w:t>
            </w:r>
          </w:p>
        </w:tc>
        <w:tc>
          <w:tcPr>
            <w:tcW w:w="1830" w:type="dxa"/>
            <w:tcBorders>
              <w:tl2br w:val="nil"/>
              <w:tr2bl w:val="nil"/>
            </w:tcBorders>
            <w:tcMar>
              <w:top w:w="0" w:type="dxa"/>
              <w:left w:w="108" w:type="dxa"/>
              <w:bottom w:w="0" w:type="dxa"/>
              <w:right w:w="108" w:type="dxa"/>
            </w:tcMar>
          </w:tcPr>
          <w:p w:rsidR="00DA2E1F" w:rsidRDefault="00DA2E1F" w:rsidP="00553063">
            <w:r>
              <w:rPr>
                <w:rFonts w:ascii="宋体" w:hAnsi="宋体" w:hint="eastAsia"/>
                <w:szCs w:val="21"/>
              </w:rPr>
              <w:t>备注</w:t>
            </w:r>
          </w:p>
        </w:tc>
        <w:tc>
          <w:tcPr>
            <w:tcW w:w="686" w:type="dxa"/>
            <w:tcBorders>
              <w:tl2br w:val="nil"/>
              <w:tr2bl w:val="nil"/>
            </w:tcBorders>
          </w:tcPr>
          <w:p w:rsidR="00DA2E1F" w:rsidRDefault="00DA2E1F" w:rsidP="00553063">
            <w:pPr>
              <w:jc w:val="center"/>
              <w:rPr>
                <w:szCs w:val="21"/>
              </w:rPr>
            </w:pPr>
            <w:r>
              <w:rPr>
                <w:rFonts w:cs="Calibri" w:hint="eastAsia"/>
                <w:szCs w:val="21"/>
              </w:rPr>
              <w:t>可空</w:t>
            </w:r>
          </w:p>
        </w:tc>
        <w:tc>
          <w:tcPr>
            <w:tcW w:w="754" w:type="dxa"/>
            <w:tcBorders>
              <w:tl2br w:val="nil"/>
              <w:tr2bl w:val="nil"/>
            </w:tcBorders>
          </w:tcPr>
          <w:p w:rsidR="00DA2E1F" w:rsidRDefault="00DA2E1F" w:rsidP="00553063">
            <w:pPr>
              <w:rPr>
                <w:szCs w:val="21"/>
              </w:rPr>
            </w:pPr>
            <w:r>
              <w:rPr>
                <w:rFonts w:cs="Calibri" w:hint="eastAsia"/>
                <w:szCs w:val="21"/>
              </w:rPr>
              <w:t>默认值</w:t>
            </w:r>
          </w:p>
        </w:tc>
        <w:tc>
          <w:tcPr>
            <w:tcW w:w="1683" w:type="dxa"/>
            <w:tcBorders>
              <w:tl2br w:val="nil"/>
              <w:tr2bl w:val="nil"/>
            </w:tcBorders>
          </w:tcPr>
          <w:p w:rsidR="00DA2E1F" w:rsidRDefault="00DA2E1F" w:rsidP="00553063">
            <w:r>
              <w:rPr>
                <w:rFonts w:ascii="宋体" w:hAnsi="宋体" w:hint="eastAsia"/>
                <w:szCs w:val="21"/>
              </w:rPr>
              <w:t>类型</w:t>
            </w:r>
          </w:p>
        </w:tc>
      </w:tr>
      <w:tr w:rsidR="00DA2E1F" w:rsidTr="00553063">
        <w:trPr>
          <w:trHeight w:val="363"/>
          <w:jc w:val="center"/>
        </w:trPr>
        <w:tc>
          <w:tcPr>
            <w:tcW w:w="1373" w:type="dxa"/>
            <w:tcBorders>
              <w:tl2br w:val="nil"/>
              <w:tr2bl w:val="nil"/>
            </w:tcBorders>
          </w:tcPr>
          <w:p w:rsidR="00DA2E1F" w:rsidRDefault="00DA2E1F" w:rsidP="00553063">
            <w:pPr>
              <w:rPr>
                <w:rFonts w:ascii="宋体" w:hAnsi="宋体"/>
                <w:szCs w:val="21"/>
              </w:rPr>
            </w:pPr>
            <w:r>
              <w:rPr>
                <w:rFonts w:hint="eastAsia"/>
              </w:rPr>
              <w:t>id</w:t>
            </w:r>
          </w:p>
        </w:tc>
        <w:tc>
          <w:tcPr>
            <w:tcW w:w="1174" w:type="dxa"/>
            <w:tcBorders>
              <w:tl2br w:val="nil"/>
              <w:tr2bl w:val="nil"/>
            </w:tcBorders>
            <w:tcMar>
              <w:top w:w="0" w:type="dxa"/>
              <w:left w:w="108" w:type="dxa"/>
              <w:bottom w:w="0" w:type="dxa"/>
              <w:right w:w="108" w:type="dxa"/>
            </w:tcMar>
          </w:tcPr>
          <w:p w:rsidR="00DA2E1F" w:rsidRDefault="00DA2E1F" w:rsidP="00553063">
            <w:pPr>
              <w:jc w:val="left"/>
              <w:rPr>
                <w:rFonts w:cs="Calibri"/>
                <w:szCs w:val="21"/>
              </w:rPr>
            </w:pPr>
            <w:r>
              <w:rPr>
                <w:rFonts w:hint="eastAsia"/>
              </w:rPr>
              <w:t>编号</w:t>
            </w:r>
          </w:p>
        </w:tc>
        <w:tc>
          <w:tcPr>
            <w:tcW w:w="820" w:type="dxa"/>
            <w:tcBorders>
              <w:tl2br w:val="nil"/>
              <w:tr2bl w:val="nil"/>
            </w:tcBorders>
            <w:tcMar>
              <w:top w:w="0" w:type="dxa"/>
              <w:left w:w="108" w:type="dxa"/>
              <w:bottom w:w="0" w:type="dxa"/>
              <w:right w:w="108" w:type="dxa"/>
            </w:tcMar>
          </w:tcPr>
          <w:p w:rsidR="00DA2E1F" w:rsidRDefault="00DA2E1F" w:rsidP="00553063">
            <w:pPr>
              <w:rPr>
                <w:rFonts w:cs="Calibri"/>
                <w:szCs w:val="21"/>
              </w:rPr>
            </w:pPr>
            <w:r>
              <w:rPr>
                <w:rFonts w:cs="Calibri" w:hint="eastAsia"/>
                <w:szCs w:val="21"/>
              </w:rPr>
              <w:t>Y</w:t>
            </w:r>
          </w:p>
        </w:tc>
        <w:tc>
          <w:tcPr>
            <w:tcW w:w="1830" w:type="dxa"/>
            <w:tcBorders>
              <w:tl2br w:val="nil"/>
              <w:tr2bl w:val="nil"/>
            </w:tcBorders>
            <w:tcMar>
              <w:top w:w="0" w:type="dxa"/>
              <w:left w:w="108" w:type="dxa"/>
              <w:bottom w:w="0" w:type="dxa"/>
              <w:right w:w="108" w:type="dxa"/>
            </w:tcMar>
          </w:tcPr>
          <w:p w:rsidR="00DA2E1F" w:rsidRDefault="00DA2E1F" w:rsidP="00553063">
            <w:pPr>
              <w:jc w:val="left"/>
              <w:rPr>
                <w:szCs w:val="21"/>
              </w:rPr>
            </w:pPr>
          </w:p>
        </w:tc>
        <w:tc>
          <w:tcPr>
            <w:tcW w:w="686" w:type="dxa"/>
            <w:tcBorders>
              <w:tl2br w:val="nil"/>
              <w:tr2bl w:val="nil"/>
            </w:tcBorders>
          </w:tcPr>
          <w:p w:rsidR="00DA2E1F" w:rsidRDefault="00DA2E1F" w:rsidP="00553063">
            <w:pPr>
              <w:jc w:val="center"/>
              <w:rPr>
                <w:szCs w:val="21"/>
              </w:rPr>
            </w:pPr>
            <w:r>
              <w:rPr>
                <w:rFonts w:hint="eastAsia"/>
                <w:szCs w:val="21"/>
              </w:rPr>
              <w:t>N</w:t>
            </w:r>
          </w:p>
        </w:tc>
        <w:tc>
          <w:tcPr>
            <w:tcW w:w="754" w:type="dxa"/>
            <w:tcBorders>
              <w:tl2br w:val="nil"/>
              <w:tr2bl w:val="nil"/>
            </w:tcBorders>
          </w:tcPr>
          <w:p w:rsidR="00DA2E1F" w:rsidRDefault="00DA2E1F" w:rsidP="00553063">
            <w:pPr>
              <w:jc w:val="left"/>
              <w:rPr>
                <w:szCs w:val="21"/>
              </w:rPr>
            </w:pPr>
          </w:p>
        </w:tc>
        <w:tc>
          <w:tcPr>
            <w:tcW w:w="1683" w:type="dxa"/>
            <w:tcBorders>
              <w:tl2br w:val="nil"/>
              <w:tr2bl w:val="nil"/>
            </w:tcBorders>
            <w:vAlign w:val="center"/>
          </w:tcPr>
          <w:p w:rsidR="00DA2E1F" w:rsidRDefault="00DA2E1F" w:rsidP="00553063">
            <w:pPr>
              <w:rPr>
                <w:rFonts w:ascii="宋体" w:hAnsi="宋体" w:cs="宋体"/>
                <w:szCs w:val="21"/>
              </w:rPr>
            </w:pPr>
            <w:r>
              <w:rPr>
                <w:rFonts w:hint="eastAsia"/>
              </w:rPr>
              <w:t>int</w:t>
            </w:r>
          </w:p>
        </w:tc>
      </w:tr>
      <w:tr w:rsidR="00DA2E1F" w:rsidTr="00553063">
        <w:trPr>
          <w:trHeight w:val="686"/>
          <w:jc w:val="center"/>
        </w:trPr>
        <w:tc>
          <w:tcPr>
            <w:tcW w:w="1373" w:type="dxa"/>
            <w:tcBorders>
              <w:tl2br w:val="nil"/>
              <w:tr2bl w:val="nil"/>
            </w:tcBorders>
          </w:tcPr>
          <w:p w:rsidR="00DA2E1F" w:rsidRDefault="00DA2E1F" w:rsidP="00553063">
            <w:pPr>
              <w:rPr>
                <w:rFonts w:ascii="宋体" w:hAnsi="宋体"/>
                <w:szCs w:val="21"/>
              </w:rPr>
            </w:pPr>
            <w:r>
              <w:rPr>
                <w:rFonts w:hint="eastAsia"/>
              </w:rPr>
              <w:t>operation_code</w:t>
            </w:r>
          </w:p>
        </w:tc>
        <w:tc>
          <w:tcPr>
            <w:tcW w:w="1174" w:type="dxa"/>
            <w:tcBorders>
              <w:tl2br w:val="nil"/>
              <w:tr2bl w:val="nil"/>
            </w:tcBorders>
            <w:tcMar>
              <w:top w:w="0" w:type="dxa"/>
              <w:left w:w="108" w:type="dxa"/>
              <w:bottom w:w="0" w:type="dxa"/>
              <w:right w:w="108" w:type="dxa"/>
            </w:tcMar>
          </w:tcPr>
          <w:p w:rsidR="00DA2E1F" w:rsidRDefault="00DA2E1F" w:rsidP="00553063">
            <w:pPr>
              <w:jc w:val="left"/>
              <w:rPr>
                <w:rFonts w:cs="Calibri"/>
                <w:szCs w:val="21"/>
              </w:rPr>
            </w:pPr>
            <w:r>
              <w:rPr>
                <w:rFonts w:hint="eastAsia"/>
              </w:rPr>
              <w:t>操作代码</w:t>
            </w:r>
          </w:p>
        </w:tc>
        <w:tc>
          <w:tcPr>
            <w:tcW w:w="820" w:type="dxa"/>
            <w:tcBorders>
              <w:tl2br w:val="nil"/>
              <w:tr2bl w:val="nil"/>
            </w:tcBorders>
            <w:tcMar>
              <w:top w:w="0" w:type="dxa"/>
              <w:left w:w="108" w:type="dxa"/>
              <w:bottom w:w="0" w:type="dxa"/>
              <w:right w:w="108" w:type="dxa"/>
            </w:tcMar>
          </w:tcPr>
          <w:p w:rsidR="00DA2E1F" w:rsidRDefault="00DA2E1F" w:rsidP="00553063">
            <w:pPr>
              <w:rPr>
                <w:rFonts w:cs="Calibri"/>
                <w:szCs w:val="21"/>
              </w:rPr>
            </w:pPr>
          </w:p>
        </w:tc>
        <w:tc>
          <w:tcPr>
            <w:tcW w:w="1830" w:type="dxa"/>
            <w:tcBorders>
              <w:tl2br w:val="nil"/>
              <w:tr2bl w:val="nil"/>
            </w:tcBorders>
            <w:tcMar>
              <w:top w:w="0" w:type="dxa"/>
              <w:left w:w="108" w:type="dxa"/>
              <w:bottom w:w="0" w:type="dxa"/>
              <w:right w:w="108" w:type="dxa"/>
            </w:tcMar>
          </w:tcPr>
          <w:p w:rsidR="00DA2E1F" w:rsidRDefault="00DA2E1F" w:rsidP="00553063">
            <w:pPr>
              <w:jc w:val="left"/>
              <w:rPr>
                <w:szCs w:val="21"/>
              </w:rPr>
            </w:pPr>
          </w:p>
        </w:tc>
        <w:tc>
          <w:tcPr>
            <w:tcW w:w="686" w:type="dxa"/>
            <w:tcBorders>
              <w:tl2br w:val="nil"/>
              <w:tr2bl w:val="nil"/>
            </w:tcBorders>
          </w:tcPr>
          <w:p w:rsidR="00DA2E1F" w:rsidRDefault="00DA2E1F" w:rsidP="00553063">
            <w:pPr>
              <w:jc w:val="center"/>
              <w:rPr>
                <w:szCs w:val="21"/>
              </w:rPr>
            </w:pPr>
            <w:r>
              <w:rPr>
                <w:rFonts w:hint="eastAsia"/>
                <w:szCs w:val="21"/>
              </w:rPr>
              <w:t>Y</w:t>
            </w:r>
          </w:p>
        </w:tc>
        <w:tc>
          <w:tcPr>
            <w:tcW w:w="754" w:type="dxa"/>
            <w:tcBorders>
              <w:tl2br w:val="nil"/>
              <w:tr2bl w:val="nil"/>
            </w:tcBorders>
          </w:tcPr>
          <w:p w:rsidR="00DA2E1F" w:rsidRDefault="00DA2E1F" w:rsidP="00553063">
            <w:pPr>
              <w:jc w:val="left"/>
              <w:rPr>
                <w:szCs w:val="21"/>
              </w:rPr>
            </w:pPr>
          </w:p>
        </w:tc>
        <w:tc>
          <w:tcPr>
            <w:tcW w:w="1683" w:type="dxa"/>
            <w:tcBorders>
              <w:tl2br w:val="nil"/>
              <w:tr2bl w:val="nil"/>
            </w:tcBorders>
            <w:vAlign w:val="center"/>
          </w:tcPr>
          <w:p w:rsidR="00DA2E1F" w:rsidRDefault="00DA2E1F" w:rsidP="00553063">
            <w:pPr>
              <w:rPr>
                <w:rFonts w:ascii="宋体" w:hAnsi="宋体" w:cs="宋体"/>
                <w:szCs w:val="21"/>
              </w:rPr>
            </w:pPr>
            <w:r>
              <w:rPr>
                <w:rFonts w:hint="eastAsia"/>
              </w:rPr>
              <w:t>varchar(255)</w:t>
            </w:r>
          </w:p>
        </w:tc>
      </w:tr>
      <w:tr w:rsidR="00DA2E1F" w:rsidTr="00553063">
        <w:trPr>
          <w:trHeight w:val="661"/>
          <w:jc w:val="center"/>
        </w:trPr>
        <w:tc>
          <w:tcPr>
            <w:tcW w:w="1373" w:type="dxa"/>
            <w:tcBorders>
              <w:tl2br w:val="nil"/>
              <w:tr2bl w:val="nil"/>
            </w:tcBorders>
          </w:tcPr>
          <w:p w:rsidR="00DA2E1F" w:rsidRDefault="00DA2E1F" w:rsidP="00553063">
            <w:pPr>
              <w:rPr>
                <w:rFonts w:ascii="宋体" w:hAnsi="宋体"/>
                <w:szCs w:val="21"/>
              </w:rPr>
            </w:pPr>
            <w:r>
              <w:rPr>
                <w:rFonts w:hint="eastAsia"/>
              </w:rPr>
              <w:lastRenderedPageBreak/>
              <w:t>opertion_name</w:t>
            </w:r>
          </w:p>
        </w:tc>
        <w:tc>
          <w:tcPr>
            <w:tcW w:w="1174" w:type="dxa"/>
            <w:tcBorders>
              <w:tl2br w:val="nil"/>
              <w:tr2bl w:val="nil"/>
            </w:tcBorders>
            <w:tcMar>
              <w:top w:w="0" w:type="dxa"/>
              <w:left w:w="108" w:type="dxa"/>
              <w:bottom w:w="0" w:type="dxa"/>
              <w:right w:w="108" w:type="dxa"/>
            </w:tcMar>
          </w:tcPr>
          <w:p w:rsidR="00DA2E1F" w:rsidRDefault="00DA2E1F" w:rsidP="00553063">
            <w:pPr>
              <w:jc w:val="left"/>
              <w:rPr>
                <w:rFonts w:cs="Calibri"/>
                <w:szCs w:val="21"/>
              </w:rPr>
            </w:pPr>
            <w:r>
              <w:rPr>
                <w:rFonts w:cs="Calibri" w:hint="eastAsia"/>
                <w:szCs w:val="21"/>
              </w:rPr>
              <w:t>操作名称</w:t>
            </w:r>
          </w:p>
        </w:tc>
        <w:tc>
          <w:tcPr>
            <w:tcW w:w="820" w:type="dxa"/>
            <w:tcBorders>
              <w:tl2br w:val="nil"/>
              <w:tr2bl w:val="nil"/>
            </w:tcBorders>
            <w:tcMar>
              <w:top w:w="0" w:type="dxa"/>
              <w:left w:w="108" w:type="dxa"/>
              <w:bottom w:w="0" w:type="dxa"/>
              <w:right w:w="108" w:type="dxa"/>
            </w:tcMar>
          </w:tcPr>
          <w:p w:rsidR="00DA2E1F" w:rsidRDefault="00DA2E1F" w:rsidP="00553063">
            <w:pPr>
              <w:rPr>
                <w:rFonts w:cs="Calibri"/>
                <w:szCs w:val="21"/>
              </w:rPr>
            </w:pPr>
          </w:p>
        </w:tc>
        <w:tc>
          <w:tcPr>
            <w:tcW w:w="1830" w:type="dxa"/>
            <w:tcBorders>
              <w:tl2br w:val="nil"/>
              <w:tr2bl w:val="nil"/>
            </w:tcBorders>
            <w:tcMar>
              <w:top w:w="0" w:type="dxa"/>
              <w:left w:w="108" w:type="dxa"/>
              <w:bottom w:w="0" w:type="dxa"/>
              <w:right w:w="108" w:type="dxa"/>
            </w:tcMar>
          </w:tcPr>
          <w:p w:rsidR="00DA2E1F" w:rsidRDefault="00DA2E1F" w:rsidP="00553063">
            <w:pPr>
              <w:jc w:val="left"/>
              <w:rPr>
                <w:szCs w:val="21"/>
              </w:rPr>
            </w:pPr>
          </w:p>
        </w:tc>
        <w:tc>
          <w:tcPr>
            <w:tcW w:w="686" w:type="dxa"/>
            <w:tcBorders>
              <w:tl2br w:val="nil"/>
              <w:tr2bl w:val="nil"/>
            </w:tcBorders>
          </w:tcPr>
          <w:p w:rsidR="00DA2E1F" w:rsidRDefault="00DA2E1F" w:rsidP="00553063">
            <w:pPr>
              <w:jc w:val="center"/>
              <w:rPr>
                <w:szCs w:val="21"/>
              </w:rPr>
            </w:pPr>
            <w:r>
              <w:rPr>
                <w:rFonts w:hint="eastAsia"/>
                <w:szCs w:val="21"/>
              </w:rPr>
              <w:t>Y</w:t>
            </w:r>
          </w:p>
        </w:tc>
        <w:tc>
          <w:tcPr>
            <w:tcW w:w="754" w:type="dxa"/>
            <w:tcBorders>
              <w:tl2br w:val="nil"/>
              <w:tr2bl w:val="nil"/>
            </w:tcBorders>
          </w:tcPr>
          <w:p w:rsidR="00DA2E1F" w:rsidRDefault="00DA2E1F" w:rsidP="00553063">
            <w:pPr>
              <w:jc w:val="left"/>
              <w:rPr>
                <w:szCs w:val="21"/>
              </w:rPr>
            </w:pPr>
          </w:p>
        </w:tc>
        <w:tc>
          <w:tcPr>
            <w:tcW w:w="1683" w:type="dxa"/>
            <w:tcBorders>
              <w:tl2br w:val="nil"/>
              <w:tr2bl w:val="nil"/>
            </w:tcBorders>
            <w:vAlign w:val="center"/>
          </w:tcPr>
          <w:p w:rsidR="00DA2E1F" w:rsidRDefault="00DA2E1F" w:rsidP="00553063">
            <w:pPr>
              <w:rPr>
                <w:rFonts w:ascii="宋体" w:hAnsi="宋体" w:cs="宋体"/>
                <w:szCs w:val="21"/>
              </w:rPr>
            </w:pPr>
            <w:r>
              <w:rPr>
                <w:rFonts w:hint="eastAsia"/>
              </w:rPr>
              <w:t>varchar(255)</w:t>
            </w:r>
          </w:p>
        </w:tc>
      </w:tr>
      <w:tr w:rsidR="00DA2E1F" w:rsidTr="00553063">
        <w:trPr>
          <w:trHeight w:val="363"/>
          <w:jc w:val="center"/>
        </w:trPr>
        <w:tc>
          <w:tcPr>
            <w:tcW w:w="1373" w:type="dxa"/>
            <w:tcBorders>
              <w:tl2br w:val="nil"/>
              <w:tr2bl w:val="nil"/>
            </w:tcBorders>
          </w:tcPr>
          <w:p w:rsidR="00DA2E1F" w:rsidRDefault="00DA2E1F" w:rsidP="00553063">
            <w:pPr>
              <w:rPr>
                <w:rFonts w:ascii="宋体" w:hAnsi="宋体"/>
                <w:szCs w:val="21"/>
              </w:rPr>
            </w:pPr>
            <w:r>
              <w:rPr>
                <w:rFonts w:hint="eastAsia"/>
              </w:rPr>
              <w:t>create_by</w:t>
            </w:r>
          </w:p>
        </w:tc>
        <w:tc>
          <w:tcPr>
            <w:tcW w:w="1174" w:type="dxa"/>
            <w:tcBorders>
              <w:tl2br w:val="nil"/>
              <w:tr2bl w:val="nil"/>
            </w:tcBorders>
            <w:tcMar>
              <w:top w:w="0" w:type="dxa"/>
              <w:left w:w="108" w:type="dxa"/>
              <w:bottom w:w="0" w:type="dxa"/>
              <w:right w:w="108" w:type="dxa"/>
            </w:tcMar>
          </w:tcPr>
          <w:p w:rsidR="00DA2E1F" w:rsidRDefault="00DA2E1F" w:rsidP="00553063">
            <w:pPr>
              <w:jc w:val="left"/>
              <w:rPr>
                <w:rFonts w:cs="Calibri"/>
                <w:szCs w:val="21"/>
              </w:rPr>
            </w:pPr>
            <w:r>
              <w:rPr>
                <w:rFonts w:hint="eastAsia"/>
              </w:rPr>
              <w:t>操作者</w:t>
            </w:r>
          </w:p>
        </w:tc>
        <w:tc>
          <w:tcPr>
            <w:tcW w:w="820" w:type="dxa"/>
            <w:tcBorders>
              <w:tl2br w:val="nil"/>
              <w:tr2bl w:val="nil"/>
            </w:tcBorders>
            <w:tcMar>
              <w:top w:w="0" w:type="dxa"/>
              <w:left w:w="108" w:type="dxa"/>
              <w:bottom w:w="0" w:type="dxa"/>
              <w:right w:w="108" w:type="dxa"/>
            </w:tcMar>
          </w:tcPr>
          <w:p w:rsidR="00DA2E1F" w:rsidRDefault="00DA2E1F" w:rsidP="00553063">
            <w:pPr>
              <w:rPr>
                <w:rFonts w:cs="Calibri"/>
                <w:szCs w:val="21"/>
              </w:rPr>
            </w:pPr>
          </w:p>
        </w:tc>
        <w:tc>
          <w:tcPr>
            <w:tcW w:w="1830" w:type="dxa"/>
            <w:tcBorders>
              <w:tl2br w:val="nil"/>
              <w:tr2bl w:val="nil"/>
            </w:tcBorders>
            <w:tcMar>
              <w:top w:w="0" w:type="dxa"/>
              <w:left w:w="108" w:type="dxa"/>
              <w:bottom w:w="0" w:type="dxa"/>
              <w:right w:w="108" w:type="dxa"/>
            </w:tcMar>
          </w:tcPr>
          <w:p w:rsidR="00DA2E1F" w:rsidRDefault="00DA2E1F" w:rsidP="00553063">
            <w:pPr>
              <w:jc w:val="left"/>
              <w:rPr>
                <w:szCs w:val="21"/>
              </w:rPr>
            </w:pPr>
          </w:p>
        </w:tc>
        <w:tc>
          <w:tcPr>
            <w:tcW w:w="686" w:type="dxa"/>
            <w:tcBorders>
              <w:tl2br w:val="nil"/>
              <w:tr2bl w:val="nil"/>
            </w:tcBorders>
          </w:tcPr>
          <w:p w:rsidR="00DA2E1F" w:rsidRDefault="00DA2E1F" w:rsidP="00553063">
            <w:pPr>
              <w:jc w:val="center"/>
              <w:rPr>
                <w:szCs w:val="21"/>
              </w:rPr>
            </w:pPr>
            <w:r>
              <w:rPr>
                <w:rFonts w:hint="eastAsia"/>
                <w:szCs w:val="21"/>
              </w:rPr>
              <w:t xml:space="preserve">Y </w:t>
            </w:r>
          </w:p>
        </w:tc>
        <w:tc>
          <w:tcPr>
            <w:tcW w:w="754" w:type="dxa"/>
            <w:tcBorders>
              <w:tl2br w:val="nil"/>
              <w:tr2bl w:val="nil"/>
            </w:tcBorders>
          </w:tcPr>
          <w:p w:rsidR="00DA2E1F" w:rsidRDefault="00DA2E1F" w:rsidP="00553063">
            <w:pPr>
              <w:jc w:val="left"/>
              <w:rPr>
                <w:szCs w:val="21"/>
              </w:rPr>
            </w:pPr>
          </w:p>
        </w:tc>
        <w:tc>
          <w:tcPr>
            <w:tcW w:w="1683" w:type="dxa"/>
            <w:tcBorders>
              <w:tl2br w:val="nil"/>
              <w:tr2bl w:val="nil"/>
            </w:tcBorders>
            <w:vAlign w:val="center"/>
          </w:tcPr>
          <w:p w:rsidR="00DA2E1F" w:rsidRDefault="00DA2E1F" w:rsidP="00553063">
            <w:pPr>
              <w:rPr>
                <w:rFonts w:ascii="宋体" w:hAnsi="宋体" w:cs="宋体"/>
                <w:szCs w:val="21"/>
              </w:rPr>
            </w:pPr>
            <w:r>
              <w:rPr>
                <w:rFonts w:hint="eastAsia"/>
              </w:rPr>
              <w:t>varchar(255)</w:t>
            </w:r>
          </w:p>
        </w:tc>
      </w:tr>
      <w:tr w:rsidR="00DA2E1F" w:rsidTr="00553063">
        <w:trPr>
          <w:trHeight w:val="363"/>
          <w:jc w:val="center"/>
        </w:trPr>
        <w:tc>
          <w:tcPr>
            <w:tcW w:w="1373" w:type="dxa"/>
            <w:tcBorders>
              <w:tl2br w:val="nil"/>
              <w:tr2bl w:val="nil"/>
            </w:tcBorders>
          </w:tcPr>
          <w:p w:rsidR="00DA2E1F" w:rsidRDefault="00DA2E1F" w:rsidP="00553063">
            <w:pPr>
              <w:rPr>
                <w:rFonts w:ascii="宋体" w:hAnsi="宋体"/>
                <w:szCs w:val="21"/>
              </w:rPr>
            </w:pPr>
            <w:r>
              <w:rPr>
                <w:rFonts w:hint="eastAsia"/>
              </w:rPr>
              <w:t>create_date</w:t>
            </w:r>
          </w:p>
        </w:tc>
        <w:tc>
          <w:tcPr>
            <w:tcW w:w="1174" w:type="dxa"/>
            <w:tcBorders>
              <w:tl2br w:val="nil"/>
              <w:tr2bl w:val="nil"/>
            </w:tcBorders>
            <w:tcMar>
              <w:top w:w="0" w:type="dxa"/>
              <w:left w:w="108" w:type="dxa"/>
              <w:bottom w:w="0" w:type="dxa"/>
              <w:right w:w="108" w:type="dxa"/>
            </w:tcMar>
          </w:tcPr>
          <w:p w:rsidR="00DA2E1F" w:rsidRDefault="00DA2E1F" w:rsidP="00553063">
            <w:pPr>
              <w:jc w:val="left"/>
              <w:rPr>
                <w:rFonts w:cs="Calibri"/>
                <w:szCs w:val="21"/>
              </w:rPr>
            </w:pPr>
            <w:r>
              <w:rPr>
                <w:rFonts w:hint="eastAsia"/>
              </w:rPr>
              <w:t>操作时间</w:t>
            </w:r>
          </w:p>
        </w:tc>
        <w:tc>
          <w:tcPr>
            <w:tcW w:w="820" w:type="dxa"/>
            <w:tcBorders>
              <w:tl2br w:val="nil"/>
              <w:tr2bl w:val="nil"/>
            </w:tcBorders>
            <w:tcMar>
              <w:top w:w="0" w:type="dxa"/>
              <w:left w:w="108" w:type="dxa"/>
              <w:bottom w:w="0" w:type="dxa"/>
              <w:right w:w="108" w:type="dxa"/>
            </w:tcMar>
          </w:tcPr>
          <w:p w:rsidR="00DA2E1F" w:rsidRDefault="00DA2E1F" w:rsidP="00553063">
            <w:pPr>
              <w:rPr>
                <w:rFonts w:cs="Calibri"/>
                <w:szCs w:val="21"/>
              </w:rPr>
            </w:pPr>
          </w:p>
        </w:tc>
        <w:tc>
          <w:tcPr>
            <w:tcW w:w="1830" w:type="dxa"/>
            <w:tcBorders>
              <w:tl2br w:val="nil"/>
              <w:tr2bl w:val="nil"/>
            </w:tcBorders>
            <w:tcMar>
              <w:top w:w="0" w:type="dxa"/>
              <w:left w:w="108" w:type="dxa"/>
              <w:bottom w:w="0" w:type="dxa"/>
              <w:right w:w="108" w:type="dxa"/>
            </w:tcMar>
          </w:tcPr>
          <w:p w:rsidR="00DA2E1F" w:rsidRDefault="00DA2E1F" w:rsidP="00553063">
            <w:pPr>
              <w:jc w:val="left"/>
              <w:rPr>
                <w:szCs w:val="21"/>
              </w:rPr>
            </w:pPr>
          </w:p>
        </w:tc>
        <w:tc>
          <w:tcPr>
            <w:tcW w:w="686" w:type="dxa"/>
            <w:tcBorders>
              <w:tl2br w:val="nil"/>
              <w:tr2bl w:val="nil"/>
            </w:tcBorders>
          </w:tcPr>
          <w:p w:rsidR="00DA2E1F" w:rsidRDefault="00DA2E1F" w:rsidP="00553063">
            <w:pPr>
              <w:jc w:val="center"/>
              <w:rPr>
                <w:szCs w:val="21"/>
              </w:rPr>
            </w:pPr>
            <w:r>
              <w:rPr>
                <w:rFonts w:hint="eastAsia"/>
                <w:szCs w:val="21"/>
              </w:rPr>
              <w:t>Y</w:t>
            </w:r>
          </w:p>
        </w:tc>
        <w:tc>
          <w:tcPr>
            <w:tcW w:w="754" w:type="dxa"/>
            <w:tcBorders>
              <w:tl2br w:val="nil"/>
              <w:tr2bl w:val="nil"/>
            </w:tcBorders>
          </w:tcPr>
          <w:p w:rsidR="00DA2E1F" w:rsidRDefault="00DA2E1F" w:rsidP="00553063">
            <w:pPr>
              <w:jc w:val="left"/>
              <w:rPr>
                <w:szCs w:val="21"/>
              </w:rPr>
            </w:pPr>
          </w:p>
        </w:tc>
        <w:tc>
          <w:tcPr>
            <w:tcW w:w="1683" w:type="dxa"/>
            <w:tcBorders>
              <w:tl2br w:val="nil"/>
              <w:tr2bl w:val="nil"/>
            </w:tcBorders>
            <w:vAlign w:val="center"/>
          </w:tcPr>
          <w:p w:rsidR="00DA2E1F" w:rsidRDefault="00DA2E1F" w:rsidP="00553063">
            <w:pPr>
              <w:rPr>
                <w:rFonts w:ascii="宋体" w:hAnsi="宋体" w:cs="宋体"/>
                <w:szCs w:val="21"/>
              </w:rPr>
            </w:pPr>
            <w:r>
              <w:rPr>
                <w:rFonts w:hint="eastAsia"/>
              </w:rPr>
              <w:t>datetime</w:t>
            </w:r>
          </w:p>
        </w:tc>
      </w:tr>
      <w:tr w:rsidR="00DA2E1F" w:rsidTr="00553063">
        <w:trPr>
          <w:trHeight w:val="363"/>
          <w:jc w:val="center"/>
        </w:trPr>
        <w:tc>
          <w:tcPr>
            <w:tcW w:w="1373" w:type="dxa"/>
            <w:tcBorders>
              <w:tl2br w:val="nil"/>
              <w:tr2bl w:val="nil"/>
            </w:tcBorders>
          </w:tcPr>
          <w:p w:rsidR="00DA2E1F" w:rsidRDefault="00DA2E1F" w:rsidP="00553063">
            <w:r>
              <w:rPr>
                <w:rFonts w:hint="eastAsia"/>
              </w:rPr>
              <w:t>remote_addr</w:t>
            </w:r>
          </w:p>
        </w:tc>
        <w:tc>
          <w:tcPr>
            <w:tcW w:w="1174" w:type="dxa"/>
            <w:tcBorders>
              <w:tl2br w:val="nil"/>
              <w:tr2bl w:val="nil"/>
            </w:tcBorders>
            <w:tcMar>
              <w:top w:w="0" w:type="dxa"/>
              <w:left w:w="108" w:type="dxa"/>
              <w:bottom w:w="0" w:type="dxa"/>
              <w:right w:w="108" w:type="dxa"/>
            </w:tcMar>
          </w:tcPr>
          <w:p w:rsidR="00DA2E1F" w:rsidRDefault="00DA2E1F" w:rsidP="00553063">
            <w:pPr>
              <w:jc w:val="left"/>
              <w:rPr>
                <w:rFonts w:cs="Calibri"/>
                <w:szCs w:val="21"/>
              </w:rPr>
            </w:pPr>
            <w:r>
              <w:rPr>
                <w:rFonts w:hint="eastAsia"/>
              </w:rPr>
              <w:t>IP</w:t>
            </w:r>
            <w:r>
              <w:rPr>
                <w:rFonts w:hint="eastAsia"/>
              </w:rPr>
              <w:t>地址</w:t>
            </w:r>
          </w:p>
        </w:tc>
        <w:tc>
          <w:tcPr>
            <w:tcW w:w="820" w:type="dxa"/>
            <w:tcBorders>
              <w:tl2br w:val="nil"/>
              <w:tr2bl w:val="nil"/>
            </w:tcBorders>
            <w:tcMar>
              <w:top w:w="0" w:type="dxa"/>
              <w:left w:w="108" w:type="dxa"/>
              <w:bottom w:w="0" w:type="dxa"/>
              <w:right w:w="108" w:type="dxa"/>
            </w:tcMar>
          </w:tcPr>
          <w:p w:rsidR="00DA2E1F" w:rsidRDefault="00DA2E1F" w:rsidP="00553063">
            <w:pPr>
              <w:rPr>
                <w:rFonts w:cs="Calibri"/>
                <w:szCs w:val="21"/>
              </w:rPr>
            </w:pPr>
          </w:p>
        </w:tc>
        <w:tc>
          <w:tcPr>
            <w:tcW w:w="1830" w:type="dxa"/>
            <w:tcBorders>
              <w:tl2br w:val="nil"/>
              <w:tr2bl w:val="nil"/>
            </w:tcBorders>
            <w:tcMar>
              <w:top w:w="0" w:type="dxa"/>
              <w:left w:w="108" w:type="dxa"/>
              <w:bottom w:w="0" w:type="dxa"/>
              <w:right w:w="108" w:type="dxa"/>
            </w:tcMar>
          </w:tcPr>
          <w:p w:rsidR="00DA2E1F" w:rsidRDefault="00DA2E1F" w:rsidP="00553063">
            <w:pPr>
              <w:jc w:val="left"/>
            </w:pPr>
          </w:p>
        </w:tc>
        <w:tc>
          <w:tcPr>
            <w:tcW w:w="686" w:type="dxa"/>
            <w:tcBorders>
              <w:tl2br w:val="nil"/>
              <w:tr2bl w:val="nil"/>
            </w:tcBorders>
          </w:tcPr>
          <w:p w:rsidR="00DA2E1F" w:rsidRDefault="00DA2E1F" w:rsidP="00553063">
            <w:pPr>
              <w:jc w:val="center"/>
              <w:rPr>
                <w:szCs w:val="21"/>
              </w:rPr>
            </w:pPr>
            <w:r>
              <w:rPr>
                <w:rFonts w:hint="eastAsia"/>
                <w:szCs w:val="21"/>
              </w:rPr>
              <w:t>Y</w:t>
            </w:r>
          </w:p>
        </w:tc>
        <w:tc>
          <w:tcPr>
            <w:tcW w:w="754" w:type="dxa"/>
            <w:tcBorders>
              <w:tl2br w:val="nil"/>
              <w:tr2bl w:val="nil"/>
            </w:tcBorders>
          </w:tcPr>
          <w:p w:rsidR="00DA2E1F" w:rsidRDefault="00DA2E1F" w:rsidP="00553063">
            <w:pPr>
              <w:jc w:val="left"/>
              <w:rPr>
                <w:szCs w:val="21"/>
              </w:rPr>
            </w:pPr>
          </w:p>
        </w:tc>
        <w:tc>
          <w:tcPr>
            <w:tcW w:w="1683" w:type="dxa"/>
            <w:tcBorders>
              <w:tl2br w:val="nil"/>
              <w:tr2bl w:val="nil"/>
            </w:tcBorders>
            <w:vAlign w:val="center"/>
          </w:tcPr>
          <w:p w:rsidR="00DA2E1F" w:rsidRDefault="00DA2E1F" w:rsidP="00553063">
            <w:pPr>
              <w:rPr>
                <w:rFonts w:ascii="宋体" w:hAnsi="宋体" w:cs="宋体"/>
                <w:szCs w:val="21"/>
              </w:rPr>
            </w:pPr>
            <w:r>
              <w:rPr>
                <w:rFonts w:hint="eastAsia"/>
              </w:rPr>
              <w:t>varchar(255)</w:t>
            </w:r>
          </w:p>
        </w:tc>
      </w:tr>
      <w:tr w:rsidR="00DA2E1F" w:rsidTr="00553063">
        <w:trPr>
          <w:trHeight w:val="363"/>
          <w:jc w:val="center"/>
        </w:trPr>
        <w:tc>
          <w:tcPr>
            <w:tcW w:w="1373" w:type="dxa"/>
            <w:tcBorders>
              <w:tl2br w:val="nil"/>
              <w:tr2bl w:val="nil"/>
            </w:tcBorders>
          </w:tcPr>
          <w:p w:rsidR="00DA2E1F" w:rsidRDefault="00DA2E1F" w:rsidP="00553063">
            <w:r>
              <w:rPr>
                <w:rFonts w:hint="eastAsia"/>
              </w:rPr>
              <w:t>params</w:t>
            </w:r>
          </w:p>
        </w:tc>
        <w:tc>
          <w:tcPr>
            <w:tcW w:w="1174" w:type="dxa"/>
            <w:tcBorders>
              <w:tl2br w:val="nil"/>
              <w:tr2bl w:val="nil"/>
            </w:tcBorders>
            <w:tcMar>
              <w:top w:w="0" w:type="dxa"/>
              <w:left w:w="108" w:type="dxa"/>
              <w:bottom w:w="0" w:type="dxa"/>
              <w:right w:w="108" w:type="dxa"/>
            </w:tcMar>
          </w:tcPr>
          <w:p w:rsidR="00DA2E1F" w:rsidRDefault="00DA2E1F" w:rsidP="00553063">
            <w:pPr>
              <w:jc w:val="left"/>
              <w:rPr>
                <w:rFonts w:cs="Calibri"/>
                <w:szCs w:val="21"/>
              </w:rPr>
            </w:pPr>
            <w:r>
              <w:rPr>
                <w:rFonts w:hint="eastAsia"/>
              </w:rPr>
              <w:t>请求参数</w:t>
            </w:r>
          </w:p>
        </w:tc>
        <w:tc>
          <w:tcPr>
            <w:tcW w:w="820" w:type="dxa"/>
            <w:tcBorders>
              <w:tl2br w:val="nil"/>
              <w:tr2bl w:val="nil"/>
            </w:tcBorders>
            <w:tcMar>
              <w:top w:w="0" w:type="dxa"/>
              <w:left w:w="108" w:type="dxa"/>
              <w:bottom w:w="0" w:type="dxa"/>
              <w:right w:w="108" w:type="dxa"/>
            </w:tcMar>
          </w:tcPr>
          <w:p w:rsidR="00DA2E1F" w:rsidRDefault="00DA2E1F" w:rsidP="00553063">
            <w:pPr>
              <w:rPr>
                <w:rFonts w:cs="Calibri"/>
                <w:szCs w:val="21"/>
              </w:rPr>
            </w:pPr>
          </w:p>
        </w:tc>
        <w:tc>
          <w:tcPr>
            <w:tcW w:w="1830" w:type="dxa"/>
            <w:tcBorders>
              <w:tl2br w:val="nil"/>
              <w:tr2bl w:val="nil"/>
            </w:tcBorders>
            <w:tcMar>
              <w:top w:w="0" w:type="dxa"/>
              <w:left w:w="108" w:type="dxa"/>
              <w:bottom w:w="0" w:type="dxa"/>
              <w:right w:w="108" w:type="dxa"/>
            </w:tcMar>
          </w:tcPr>
          <w:p w:rsidR="00DA2E1F" w:rsidRDefault="00DA2E1F" w:rsidP="00553063">
            <w:pPr>
              <w:jc w:val="left"/>
            </w:pPr>
          </w:p>
        </w:tc>
        <w:tc>
          <w:tcPr>
            <w:tcW w:w="686" w:type="dxa"/>
            <w:tcBorders>
              <w:tl2br w:val="nil"/>
              <w:tr2bl w:val="nil"/>
            </w:tcBorders>
          </w:tcPr>
          <w:p w:rsidR="00DA2E1F" w:rsidRDefault="00DA2E1F" w:rsidP="00553063">
            <w:pPr>
              <w:jc w:val="center"/>
              <w:rPr>
                <w:szCs w:val="21"/>
              </w:rPr>
            </w:pPr>
            <w:r>
              <w:rPr>
                <w:rFonts w:hint="eastAsia"/>
                <w:szCs w:val="21"/>
              </w:rPr>
              <w:t>Y</w:t>
            </w:r>
          </w:p>
        </w:tc>
        <w:tc>
          <w:tcPr>
            <w:tcW w:w="754" w:type="dxa"/>
            <w:tcBorders>
              <w:tl2br w:val="nil"/>
              <w:tr2bl w:val="nil"/>
            </w:tcBorders>
          </w:tcPr>
          <w:p w:rsidR="00DA2E1F" w:rsidRDefault="00DA2E1F" w:rsidP="00553063">
            <w:pPr>
              <w:jc w:val="left"/>
              <w:rPr>
                <w:szCs w:val="21"/>
              </w:rPr>
            </w:pPr>
          </w:p>
        </w:tc>
        <w:tc>
          <w:tcPr>
            <w:tcW w:w="1683" w:type="dxa"/>
            <w:tcBorders>
              <w:tl2br w:val="nil"/>
              <w:tr2bl w:val="nil"/>
            </w:tcBorders>
            <w:vAlign w:val="center"/>
          </w:tcPr>
          <w:p w:rsidR="00DA2E1F" w:rsidRDefault="00DA2E1F" w:rsidP="00553063">
            <w:pPr>
              <w:rPr>
                <w:rFonts w:ascii="宋体" w:hAnsi="宋体" w:cs="宋体"/>
                <w:szCs w:val="21"/>
              </w:rPr>
            </w:pPr>
            <w:r>
              <w:rPr>
                <w:rFonts w:hint="eastAsia"/>
              </w:rPr>
              <w:t>varchar(255)</w:t>
            </w:r>
          </w:p>
        </w:tc>
      </w:tr>
      <w:tr w:rsidR="00DA2E1F" w:rsidTr="00553063">
        <w:trPr>
          <w:trHeight w:val="422"/>
          <w:jc w:val="center"/>
        </w:trPr>
        <w:tc>
          <w:tcPr>
            <w:tcW w:w="1373" w:type="dxa"/>
            <w:tcBorders>
              <w:tl2br w:val="nil"/>
              <w:tr2bl w:val="nil"/>
            </w:tcBorders>
          </w:tcPr>
          <w:p w:rsidR="00DA2E1F" w:rsidRDefault="00DA2E1F" w:rsidP="00553063">
            <w:r>
              <w:rPr>
                <w:rFonts w:hint="eastAsia"/>
              </w:rPr>
              <w:t>execute_time</w:t>
            </w:r>
          </w:p>
        </w:tc>
        <w:tc>
          <w:tcPr>
            <w:tcW w:w="1174" w:type="dxa"/>
            <w:tcBorders>
              <w:tl2br w:val="nil"/>
              <w:tr2bl w:val="nil"/>
            </w:tcBorders>
            <w:tcMar>
              <w:top w:w="0" w:type="dxa"/>
              <w:left w:w="108" w:type="dxa"/>
              <w:bottom w:w="0" w:type="dxa"/>
              <w:right w:w="108" w:type="dxa"/>
            </w:tcMar>
          </w:tcPr>
          <w:p w:rsidR="00DA2E1F" w:rsidRDefault="00DA2E1F" w:rsidP="00553063">
            <w:pPr>
              <w:jc w:val="left"/>
            </w:pPr>
            <w:r>
              <w:rPr>
                <w:rFonts w:hint="eastAsia"/>
              </w:rPr>
              <w:t>执行时间</w:t>
            </w:r>
          </w:p>
        </w:tc>
        <w:tc>
          <w:tcPr>
            <w:tcW w:w="820" w:type="dxa"/>
            <w:tcBorders>
              <w:tl2br w:val="nil"/>
              <w:tr2bl w:val="nil"/>
            </w:tcBorders>
            <w:tcMar>
              <w:top w:w="0" w:type="dxa"/>
              <w:left w:w="108" w:type="dxa"/>
              <w:bottom w:w="0" w:type="dxa"/>
              <w:right w:w="108" w:type="dxa"/>
            </w:tcMar>
          </w:tcPr>
          <w:p w:rsidR="00DA2E1F" w:rsidRDefault="00DA2E1F" w:rsidP="00553063">
            <w:pPr>
              <w:rPr>
                <w:rFonts w:cs="Calibri"/>
                <w:szCs w:val="21"/>
              </w:rPr>
            </w:pPr>
          </w:p>
        </w:tc>
        <w:tc>
          <w:tcPr>
            <w:tcW w:w="1830" w:type="dxa"/>
            <w:tcBorders>
              <w:tl2br w:val="nil"/>
              <w:tr2bl w:val="nil"/>
            </w:tcBorders>
            <w:tcMar>
              <w:top w:w="0" w:type="dxa"/>
              <w:left w:w="108" w:type="dxa"/>
              <w:bottom w:w="0" w:type="dxa"/>
              <w:right w:w="108" w:type="dxa"/>
            </w:tcMar>
          </w:tcPr>
          <w:p w:rsidR="00DA2E1F" w:rsidRDefault="00DA2E1F" w:rsidP="00553063">
            <w:pPr>
              <w:jc w:val="left"/>
            </w:pPr>
          </w:p>
        </w:tc>
        <w:tc>
          <w:tcPr>
            <w:tcW w:w="686" w:type="dxa"/>
            <w:tcBorders>
              <w:tl2br w:val="nil"/>
              <w:tr2bl w:val="nil"/>
            </w:tcBorders>
          </w:tcPr>
          <w:p w:rsidR="00DA2E1F" w:rsidRDefault="00DA2E1F" w:rsidP="00553063">
            <w:pPr>
              <w:jc w:val="center"/>
              <w:rPr>
                <w:szCs w:val="21"/>
              </w:rPr>
            </w:pPr>
            <w:r>
              <w:rPr>
                <w:rFonts w:hint="eastAsia"/>
                <w:szCs w:val="21"/>
              </w:rPr>
              <w:t>Y</w:t>
            </w:r>
          </w:p>
        </w:tc>
        <w:tc>
          <w:tcPr>
            <w:tcW w:w="754" w:type="dxa"/>
            <w:tcBorders>
              <w:tl2br w:val="nil"/>
              <w:tr2bl w:val="nil"/>
            </w:tcBorders>
          </w:tcPr>
          <w:p w:rsidR="00DA2E1F" w:rsidRDefault="00DA2E1F" w:rsidP="00553063">
            <w:pPr>
              <w:jc w:val="left"/>
              <w:rPr>
                <w:szCs w:val="21"/>
              </w:rPr>
            </w:pPr>
          </w:p>
        </w:tc>
        <w:tc>
          <w:tcPr>
            <w:tcW w:w="1683" w:type="dxa"/>
            <w:tcBorders>
              <w:tl2br w:val="nil"/>
              <w:tr2bl w:val="nil"/>
            </w:tcBorders>
            <w:vAlign w:val="center"/>
          </w:tcPr>
          <w:p w:rsidR="00DA2E1F" w:rsidRDefault="00DA2E1F" w:rsidP="00553063">
            <w:r>
              <w:rPr>
                <w:rFonts w:hint="eastAsia"/>
              </w:rPr>
              <w:t>int</w:t>
            </w:r>
          </w:p>
        </w:tc>
      </w:tr>
    </w:tbl>
    <w:p w:rsidR="0098562E" w:rsidRDefault="0098562E" w:rsidP="0098562E">
      <w:pPr>
        <w:pStyle w:val="4"/>
      </w:pPr>
      <w:bookmarkStart w:id="2104" w:name="_Toc32436"/>
      <w:bookmarkStart w:id="2105" w:name="_Toc26296"/>
      <w:bookmarkStart w:id="2106" w:name="_Toc492200356"/>
      <w:r>
        <w:rPr>
          <w:rFonts w:hint="eastAsia"/>
        </w:rPr>
        <w:t>业务日志（</w:t>
      </w:r>
      <w:r>
        <w:rPr>
          <w:rFonts w:hint="eastAsia"/>
        </w:rPr>
        <w:t>business_log</w:t>
      </w:r>
      <w:r>
        <w:rPr>
          <w:rFonts w:hint="eastAsia"/>
        </w:rP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373"/>
        <w:gridCol w:w="1174"/>
        <w:gridCol w:w="820"/>
        <w:gridCol w:w="1830"/>
        <w:gridCol w:w="686"/>
        <w:gridCol w:w="754"/>
        <w:gridCol w:w="1683"/>
      </w:tblGrid>
      <w:tr w:rsidR="0098562E" w:rsidTr="006B160E">
        <w:trPr>
          <w:trHeight w:val="363"/>
          <w:jc w:val="center"/>
        </w:trPr>
        <w:tc>
          <w:tcPr>
            <w:tcW w:w="1373" w:type="dxa"/>
            <w:tcBorders>
              <w:tl2br w:val="nil"/>
              <w:tr2bl w:val="nil"/>
            </w:tcBorders>
          </w:tcPr>
          <w:p w:rsidR="0098562E" w:rsidRDefault="0098562E" w:rsidP="006B160E">
            <w:pPr>
              <w:rPr>
                <w:rFonts w:ascii="宋体" w:hAnsi="宋体"/>
                <w:b/>
                <w:szCs w:val="21"/>
              </w:rPr>
            </w:pPr>
            <w:r>
              <w:t>BUSINESS_LOG</w:t>
            </w:r>
          </w:p>
        </w:tc>
        <w:tc>
          <w:tcPr>
            <w:tcW w:w="6947" w:type="dxa"/>
            <w:gridSpan w:val="6"/>
            <w:tcBorders>
              <w:tl2br w:val="nil"/>
              <w:tr2bl w:val="nil"/>
            </w:tcBorders>
            <w:tcMar>
              <w:top w:w="0" w:type="dxa"/>
              <w:left w:w="108" w:type="dxa"/>
              <w:bottom w:w="0" w:type="dxa"/>
              <w:right w:w="108" w:type="dxa"/>
            </w:tcMar>
          </w:tcPr>
          <w:p w:rsidR="0098562E" w:rsidRDefault="0098562E" w:rsidP="006B160E">
            <w:pPr>
              <w:rPr>
                <w:rFonts w:ascii="宋体" w:hAnsi="宋体"/>
                <w:szCs w:val="21"/>
              </w:rPr>
            </w:pPr>
            <w:r>
              <w:rPr>
                <w:rFonts w:ascii="宋体" w:hAnsi="宋体" w:hint="eastAsia"/>
                <w:b/>
                <w:szCs w:val="21"/>
              </w:rPr>
              <w:t>业务日志表</w:t>
            </w:r>
          </w:p>
        </w:tc>
      </w:tr>
      <w:tr w:rsidR="0098562E" w:rsidTr="006B160E">
        <w:trPr>
          <w:trHeight w:val="661"/>
          <w:jc w:val="center"/>
        </w:trPr>
        <w:tc>
          <w:tcPr>
            <w:tcW w:w="1373" w:type="dxa"/>
            <w:tcBorders>
              <w:tl2br w:val="nil"/>
              <w:tr2bl w:val="nil"/>
            </w:tcBorders>
          </w:tcPr>
          <w:p w:rsidR="0098562E" w:rsidRDefault="0098562E" w:rsidP="006B160E">
            <w:r>
              <w:rPr>
                <w:rFonts w:ascii="宋体" w:hAnsi="宋体" w:hint="eastAsia"/>
                <w:szCs w:val="21"/>
              </w:rPr>
              <w:t>字段代码</w:t>
            </w:r>
          </w:p>
        </w:tc>
        <w:tc>
          <w:tcPr>
            <w:tcW w:w="1174" w:type="dxa"/>
            <w:tcBorders>
              <w:tl2br w:val="nil"/>
              <w:tr2bl w:val="nil"/>
            </w:tcBorders>
            <w:tcMar>
              <w:top w:w="0" w:type="dxa"/>
              <w:left w:w="108" w:type="dxa"/>
              <w:bottom w:w="0" w:type="dxa"/>
              <w:right w:w="108" w:type="dxa"/>
            </w:tcMar>
          </w:tcPr>
          <w:p w:rsidR="0098562E" w:rsidRDefault="0098562E" w:rsidP="006B160E">
            <w:pPr>
              <w:rPr>
                <w:rFonts w:cs="Calibri"/>
                <w:szCs w:val="21"/>
              </w:rPr>
            </w:pPr>
            <w:r>
              <w:rPr>
                <w:rFonts w:ascii="宋体" w:hAnsi="宋体" w:hint="eastAsia"/>
                <w:szCs w:val="21"/>
              </w:rPr>
              <w:t>字段名</w:t>
            </w:r>
          </w:p>
        </w:tc>
        <w:tc>
          <w:tcPr>
            <w:tcW w:w="820" w:type="dxa"/>
            <w:tcBorders>
              <w:tl2br w:val="nil"/>
              <w:tr2bl w:val="nil"/>
            </w:tcBorders>
            <w:tcMar>
              <w:top w:w="0" w:type="dxa"/>
              <w:left w:w="108" w:type="dxa"/>
              <w:bottom w:w="0" w:type="dxa"/>
              <w:right w:w="108" w:type="dxa"/>
            </w:tcMar>
          </w:tcPr>
          <w:p w:rsidR="0098562E" w:rsidRDefault="0098562E" w:rsidP="006B160E">
            <w:pPr>
              <w:rPr>
                <w:rFonts w:cs="Calibri"/>
                <w:szCs w:val="21"/>
              </w:rPr>
            </w:pPr>
            <w:r>
              <w:rPr>
                <w:rFonts w:ascii="宋体" w:hAnsi="宋体" w:hint="eastAsia"/>
                <w:szCs w:val="21"/>
              </w:rPr>
              <w:t>主键</w:t>
            </w:r>
          </w:p>
        </w:tc>
        <w:tc>
          <w:tcPr>
            <w:tcW w:w="1830" w:type="dxa"/>
            <w:tcBorders>
              <w:tl2br w:val="nil"/>
              <w:tr2bl w:val="nil"/>
            </w:tcBorders>
            <w:tcMar>
              <w:top w:w="0" w:type="dxa"/>
              <w:left w:w="108" w:type="dxa"/>
              <w:bottom w:w="0" w:type="dxa"/>
              <w:right w:w="108" w:type="dxa"/>
            </w:tcMar>
          </w:tcPr>
          <w:p w:rsidR="0098562E" w:rsidRDefault="0098562E" w:rsidP="006B160E">
            <w:r>
              <w:rPr>
                <w:rFonts w:ascii="宋体" w:hAnsi="宋体" w:hint="eastAsia"/>
                <w:szCs w:val="21"/>
              </w:rPr>
              <w:t>备注</w:t>
            </w:r>
          </w:p>
        </w:tc>
        <w:tc>
          <w:tcPr>
            <w:tcW w:w="686" w:type="dxa"/>
            <w:tcBorders>
              <w:tl2br w:val="nil"/>
              <w:tr2bl w:val="nil"/>
            </w:tcBorders>
          </w:tcPr>
          <w:p w:rsidR="0098562E" w:rsidRDefault="0098562E" w:rsidP="006B160E">
            <w:pPr>
              <w:jc w:val="center"/>
              <w:rPr>
                <w:szCs w:val="21"/>
              </w:rPr>
            </w:pPr>
            <w:r>
              <w:rPr>
                <w:rFonts w:cs="Calibri" w:hint="eastAsia"/>
                <w:szCs w:val="21"/>
              </w:rPr>
              <w:t>可空</w:t>
            </w:r>
          </w:p>
        </w:tc>
        <w:tc>
          <w:tcPr>
            <w:tcW w:w="754" w:type="dxa"/>
            <w:tcBorders>
              <w:tl2br w:val="nil"/>
              <w:tr2bl w:val="nil"/>
            </w:tcBorders>
          </w:tcPr>
          <w:p w:rsidR="0098562E" w:rsidRDefault="0098562E" w:rsidP="006B160E">
            <w:pPr>
              <w:rPr>
                <w:szCs w:val="21"/>
              </w:rPr>
            </w:pPr>
            <w:r>
              <w:rPr>
                <w:rFonts w:cs="Calibri" w:hint="eastAsia"/>
                <w:szCs w:val="21"/>
              </w:rPr>
              <w:t>默认值</w:t>
            </w:r>
          </w:p>
        </w:tc>
        <w:tc>
          <w:tcPr>
            <w:tcW w:w="1683" w:type="dxa"/>
            <w:tcBorders>
              <w:tl2br w:val="nil"/>
              <w:tr2bl w:val="nil"/>
            </w:tcBorders>
          </w:tcPr>
          <w:p w:rsidR="0098562E" w:rsidRDefault="0098562E" w:rsidP="006B160E">
            <w:r>
              <w:rPr>
                <w:rFonts w:ascii="宋体" w:hAnsi="宋体" w:hint="eastAsia"/>
                <w:szCs w:val="21"/>
              </w:rPr>
              <w:t>类型</w:t>
            </w:r>
          </w:p>
        </w:tc>
      </w:tr>
      <w:tr w:rsidR="0098562E" w:rsidTr="006B160E">
        <w:trPr>
          <w:trHeight w:val="363"/>
          <w:jc w:val="center"/>
        </w:trPr>
        <w:tc>
          <w:tcPr>
            <w:tcW w:w="1373" w:type="dxa"/>
            <w:tcBorders>
              <w:tl2br w:val="nil"/>
              <w:tr2bl w:val="nil"/>
            </w:tcBorders>
          </w:tcPr>
          <w:p w:rsidR="0098562E" w:rsidRDefault="0098562E" w:rsidP="006B160E">
            <w:pPr>
              <w:rPr>
                <w:rFonts w:ascii="宋体" w:hAnsi="宋体"/>
                <w:szCs w:val="21"/>
              </w:rPr>
            </w:pPr>
            <w:r>
              <w:rPr>
                <w:rFonts w:hint="eastAsia"/>
              </w:rPr>
              <w:t>id</w:t>
            </w:r>
          </w:p>
        </w:tc>
        <w:tc>
          <w:tcPr>
            <w:tcW w:w="1174" w:type="dxa"/>
            <w:tcBorders>
              <w:tl2br w:val="nil"/>
              <w:tr2bl w:val="nil"/>
            </w:tcBorders>
            <w:tcMar>
              <w:top w:w="0" w:type="dxa"/>
              <w:left w:w="108" w:type="dxa"/>
              <w:bottom w:w="0" w:type="dxa"/>
              <w:right w:w="108" w:type="dxa"/>
            </w:tcMar>
          </w:tcPr>
          <w:p w:rsidR="0098562E" w:rsidRDefault="0098562E" w:rsidP="006B160E">
            <w:pPr>
              <w:jc w:val="left"/>
              <w:rPr>
                <w:rFonts w:cs="Calibri"/>
                <w:szCs w:val="21"/>
              </w:rPr>
            </w:pPr>
            <w:r>
              <w:rPr>
                <w:rFonts w:hint="eastAsia"/>
              </w:rPr>
              <w:t>编号</w:t>
            </w:r>
          </w:p>
        </w:tc>
        <w:tc>
          <w:tcPr>
            <w:tcW w:w="820" w:type="dxa"/>
            <w:tcBorders>
              <w:tl2br w:val="nil"/>
              <w:tr2bl w:val="nil"/>
            </w:tcBorders>
            <w:tcMar>
              <w:top w:w="0" w:type="dxa"/>
              <w:left w:w="108" w:type="dxa"/>
              <w:bottom w:w="0" w:type="dxa"/>
              <w:right w:w="108" w:type="dxa"/>
            </w:tcMar>
          </w:tcPr>
          <w:p w:rsidR="0098562E" w:rsidRDefault="0098562E" w:rsidP="006B160E">
            <w:pPr>
              <w:rPr>
                <w:rFonts w:cs="Calibri"/>
                <w:szCs w:val="21"/>
              </w:rPr>
            </w:pPr>
            <w:r>
              <w:rPr>
                <w:rFonts w:cs="Calibri" w:hint="eastAsia"/>
                <w:szCs w:val="21"/>
              </w:rPr>
              <w:t>Y</w:t>
            </w:r>
          </w:p>
        </w:tc>
        <w:tc>
          <w:tcPr>
            <w:tcW w:w="1830" w:type="dxa"/>
            <w:tcBorders>
              <w:tl2br w:val="nil"/>
              <w:tr2bl w:val="nil"/>
            </w:tcBorders>
            <w:tcMar>
              <w:top w:w="0" w:type="dxa"/>
              <w:left w:w="108" w:type="dxa"/>
              <w:bottom w:w="0" w:type="dxa"/>
              <w:right w:w="108" w:type="dxa"/>
            </w:tcMar>
          </w:tcPr>
          <w:p w:rsidR="0098562E" w:rsidRDefault="0098562E" w:rsidP="006B160E">
            <w:pPr>
              <w:jc w:val="left"/>
              <w:rPr>
                <w:szCs w:val="21"/>
              </w:rPr>
            </w:pPr>
          </w:p>
        </w:tc>
        <w:tc>
          <w:tcPr>
            <w:tcW w:w="686" w:type="dxa"/>
            <w:tcBorders>
              <w:tl2br w:val="nil"/>
              <w:tr2bl w:val="nil"/>
            </w:tcBorders>
          </w:tcPr>
          <w:p w:rsidR="0098562E" w:rsidRDefault="0098562E" w:rsidP="006B160E">
            <w:pPr>
              <w:jc w:val="center"/>
              <w:rPr>
                <w:szCs w:val="21"/>
              </w:rPr>
            </w:pPr>
            <w:r>
              <w:rPr>
                <w:rFonts w:hint="eastAsia"/>
                <w:szCs w:val="21"/>
              </w:rPr>
              <w:t>N</w:t>
            </w:r>
          </w:p>
        </w:tc>
        <w:tc>
          <w:tcPr>
            <w:tcW w:w="754" w:type="dxa"/>
            <w:tcBorders>
              <w:tl2br w:val="nil"/>
              <w:tr2bl w:val="nil"/>
            </w:tcBorders>
          </w:tcPr>
          <w:p w:rsidR="0098562E" w:rsidRDefault="0098562E" w:rsidP="006B160E">
            <w:pPr>
              <w:jc w:val="left"/>
              <w:rPr>
                <w:szCs w:val="21"/>
              </w:rPr>
            </w:pPr>
          </w:p>
        </w:tc>
        <w:tc>
          <w:tcPr>
            <w:tcW w:w="1683" w:type="dxa"/>
            <w:tcBorders>
              <w:tl2br w:val="nil"/>
              <w:tr2bl w:val="nil"/>
            </w:tcBorders>
            <w:vAlign w:val="center"/>
          </w:tcPr>
          <w:p w:rsidR="0098562E" w:rsidRDefault="0098562E" w:rsidP="006B160E">
            <w:pPr>
              <w:rPr>
                <w:rFonts w:ascii="宋体" w:hAnsi="宋体" w:cs="宋体"/>
                <w:szCs w:val="21"/>
              </w:rPr>
            </w:pPr>
            <w:r>
              <w:rPr>
                <w:rFonts w:hint="eastAsia"/>
              </w:rPr>
              <w:t>int</w:t>
            </w:r>
          </w:p>
        </w:tc>
      </w:tr>
      <w:tr w:rsidR="00922ED1" w:rsidTr="006B160E">
        <w:trPr>
          <w:trHeight w:val="363"/>
          <w:jc w:val="center"/>
        </w:trPr>
        <w:tc>
          <w:tcPr>
            <w:tcW w:w="1373" w:type="dxa"/>
            <w:tcBorders>
              <w:tl2br w:val="nil"/>
              <w:tr2bl w:val="nil"/>
            </w:tcBorders>
          </w:tcPr>
          <w:p w:rsidR="00922ED1" w:rsidRDefault="00922ED1" w:rsidP="006B160E">
            <w:r>
              <w:rPr>
                <w:rFonts w:hint="eastAsia"/>
              </w:rPr>
              <w:t>operator_by</w:t>
            </w:r>
          </w:p>
        </w:tc>
        <w:tc>
          <w:tcPr>
            <w:tcW w:w="1174" w:type="dxa"/>
            <w:tcBorders>
              <w:tl2br w:val="nil"/>
              <w:tr2bl w:val="nil"/>
            </w:tcBorders>
            <w:tcMar>
              <w:top w:w="0" w:type="dxa"/>
              <w:left w:w="108" w:type="dxa"/>
              <w:bottom w:w="0" w:type="dxa"/>
              <w:right w:w="108" w:type="dxa"/>
            </w:tcMar>
          </w:tcPr>
          <w:p w:rsidR="00922ED1" w:rsidRDefault="00922ED1" w:rsidP="006B160E">
            <w:pPr>
              <w:jc w:val="left"/>
            </w:pPr>
            <w:r>
              <w:rPr>
                <w:rFonts w:hint="eastAsia"/>
              </w:rPr>
              <w:t>操作者</w:t>
            </w:r>
          </w:p>
        </w:tc>
        <w:tc>
          <w:tcPr>
            <w:tcW w:w="820" w:type="dxa"/>
            <w:tcBorders>
              <w:tl2br w:val="nil"/>
              <w:tr2bl w:val="nil"/>
            </w:tcBorders>
            <w:tcMar>
              <w:top w:w="0" w:type="dxa"/>
              <w:left w:w="108" w:type="dxa"/>
              <w:bottom w:w="0" w:type="dxa"/>
              <w:right w:w="108" w:type="dxa"/>
            </w:tcMar>
          </w:tcPr>
          <w:p w:rsidR="00922ED1" w:rsidRDefault="00922ED1" w:rsidP="006B160E">
            <w:pPr>
              <w:rPr>
                <w:rFonts w:cs="Calibri"/>
                <w:szCs w:val="21"/>
              </w:rPr>
            </w:pPr>
          </w:p>
        </w:tc>
        <w:tc>
          <w:tcPr>
            <w:tcW w:w="1830" w:type="dxa"/>
            <w:tcBorders>
              <w:tl2br w:val="nil"/>
              <w:tr2bl w:val="nil"/>
            </w:tcBorders>
            <w:tcMar>
              <w:top w:w="0" w:type="dxa"/>
              <w:left w:w="108" w:type="dxa"/>
              <w:bottom w:w="0" w:type="dxa"/>
              <w:right w:w="108" w:type="dxa"/>
            </w:tcMar>
          </w:tcPr>
          <w:p w:rsidR="00922ED1" w:rsidRDefault="00922ED1" w:rsidP="006B160E">
            <w:pPr>
              <w:jc w:val="left"/>
              <w:rPr>
                <w:szCs w:val="21"/>
              </w:rPr>
            </w:pPr>
          </w:p>
        </w:tc>
        <w:tc>
          <w:tcPr>
            <w:tcW w:w="686" w:type="dxa"/>
            <w:tcBorders>
              <w:tl2br w:val="nil"/>
              <w:tr2bl w:val="nil"/>
            </w:tcBorders>
          </w:tcPr>
          <w:p w:rsidR="00922ED1" w:rsidRDefault="00922ED1" w:rsidP="006B160E">
            <w:pPr>
              <w:jc w:val="center"/>
              <w:rPr>
                <w:szCs w:val="21"/>
              </w:rPr>
            </w:pPr>
            <w:r>
              <w:rPr>
                <w:rFonts w:hint="eastAsia"/>
                <w:szCs w:val="21"/>
              </w:rPr>
              <w:t xml:space="preserve">Y </w:t>
            </w:r>
          </w:p>
        </w:tc>
        <w:tc>
          <w:tcPr>
            <w:tcW w:w="754" w:type="dxa"/>
            <w:tcBorders>
              <w:tl2br w:val="nil"/>
              <w:tr2bl w:val="nil"/>
            </w:tcBorders>
          </w:tcPr>
          <w:p w:rsidR="00922ED1" w:rsidRDefault="00922ED1" w:rsidP="006B160E">
            <w:pPr>
              <w:jc w:val="left"/>
              <w:rPr>
                <w:szCs w:val="21"/>
              </w:rPr>
            </w:pPr>
          </w:p>
        </w:tc>
        <w:tc>
          <w:tcPr>
            <w:tcW w:w="1683" w:type="dxa"/>
            <w:tcBorders>
              <w:tl2br w:val="nil"/>
              <w:tr2bl w:val="nil"/>
            </w:tcBorders>
            <w:vAlign w:val="center"/>
          </w:tcPr>
          <w:p w:rsidR="00922ED1" w:rsidRDefault="00922ED1" w:rsidP="006B160E">
            <w:r>
              <w:rPr>
                <w:rFonts w:hint="eastAsia"/>
              </w:rPr>
              <w:t>varchar(255)</w:t>
            </w:r>
          </w:p>
        </w:tc>
      </w:tr>
      <w:tr w:rsidR="00922ED1" w:rsidTr="006B160E">
        <w:trPr>
          <w:trHeight w:val="363"/>
          <w:jc w:val="center"/>
        </w:trPr>
        <w:tc>
          <w:tcPr>
            <w:tcW w:w="1373" w:type="dxa"/>
            <w:tcBorders>
              <w:tl2br w:val="nil"/>
              <w:tr2bl w:val="nil"/>
            </w:tcBorders>
          </w:tcPr>
          <w:p w:rsidR="00922ED1" w:rsidRDefault="002B3207" w:rsidP="006B160E">
            <w:r>
              <w:rPr>
                <w:rFonts w:hint="eastAsia"/>
              </w:rPr>
              <w:t>receive</w:t>
            </w:r>
            <w:r w:rsidR="00922ED1">
              <w:rPr>
                <w:rFonts w:hint="eastAsia"/>
              </w:rPr>
              <w:t>_date</w:t>
            </w:r>
          </w:p>
        </w:tc>
        <w:tc>
          <w:tcPr>
            <w:tcW w:w="1174" w:type="dxa"/>
            <w:tcBorders>
              <w:tl2br w:val="nil"/>
              <w:tr2bl w:val="nil"/>
            </w:tcBorders>
            <w:tcMar>
              <w:top w:w="0" w:type="dxa"/>
              <w:left w:w="108" w:type="dxa"/>
              <w:bottom w:w="0" w:type="dxa"/>
              <w:right w:w="108" w:type="dxa"/>
            </w:tcMar>
          </w:tcPr>
          <w:p w:rsidR="00922ED1" w:rsidRDefault="002B3207" w:rsidP="006B160E">
            <w:pPr>
              <w:jc w:val="left"/>
            </w:pPr>
            <w:r>
              <w:rPr>
                <w:rFonts w:hint="eastAsia"/>
              </w:rPr>
              <w:t>任务接收</w:t>
            </w:r>
            <w:r w:rsidR="00922ED1">
              <w:rPr>
                <w:rFonts w:hint="eastAsia"/>
              </w:rPr>
              <w:t>时间</w:t>
            </w:r>
          </w:p>
        </w:tc>
        <w:tc>
          <w:tcPr>
            <w:tcW w:w="820" w:type="dxa"/>
            <w:tcBorders>
              <w:tl2br w:val="nil"/>
              <w:tr2bl w:val="nil"/>
            </w:tcBorders>
            <w:tcMar>
              <w:top w:w="0" w:type="dxa"/>
              <w:left w:w="108" w:type="dxa"/>
              <w:bottom w:w="0" w:type="dxa"/>
              <w:right w:w="108" w:type="dxa"/>
            </w:tcMar>
          </w:tcPr>
          <w:p w:rsidR="00922ED1" w:rsidRDefault="00922ED1" w:rsidP="006B160E">
            <w:pPr>
              <w:rPr>
                <w:rFonts w:cs="Calibri"/>
                <w:szCs w:val="21"/>
              </w:rPr>
            </w:pPr>
          </w:p>
        </w:tc>
        <w:tc>
          <w:tcPr>
            <w:tcW w:w="1830" w:type="dxa"/>
            <w:tcBorders>
              <w:tl2br w:val="nil"/>
              <w:tr2bl w:val="nil"/>
            </w:tcBorders>
            <w:tcMar>
              <w:top w:w="0" w:type="dxa"/>
              <w:left w:w="108" w:type="dxa"/>
              <w:bottom w:w="0" w:type="dxa"/>
              <w:right w:w="108" w:type="dxa"/>
            </w:tcMar>
          </w:tcPr>
          <w:p w:rsidR="00922ED1" w:rsidRDefault="00922ED1" w:rsidP="006B160E">
            <w:pPr>
              <w:jc w:val="left"/>
              <w:rPr>
                <w:szCs w:val="21"/>
              </w:rPr>
            </w:pPr>
          </w:p>
        </w:tc>
        <w:tc>
          <w:tcPr>
            <w:tcW w:w="686" w:type="dxa"/>
            <w:tcBorders>
              <w:tl2br w:val="nil"/>
              <w:tr2bl w:val="nil"/>
            </w:tcBorders>
          </w:tcPr>
          <w:p w:rsidR="00922ED1" w:rsidRDefault="00922ED1" w:rsidP="006B160E">
            <w:pPr>
              <w:jc w:val="center"/>
              <w:rPr>
                <w:szCs w:val="21"/>
              </w:rPr>
            </w:pPr>
            <w:r>
              <w:rPr>
                <w:rFonts w:hint="eastAsia"/>
                <w:szCs w:val="21"/>
              </w:rPr>
              <w:t>Y</w:t>
            </w:r>
          </w:p>
        </w:tc>
        <w:tc>
          <w:tcPr>
            <w:tcW w:w="754" w:type="dxa"/>
            <w:tcBorders>
              <w:tl2br w:val="nil"/>
              <w:tr2bl w:val="nil"/>
            </w:tcBorders>
          </w:tcPr>
          <w:p w:rsidR="00922ED1" w:rsidRDefault="00922ED1" w:rsidP="006B160E">
            <w:pPr>
              <w:jc w:val="left"/>
              <w:rPr>
                <w:szCs w:val="21"/>
              </w:rPr>
            </w:pPr>
          </w:p>
        </w:tc>
        <w:tc>
          <w:tcPr>
            <w:tcW w:w="1683" w:type="dxa"/>
            <w:tcBorders>
              <w:tl2br w:val="nil"/>
              <w:tr2bl w:val="nil"/>
            </w:tcBorders>
            <w:vAlign w:val="center"/>
          </w:tcPr>
          <w:p w:rsidR="00922ED1" w:rsidRDefault="00922ED1" w:rsidP="006B160E">
            <w:r>
              <w:rPr>
                <w:rFonts w:hint="eastAsia"/>
              </w:rPr>
              <w:t>datetime</w:t>
            </w:r>
          </w:p>
        </w:tc>
      </w:tr>
      <w:tr w:rsidR="00922ED1" w:rsidTr="006B160E">
        <w:trPr>
          <w:trHeight w:val="363"/>
          <w:jc w:val="center"/>
        </w:trPr>
        <w:tc>
          <w:tcPr>
            <w:tcW w:w="1373" w:type="dxa"/>
            <w:tcBorders>
              <w:tl2br w:val="nil"/>
              <w:tr2bl w:val="nil"/>
            </w:tcBorders>
          </w:tcPr>
          <w:p w:rsidR="00922ED1" w:rsidRDefault="002B3207" w:rsidP="006B160E">
            <w:r>
              <w:rPr>
                <w:rFonts w:hint="eastAsia"/>
              </w:rPr>
              <w:t>end_date</w:t>
            </w:r>
          </w:p>
        </w:tc>
        <w:tc>
          <w:tcPr>
            <w:tcW w:w="1174" w:type="dxa"/>
            <w:tcBorders>
              <w:tl2br w:val="nil"/>
              <w:tr2bl w:val="nil"/>
            </w:tcBorders>
            <w:tcMar>
              <w:top w:w="0" w:type="dxa"/>
              <w:left w:w="108" w:type="dxa"/>
              <w:bottom w:w="0" w:type="dxa"/>
              <w:right w:w="108" w:type="dxa"/>
            </w:tcMar>
          </w:tcPr>
          <w:p w:rsidR="00922ED1" w:rsidRDefault="002B3207" w:rsidP="006B160E">
            <w:pPr>
              <w:jc w:val="left"/>
            </w:pPr>
            <w:r>
              <w:rPr>
                <w:rFonts w:hint="eastAsia"/>
              </w:rPr>
              <w:t>任务结束时间</w:t>
            </w:r>
          </w:p>
        </w:tc>
        <w:tc>
          <w:tcPr>
            <w:tcW w:w="820" w:type="dxa"/>
            <w:tcBorders>
              <w:tl2br w:val="nil"/>
              <w:tr2bl w:val="nil"/>
            </w:tcBorders>
            <w:tcMar>
              <w:top w:w="0" w:type="dxa"/>
              <w:left w:w="108" w:type="dxa"/>
              <w:bottom w:w="0" w:type="dxa"/>
              <w:right w:w="108" w:type="dxa"/>
            </w:tcMar>
          </w:tcPr>
          <w:p w:rsidR="00922ED1" w:rsidRDefault="00922ED1" w:rsidP="006B160E">
            <w:pPr>
              <w:rPr>
                <w:rFonts w:cs="Calibri"/>
                <w:szCs w:val="21"/>
              </w:rPr>
            </w:pPr>
          </w:p>
        </w:tc>
        <w:tc>
          <w:tcPr>
            <w:tcW w:w="1830" w:type="dxa"/>
            <w:tcBorders>
              <w:tl2br w:val="nil"/>
              <w:tr2bl w:val="nil"/>
            </w:tcBorders>
            <w:tcMar>
              <w:top w:w="0" w:type="dxa"/>
              <w:left w:w="108" w:type="dxa"/>
              <w:bottom w:w="0" w:type="dxa"/>
              <w:right w:w="108" w:type="dxa"/>
            </w:tcMar>
          </w:tcPr>
          <w:p w:rsidR="00922ED1" w:rsidRDefault="00922ED1" w:rsidP="006B160E">
            <w:pPr>
              <w:jc w:val="left"/>
              <w:rPr>
                <w:szCs w:val="21"/>
              </w:rPr>
            </w:pPr>
          </w:p>
        </w:tc>
        <w:tc>
          <w:tcPr>
            <w:tcW w:w="686" w:type="dxa"/>
            <w:tcBorders>
              <w:tl2br w:val="nil"/>
              <w:tr2bl w:val="nil"/>
            </w:tcBorders>
          </w:tcPr>
          <w:p w:rsidR="00922ED1" w:rsidRDefault="00922ED1" w:rsidP="006B160E">
            <w:pPr>
              <w:jc w:val="center"/>
              <w:rPr>
                <w:szCs w:val="21"/>
              </w:rPr>
            </w:pPr>
          </w:p>
        </w:tc>
        <w:tc>
          <w:tcPr>
            <w:tcW w:w="754" w:type="dxa"/>
            <w:tcBorders>
              <w:tl2br w:val="nil"/>
              <w:tr2bl w:val="nil"/>
            </w:tcBorders>
          </w:tcPr>
          <w:p w:rsidR="00922ED1" w:rsidRDefault="00922ED1" w:rsidP="006B160E">
            <w:pPr>
              <w:jc w:val="left"/>
              <w:rPr>
                <w:szCs w:val="21"/>
              </w:rPr>
            </w:pPr>
          </w:p>
        </w:tc>
        <w:tc>
          <w:tcPr>
            <w:tcW w:w="1683" w:type="dxa"/>
            <w:tcBorders>
              <w:tl2br w:val="nil"/>
              <w:tr2bl w:val="nil"/>
            </w:tcBorders>
            <w:vAlign w:val="center"/>
          </w:tcPr>
          <w:p w:rsidR="00922ED1" w:rsidRDefault="002B3207" w:rsidP="006B160E">
            <w:r>
              <w:rPr>
                <w:rFonts w:hint="eastAsia"/>
              </w:rPr>
              <w:t>datetime</w:t>
            </w:r>
          </w:p>
        </w:tc>
      </w:tr>
      <w:tr w:rsidR="002B3207" w:rsidTr="006B160E">
        <w:trPr>
          <w:trHeight w:val="363"/>
          <w:jc w:val="center"/>
        </w:trPr>
        <w:tc>
          <w:tcPr>
            <w:tcW w:w="1373" w:type="dxa"/>
            <w:tcBorders>
              <w:tl2br w:val="nil"/>
              <w:tr2bl w:val="nil"/>
            </w:tcBorders>
          </w:tcPr>
          <w:p w:rsidR="002B3207" w:rsidRDefault="002B3207" w:rsidP="006B160E">
            <w:r>
              <w:rPr>
                <w:rFonts w:hint="eastAsia"/>
              </w:rPr>
              <w:t>opertion_name</w:t>
            </w:r>
          </w:p>
        </w:tc>
        <w:tc>
          <w:tcPr>
            <w:tcW w:w="1174" w:type="dxa"/>
            <w:tcBorders>
              <w:tl2br w:val="nil"/>
              <w:tr2bl w:val="nil"/>
            </w:tcBorders>
            <w:tcMar>
              <w:top w:w="0" w:type="dxa"/>
              <w:left w:w="108" w:type="dxa"/>
              <w:bottom w:w="0" w:type="dxa"/>
              <w:right w:w="108" w:type="dxa"/>
            </w:tcMar>
          </w:tcPr>
          <w:p w:rsidR="002B3207" w:rsidRDefault="002B3207" w:rsidP="006B160E">
            <w:pPr>
              <w:jc w:val="left"/>
            </w:pPr>
            <w:r>
              <w:rPr>
                <w:rFonts w:cs="Calibri" w:hint="eastAsia"/>
                <w:szCs w:val="21"/>
              </w:rPr>
              <w:t>操作名称</w:t>
            </w:r>
          </w:p>
        </w:tc>
        <w:tc>
          <w:tcPr>
            <w:tcW w:w="820" w:type="dxa"/>
            <w:tcBorders>
              <w:tl2br w:val="nil"/>
              <w:tr2bl w:val="nil"/>
            </w:tcBorders>
            <w:tcMar>
              <w:top w:w="0" w:type="dxa"/>
              <w:left w:w="108" w:type="dxa"/>
              <w:bottom w:w="0" w:type="dxa"/>
              <w:right w:w="108" w:type="dxa"/>
            </w:tcMar>
          </w:tcPr>
          <w:p w:rsidR="002B3207" w:rsidRDefault="002B3207" w:rsidP="006B160E">
            <w:pPr>
              <w:rPr>
                <w:rFonts w:cs="Calibri"/>
                <w:szCs w:val="21"/>
              </w:rPr>
            </w:pPr>
          </w:p>
        </w:tc>
        <w:tc>
          <w:tcPr>
            <w:tcW w:w="1830" w:type="dxa"/>
            <w:tcBorders>
              <w:tl2br w:val="nil"/>
              <w:tr2bl w:val="nil"/>
            </w:tcBorders>
            <w:tcMar>
              <w:top w:w="0" w:type="dxa"/>
              <w:left w:w="108" w:type="dxa"/>
              <w:bottom w:w="0" w:type="dxa"/>
              <w:right w:w="108" w:type="dxa"/>
            </w:tcMar>
          </w:tcPr>
          <w:p w:rsidR="002B3207" w:rsidRDefault="002B3207" w:rsidP="006B160E">
            <w:pPr>
              <w:jc w:val="left"/>
              <w:rPr>
                <w:szCs w:val="21"/>
              </w:rPr>
            </w:pPr>
          </w:p>
        </w:tc>
        <w:tc>
          <w:tcPr>
            <w:tcW w:w="686" w:type="dxa"/>
            <w:tcBorders>
              <w:tl2br w:val="nil"/>
              <w:tr2bl w:val="nil"/>
            </w:tcBorders>
          </w:tcPr>
          <w:p w:rsidR="002B3207" w:rsidRDefault="002B3207" w:rsidP="006B160E">
            <w:pPr>
              <w:jc w:val="center"/>
              <w:rPr>
                <w:szCs w:val="21"/>
              </w:rPr>
            </w:pPr>
            <w:r>
              <w:rPr>
                <w:rFonts w:hint="eastAsia"/>
                <w:szCs w:val="21"/>
              </w:rPr>
              <w:t>Y</w:t>
            </w:r>
          </w:p>
        </w:tc>
        <w:tc>
          <w:tcPr>
            <w:tcW w:w="754" w:type="dxa"/>
            <w:tcBorders>
              <w:tl2br w:val="nil"/>
              <w:tr2bl w:val="nil"/>
            </w:tcBorders>
          </w:tcPr>
          <w:p w:rsidR="002B3207" w:rsidRDefault="002B3207" w:rsidP="006B160E">
            <w:pPr>
              <w:jc w:val="left"/>
              <w:rPr>
                <w:szCs w:val="21"/>
              </w:rPr>
            </w:pPr>
          </w:p>
        </w:tc>
        <w:tc>
          <w:tcPr>
            <w:tcW w:w="1683" w:type="dxa"/>
            <w:tcBorders>
              <w:tl2br w:val="nil"/>
              <w:tr2bl w:val="nil"/>
            </w:tcBorders>
            <w:vAlign w:val="center"/>
          </w:tcPr>
          <w:p w:rsidR="002B3207" w:rsidRDefault="002B3207" w:rsidP="006B160E">
            <w:r>
              <w:rPr>
                <w:rFonts w:hint="eastAsia"/>
              </w:rPr>
              <w:t>varchar(255)</w:t>
            </w:r>
          </w:p>
        </w:tc>
      </w:tr>
      <w:tr w:rsidR="0098562E" w:rsidTr="006B160E">
        <w:trPr>
          <w:trHeight w:val="686"/>
          <w:jc w:val="center"/>
        </w:trPr>
        <w:tc>
          <w:tcPr>
            <w:tcW w:w="1373" w:type="dxa"/>
            <w:tcBorders>
              <w:tl2br w:val="nil"/>
              <w:tr2bl w:val="nil"/>
            </w:tcBorders>
          </w:tcPr>
          <w:p w:rsidR="0098562E" w:rsidRDefault="002B3207" w:rsidP="006B160E">
            <w:pPr>
              <w:rPr>
                <w:rFonts w:ascii="宋体" w:hAnsi="宋体"/>
                <w:szCs w:val="21"/>
              </w:rPr>
            </w:pPr>
            <w:r>
              <w:rPr>
                <w:rFonts w:hint="eastAsia"/>
              </w:rPr>
              <w:t>o</w:t>
            </w:r>
            <w:r w:rsidRPr="000D278B">
              <w:t>peration_opinon</w:t>
            </w:r>
          </w:p>
        </w:tc>
        <w:tc>
          <w:tcPr>
            <w:tcW w:w="1174" w:type="dxa"/>
            <w:tcBorders>
              <w:tl2br w:val="nil"/>
              <w:tr2bl w:val="nil"/>
            </w:tcBorders>
            <w:tcMar>
              <w:top w:w="0" w:type="dxa"/>
              <w:left w:w="108" w:type="dxa"/>
              <w:bottom w:w="0" w:type="dxa"/>
              <w:right w:w="108" w:type="dxa"/>
            </w:tcMar>
          </w:tcPr>
          <w:p w:rsidR="0098562E" w:rsidRDefault="002B3207" w:rsidP="006B160E">
            <w:pPr>
              <w:jc w:val="left"/>
              <w:rPr>
                <w:rFonts w:cs="Calibri"/>
                <w:szCs w:val="21"/>
              </w:rPr>
            </w:pPr>
            <w:r>
              <w:rPr>
                <w:rFonts w:cs="Calibri" w:hint="eastAsia"/>
                <w:szCs w:val="21"/>
              </w:rPr>
              <w:t>操作意见</w:t>
            </w:r>
          </w:p>
        </w:tc>
        <w:tc>
          <w:tcPr>
            <w:tcW w:w="820" w:type="dxa"/>
            <w:tcBorders>
              <w:tl2br w:val="nil"/>
              <w:tr2bl w:val="nil"/>
            </w:tcBorders>
            <w:tcMar>
              <w:top w:w="0" w:type="dxa"/>
              <w:left w:w="108" w:type="dxa"/>
              <w:bottom w:w="0" w:type="dxa"/>
              <w:right w:w="108" w:type="dxa"/>
            </w:tcMar>
          </w:tcPr>
          <w:p w:rsidR="0098562E" w:rsidRDefault="0098562E" w:rsidP="006B160E">
            <w:pPr>
              <w:rPr>
                <w:rFonts w:cs="Calibri"/>
                <w:szCs w:val="21"/>
              </w:rPr>
            </w:pPr>
          </w:p>
        </w:tc>
        <w:tc>
          <w:tcPr>
            <w:tcW w:w="1830" w:type="dxa"/>
            <w:tcBorders>
              <w:tl2br w:val="nil"/>
              <w:tr2bl w:val="nil"/>
            </w:tcBorders>
            <w:tcMar>
              <w:top w:w="0" w:type="dxa"/>
              <w:left w:w="108" w:type="dxa"/>
              <w:bottom w:w="0" w:type="dxa"/>
              <w:right w:w="108" w:type="dxa"/>
            </w:tcMar>
          </w:tcPr>
          <w:p w:rsidR="0098562E" w:rsidRDefault="0098562E" w:rsidP="006B160E">
            <w:pPr>
              <w:jc w:val="left"/>
              <w:rPr>
                <w:szCs w:val="21"/>
              </w:rPr>
            </w:pPr>
          </w:p>
        </w:tc>
        <w:tc>
          <w:tcPr>
            <w:tcW w:w="686" w:type="dxa"/>
            <w:tcBorders>
              <w:tl2br w:val="nil"/>
              <w:tr2bl w:val="nil"/>
            </w:tcBorders>
          </w:tcPr>
          <w:p w:rsidR="0098562E" w:rsidRDefault="0098562E" w:rsidP="006B160E">
            <w:pPr>
              <w:jc w:val="center"/>
              <w:rPr>
                <w:szCs w:val="21"/>
              </w:rPr>
            </w:pPr>
          </w:p>
        </w:tc>
        <w:tc>
          <w:tcPr>
            <w:tcW w:w="754" w:type="dxa"/>
            <w:tcBorders>
              <w:tl2br w:val="nil"/>
              <w:tr2bl w:val="nil"/>
            </w:tcBorders>
          </w:tcPr>
          <w:p w:rsidR="0098562E" w:rsidRDefault="0098562E" w:rsidP="006B160E">
            <w:pPr>
              <w:jc w:val="left"/>
              <w:rPr>
                <w:szCs w:val="21"/>
              </w:rPr>
            </w:pPr>
          </w:p>
        </w:tc>
        <w:tc>
          <w:tcPr>
            <w:tcW w:w="1683" w:type="dxa"/>
            <w:tcBorders>
              <w:tl2br w:val="nil"/>
              <w:tr2bl w:val="nil"/>
            </w:tcBorders>
            <w:vAlign w:val="center"/>
          </w:tcPr>
          <w:p w:rsidR="0098562E" w:rsidRDefault="00947B37" w:rsidP="006B160E">
            <w:pPr>
              <w:rPr>
                <w:rFonts w:ascii="宋体" w:hAnsi="宋体" w:cs="宋体"/>
                <w:szCs w:val="21"/>
              </w:rPr>
            </w:pPr>
            <w:r>
              <w:rPr>
                <w:rFonts w:hint="eastAsia"/>
              </w:rPr>
              <w:t>varchar(255)</w:t>
            </w:r>
          </w:p>
        </w:tc>
      </w:tr>
      <w:tr w:rsidR="0098562E" w:rsidTr="006B160E">
        <w:trPr>
          <w:trHeight w:val="661"/>
          <w:jc w:val="center"/>
        </w:trPr>
        <w:tc>
          <w:tcPr>
            <w:tcW w:w="1373" w:type="dxa"/>
            <w:tcBorders>
              <w:tl2br w:val="nil"/>
              <w:tr2bl w:val="nil"/>
            </w:tcBorders>
          </w:tcPr>
          <w:p w:rsidR="0098562E" w:rsidRDefault="002B3207" w:rsidP="006B160E">
            <w:pPr>
              <w:rPr>
                <w:rFonts w:ascii="宋体" w:hAnsi="宋体"/>
                <w:szCs w:val="21"/>
              </w:rPr>
            </w:pPr>
            <w:r w:rsidRPr="000D278B">
              <w:t>form_id</w:t>
            </w:r>
          </w:p>
        </w:tc>
        <w:tc>
          <w:tcPr>
            <w:tcW w:w="1174" w:type="dxa"/>
            <w:tcBorders>
              <w:tl2br w:val="nil"/>
              <w:tr2bl w:val="nil"/>
            </w:tcBorders>
            <w:tcMar>
              <w:top w:w="0" w:type="dxa"/>
              <w:left w:w="108" w:type="dxa"/>
              <w:bottom w:w="0" w:type="dxa"/>
              <w:right w:w="108" w:type="dxa"/>
            </w:tcMar>
          </w:tcPr>
          <w:p w:rsidR="0098562E" w:rsidRDefault="002B3207" w:rsidP="006B160E">
            <w:pPr>
              <w:jc w:val="left"/>
              <w:rPr>
                <w:rFonts w:cs="Calibri"/>
                <w:szCs w:val="21"/>
              </w:rPr>
            </w:pPr>
            <w:r>
              <w:rPr>
                <w:rFonts w:cs="Calibri" w:hint="eastAsia"/>
                <w:szCs w:val="21"/>
              </w:rPr>
              <w:t>申请单</w:t>
            </w:r>
            <w:r>
              <w:rPr>
                <w:rFonts w:cs="Calibri" w:hint="eastAsia"/>
                <w:szCs w:val="21"/>
              </w:rPr>
              <w:t>id</w:t>
            </w:r>
          </w:p>
        </w:tc>
        <w:tc>
          <w:tcPr>
            <w:tcW w:w="820" w:type="dxa"/>
            <w:tcBorders>
              <w:tl2br w:val="nil"/>
              <w:tr2bl w:val="nil"/>
            </w:tcBorders>
            <w:tcMar>
              <w:top w:w="0" w:type="dxa"/>
              <w:left w:w="108" w:type="dxa"/>
              <w:bottom w:w="0" w:type="dxa"/>
              <w:right w:w="108" w:type="dxa"/>
            </w:tcMar>
          </w:tcPr>
          <w:p w:rsidR="0098562E" w:rsidRDefault="0098562E" w:rsidP="006B160E">
            <w:pPr>
              <w:rPr>
                <w:rFonts w:cs="Calibri"/>
                <w:szCs w:val="21"/>
              </w:rPr>
            </w:pPr>
          </w:p>
        </w:tc>
        <w:tc>
          <w:tcPr>
            <w:tcW w:w="1830" w:type="dxa"/>
            <w:tcBorders>
              <w:tl2br w:val="nil"/>
              <w:tr2bl w:val="nil"/>
            </w:tcBorders>
            <w:tcMar>
              <w:top w:w="0" w:type="dxa"/>
              <w:left w:w="108" w:type="dxa"/>
              <w:bottom w:w="0" w:type="dxa"/>
              <w:right w:w="108" w:type="dxa"/>
            </w:tcMar>
          </w:tcPr>
          <w:p w:rsidR="0098562E" w:rsidRDefault="0098562E" w:rsidP="006B160E">
            <w:pPr>
              <w:jc w:val="left"/>
              <w:rPr>
                <w:szCs w:val="21"/>
              </w:rPr>
            </w:pPr>
          </w:p>
        </w:tc>
        <w:tc>
          <w:tcPr>
            <w:tcW w:w="686" w:type="dxa"/>
            <w:tcBorders>
              <w:tl2br w:val="nil"/>
              <w:tr2bl w:val="nil"/>
            </w:tcBorders>
          </w:tcPr>
          <w:p w:rsidR="0098562E" w:rsidRDefault="0098562E" w:rsidP="006B160E">
            <w:pPr>
              <w:jc w:val="center"/>
              <w:rPr>
                <w:szCs w:val="21"/>
              </w:rPr>
            </w:pPr>
          </w:p>
        </w:tc>
        <w:tc>
          <w:tcPr>
            <w:tcW w:w="754" w:type="dxa"/>
            <w:tcBorders>
              <w:tl2br w:val="nil"/>
              <w:tr2bl w:val="nil"/>
            </w:tcBorders>
          </w:tcPr>
          <w:p w:rsidR="0098562E" w:rsidRPr="002B3207" w:rsidRDefault="0098562E" w:rsidP="000D278B"/>
        </w:tc>
        <w:tc>
          <w:tcPr>
            <w:tcW w:w="1683" w:type="dxa"/>
            <w:tcBorders>
              <w:tl2br w:val="nil"/>
              <w:tr2bl w:val="nil"/>
            </w:tcBorders>
            <w:vAlign w:val="center"/>
          </w:tcPr>
          <w:p w:rsidR="0098562E" w:rsidRPr="000D278B" w:rsidRDefault="002B3207" w:rsidP="002B3207">
            <w:r>
              <w:rPr>
                <w:rFonts w:hint="eastAsia"/>
              </w:rPr>
              <w:t>i</w:t>
            </w:r>
            <w:r w:rsidRPr="000D278B">
              <w:t>nt</w:t>
            </w:r>
          </w:p>
        </w:tc>
      </w:tr>
      <w:tr w:rsidR="0098562E" w:rsidTr="006B160E">
        <w:trPr>
          <w:trHeight w:val="363"/>
          <w:jc w:val="center"/>
        </w:trPr>
        <w:tc>
          <w:tcPr>
            <w:tcW w:w="1373" w:type="dxa"/>
            <w:tcBorders>
              <w:tl2br w:val="nil"/>
              <w:tr2bl w:val="nil"/>
            </w:tcBorders>
          </w:tcPr>
          <w:p w:rsidR="0098562E" w:rsidRDefault="002B3207" w:rsidP="006B160E">
            <w:pPr>
              <w:rPr>
                <w:rFonts w:ascii="宋体" w:hAnsi="宋体"/>
                <w:szCs w:val="21"/>
              </w:rPr>
            </w:pPr>
            <w:r>
              <w:rPr>
                <w:rFonts w:hint="eastAsia"/>
              </w:rPr>
              <w:t>r</w:t>
            </w:r>
            <w:r w:rsidRPr="000D278B">
              <w:t>eport_id</w:t>
            </w:r>
          </w:p>
        </w:tc>
        <w:tc>
          <w:tcPr>
            <w:tcW w:w="1174" w:type="dxa"/>
            <w:tcBorders>
              <w:tl2br w:val="nil"/>
              <w:tr2bl w:val="nil"/>
            </w:tcBorders>
            <w:tcMar>
              <w:top w:w="0" w:type="dxa"/>
              <w:left w:w="108" w:type="dxa"/>
              <w:bottom w:w="0" w:type="dxa"/>
              <w:right w:w="108" w:type="dxa"/>
            </w:tcMar>
          </w:tcPr>
          <w:p w:rsidR="0098562E" w:rsidRDefault="002B3207" w:rsidP="006B160E">
            <w:pPr>
              <w:jc w:val="left"/>
              <w:rPr>
                <w:rFonts w:cs="Calibri"/>
                <w:szCs w:val="21"/>
              </w:rPr>
            </w:pPr>
            <w:r>
              <w:rPr>
                <w:rFonts w:cs="Calibri" w:hint="eastAsia"/>
                <w:szCs w:val="21"/>
              </w:rPr>
              <w:t>审批单</w:t>
            </w:r>
            <w:r>
              <w:rPr>
                <w:rFonts w:cs="Calibri" w:hint="eastAsia"/>
                <w:szCs w:val="21"/>
              </w:rPr>
              <w:t>id</w:t>
            </w:r>
          </w:p>
        </w:tc>
        <w:tc>
          <w:tcPr>
            <w:tcW w:w="820" w:type="dxa"/>
            <w:tcBorders>
              <w:tl2br w:val="nil"/>
              <w:tr2bl w:val="nil"/>
            </w:tcBorders>
            <w:tcMar>
              <w:top w:w="0" w:type="dxa"/>
              <w:left w:w="108" w:type="dxa"/>
              <w:bottom w:w="0" w:type="dxa"/>
              <w:right w:w="108" w:type="dxa"/>
            </w:tcMar>
          </w:tcPr>
          <w:p w:rsidR="0098562E" w:rsidRDefault="0098562E" w:rsidP="006B160E">
            <w:pPr>
              <w:rPr>
                <w:rFonts w:cs="Calibri"/>
                <w:szCs w:val="21"/>
              </w:rPr>
            </w:pPr>
          </w:p>
        </w:tc>
        <w:tc>
          <w:tcPr>
            <w:tcW w:w="1830" w:type="dxa"/>
            <w:tcBorders>
              <w:tl2br w:val="nil"/>
              <w:tr2bl w:val="nil"/>
            </w:tcBorders>
            <w:tcMar>
              <w:top w:w="0" w:type="dxa"/>
              <w:left w:w="108" w:type="dxa"/>
              <w:bottom w:w="0" w:type="dxa"/>
              <w:right w:w="108" w:type="dxa"/>
            </w:tcMar>
          </w:tcPr>
          <w:p w:rsidR="0098562E" w:rsidRDefault="0098562E" w:rsidP="006B160E">
            <w:pPr>
              <w:jc w:val="left"/>
              <w:rPr>
                <w:szCs w:val="21"/>
              </w:rPr>
            </w:pPr>
          </w:p>
        </w:tc>
        <w:tc>
          <w:tcPr>
            <w:tcW w:w="686" w:type="dxa"/>
            <w:tcBorders>
              <w:tl2br w:val="nil"/>
              <w:tr2bl w:val="nil"/>
            </w:tcBorders>
          </w:tcPr>
          <w:p w:rsidR="0098562E" w:rsidRDefault="0098562E" w:rsidP="006B160E">
            <w:pPr>
              <w:jc w:val="center"/>
              <w:rPr>
                <w:szCs w:val="21"/>
              </w:rPr>
            </w:pPr>
          </w:p>
        </w:tc>
        <w:tc>
          <w:tcPr>
            <w:tcW w:w="754" w:type="dxa"/>
            <w:tcBorders>
              <w:tl2br w:val="nil"/>
              <w:tr2bl w:val="nil"/>
            </w:tcBorders>
          </w:tcPr>
          <w:p w:rsidR="0098562E" w:rsidRPr="002B3207" w:rsidRDefault="0098562E" w:rsidP="000D278B"/>
        </w:tc>
        <w:tc>
          <w:tcPr>
            <w:tcW w:w="1683" w:type="dxa"/>
            <w:tcBorders>
              <w:tl2br w:val="nil"/>
              <w:tr2bl w:val="nil"/>
            </w:tcBorders>
            <w:vAlign w:val="center"/>
          </w:tcPr>
          <w:p w:rsidR="0098562E" w:rsidRPr="000D278B" w:rsidRDefault="002B3207" w:rsidP="002B3207">
            <w:r w:rsidRPr="000D278B">
              <w:t>int</w:t>
            </w:r>
          </w:p>
        </w:tc>
      </w:tr>
      <w:tr w:rsidR="00B541DD" w:rsidTr="006B160E">
        <w:trPr>
          <w:trHeight w:val="363"/>
          <w:jc w:val="center"/>
          <w:ins w:id="2107" w:author="xlli" w:date="2017-11-17T16:32:00Z"/>
        </w:trPr>
        <w:tc>
          <w:tcPr>
            <w:tcW w:w="1373" w:type="dxa"/>
            <w:tcBorders>
              <w:tl2br w:val="nil"/>
              <w:tr2bl w:val="nil"/>
            </w:tcBorders>
          </w:tcPr>
          <w:p w:rsidR="00B541DD" w:rsidRDefault="003D0DBB" w:rsidP="006B160E">
            <w:pPr>
              <w:rPr>
                <w:ins w:id="2108" w:author="xlli" w:date="2017-11-17T16:32:00Z"/>
              </w:rPr>
            </w:pPr>
            <w:ins w:id="2109" w:author="xlli" w:date="2017-11-23T10:23:00Z">
              <w:r w:rsidRPr="003D0DBB">
                <w:lastRenderedPageBreak/>
                <w:t>business_verify_code</w:t>
              </w:r>
            </w:ins>
          </w:p>
        </w:tc>
        <w:tc>
          <w:tcPr>
            <w:tcW w:w="1174" w:type="dxa"/>
            <w:tcBorders>
              <w:tl2br w:val="nil"/>
              <w:tr2bl w:val="nil"/>
            </w:tcBorders>
            <w:tcMar>
              <w:top w:w="0" w:type="dxa"/>
              <w:left w:w="108" w:type="dxa"/>
              <w:bottom w:w="0" w:type="dxa"/>
              <w:right w:w="108" w:type="dxa"/>
            </w:tcMar>
          </w:tcPr>
          <w:p w:rsidR="00B541DD" w:rsidRDefault="00EE099F" w:rsidP="006B160E">
            <w:pPr>
              <w:jc w:val="left"/>
              <w:rPr>
                <w:ins w:id="2110" w:author="xlli" w:date="2017-11-17T16:32:00Z"/>
                <w:rFonts w:cs="Calibri"/>
                <w:szCs w:val="21"/>
              </w:rPr>
            </w:pPr>
            <w:ins w:id="2111" w:author="xlli" w:date="2017-11-23T10:24:00Z">
              <w:r>
                <w:rPr>
                  <w:rFonts w:cs="Calibri" w:hint="eastAsia"/>
                  <w:szCs w:val="21"/>
                </w:rPr>
                <w:t>业务</w:t>
              </w:r>
              <w:r w:rsidR="000F635F">
                <w:rPr>
                  <w:rFonts w:cs="Calibri" w:hint="eastAsia"/>
                  <w:szCs w:val="21"/>
                </w:rPr>
                <w:t>审核</w:t>
              </w:r>
            </w:ins>
            <w:ins w:id="2112" w:author="xlli" w:date="2017-11-17T16:32:00Z">
              <w:r w:rsidR="00B541DD">
                <w:rPr>
                  <w:rFonts w:cs="Calibri" w:hint="eastAsia"/>
                  <w:szCs w:val="21"/>
                </w:rPr>
                <w:t>编号</w:t>
              </w:r>
            </w:ins>
          </w:p>
        </w:tc>
        <w:tc>
          <w:tcPr>
            <w:tcW w:w="820" w:type="dxa"/>
            <w:tcBorders>
              <w:tl2br w:val="nil"/>
              <w:tr2bl w:val="nil"/>
            </w:tcBorders>
            <w:tcMar>
              <w:top w:w="0" w:type="dxa"/>
              <w:left w:w="108" w:type="dxa"/>
              <w:bottom w:w="0" w:type="dxa"/>
              <w:right w:w="108" w:type="dxa"/>
            </w:tcMar>
          </w:tcPr>
          <w:p w:rsidR="00B541DD" w:rsidRDefault="00B541DD" w:rsidP="006B160E">
            <w:pPr>
              <w:rPr>
                <w:ins w:id="2113" w:author="xlli" w:date="2017-11-17T16:32:00Z"/>
                <w:rFonts w:cs="Calibri"/>
                <w:szCs w:val="21"/>
              </w:rPr>
            </w:pPr>
          </w:p>
        </w:tc>
        <w:tc>
          <w:tcPr>
            <w:tcW w:w="1830" w:type="dxa"/>
            <w:tcBorders>
              <w:tl2br w:val="nil"/>
              <w:tr2bl w:val="nil"/>
            </w:tcBorders>
            <w:tcMar>
              <w:top w:w="0" w:type="dxa"/>
              <w:left w:w="108" w:type="dxa"/>
              <w:bottom w:w="0" w:type="dxa"/>
              <w:right w:w="108" w:type="dxa"/>
            </w:tcMar>
          </w:tcPr>
          <w:p w:rsidR="00B541DD" w:rsidRDefault="00B541DD" w:rsidP="006B160E">
            <w:pPr>
              <w:jc w:val="left"/>
              <w:rPr>
                <w:ins w:id="2114" w:author="xlli" w:date="2017-11-17T16:32:00Z"/>
                <w:szCs w:val="21"/>
              </w:rPr>
            </w:pPr>
          </w:p>
        </w:tc>
        <w:tc>
          <w:tcPr>
            <w:tcW w:w="686" w:type="dxa"/>
            <w:tcBorders>
              <w:tl2br w:val="nil"/>
              <w:tr2bl w:val="nil"/>
            </w:tcBorders>
          </w:tcPr>
          <w:p w:rsidR="00B541DD" w:rsidRDefault="00B541DD" w:rsidP="006B160E">
            <w:pPr>
              <w:jc w:val="center"/>
              <w:rPr>
                <w:ins w:id="2115" w:author="xlli" w:date="2017-11-17T16:32:00Z"/>
                <w:szCs w:val="21"/>
              </w:rPr>
            </w:pPr>
          </w:p>
        </w:tc>
        <w:tc>
          <w:tcPr>
            <w:tcW w:w="754" w:type="dxa"/>
            <w:tcBorders>
              <w:tl2br w:val="nil"/>
              <w:tr2bl w:val="nil"/>
            </w:tcBorders>
          </w:tcPr>
          <w:p w:rsidR="00B541DD" w:rsidRPr="002B3207" w:rsidRDefault="00B541DD" w:rsidP="000D278B">
            <w:pPr>
              <w:rPr>
                <w:ins w:id="2116" w:author="xlli" w:date="2017-11-17T16:32:00Z"/>
              </w:rPr>
            </w:pPr>
          </w:p>
        </w:tc>
        <w:tc>
          <w:tcPr>
            <w:tcW w:w="1683" w:type="dxa"/>
            <w:tcBorders>
              <w:tl2br w:val="nil"/>
              <w:tr2bl w:val="nil"/>
            </w:tcBorders>
            <w:vAlign w:val="center"/>
          </w:tcPr>
          <w:p w:rsidR="00B541DD" w:rsidRPr="000D278B" w:rsidRDefault="00B541DD">
            <w:pPr>
              <w:rPr>
                <w:ins w:id="2117" w:author="xlli" w:date="2017-11-17T16:32:00Z"/>
              </w:rPr>
            </w:pPr>
            <w:ins w:id="2118" w:author="xlli" w:date="2017-11-17T16:32:00Z">
              <w:r>
                <w:rPr>
                  <w:rFonts w:hint="eastAsia"/>
                </w:rPr>
                <w:t>varchar(</w:t>
              </w:r>
            </w:ins>
            <w:ins w:id="2119" w:author="xlli" w:date="2017-11-23T10:25:00Z">
              <w:r w:rsidR="000F635F">
                <w:rPr>
                  <w:rFonts w:hint="eastAsia"/>
                </w:rPr>
                <w:t>12</w:t>
              </w:r>
            </w:ins>
            <w:ins w:id="2120" w:author="xlli" w:date="2017-11-17T16:32:00Z">
              <w:r>
                <w:rPr>
                  <w:rFonts w:hint="eastAsia"/>
                </w:rPr>
                <w:t>)</w:t>
              </w:r>
            </w:ins>
          </w:p>
        </w:tc>
      </w:tr>
      <w:tr w:rsidR="004E5AB9" w:rsidTr="006B160E">
        <w:trPr>
          <w:trHeight w:val="363"/>
          <w:jc w:val="center"/>
          <w:ins w:id="2121" w:author="xlli" w:date="2017-11-16T17:26:00Z"/>
        </w:trPr>
        <w:tc>
          <w:tcPr>
            <w:tcW w:w="1373" w:type="dxa"/>
            <w:tcBorders>
              <w:tl2br w:val="nil"/>
              <w:tr2bl w:val="nil"/>
            </w:tcBorders>
          </w:tcPr>
          <w:p w:rsidR="004E5AB9" w:rsidRDefault="004E5AB9" w:rsidP="006B160E">
            <w:pPr>
              <w:rPr>
                <w:ins w:id="2122" w:author="xlli" w:date="2017-11-16T17:26:00Z"/>
              </w:rPr>
            </w:pPr>
            <w:ins w:id="2123" w:author="xlli" w:date="2017-11-16T17:26:00Z">
              <w:r w:rsidRPr="004E5AB9">
                <w:t>step_id</w:t>
              </w:r>
            </w:ins>
          </w:p>
        </w:tc>
        <w:tc>
          <w:tcPr>
            <w:tcW w:w="1174" w:type="dxa"/>
            <w:tcBorders>
              <w:tl2br w:val="nil"/>
              <w:tr2bl w:val="nil"/>
            </w:tcBorders>
            <w:tcMar>
              <w:top w:w="0" w:type="dxa"/>
              <w:left w:w="108" w:type="dxa"/>
              <w:bottom w:w="0" w:type="dxa"/>
              <w:right w:w="108" w:type="dxa"/>
            </w:tcMar>
          </w:tcPr>
          <w:p w:rsidR="004E5AB9" w:rsidRDefault="004E5AB9" w:rsidP="006B160E">
            <w:pPr>
              <w:jc w:val="left"/>
              <w:rPr>
                <w:ins w:id="2124" w:author="xlli" w:date="2017-11-16T17:26:00Z"/>
                <w:rFonts w:cs="Calibri"/>
                <w:szCs w:val="21"/>
              </w:rPr>
            </w:pPr>
            <w:ins w:id="2125" w:author="xlli" w:date="2017-11-16T17:26:00Z">
              <w:r>
                <w:rPr>
                  <w:rFonts w:cs="Calibri" w:hint="eastAsia"/>
                  <w:szCs w:val="21"/>
                </w:rPr>
                <w:t>当前步骤</w:t>
              </w:r>
            </w:ins>
          </w:p>
        </w:tc>
        <w:tc>
          <w:tcPr>
            <w:tcW w:w="820" w:type="dxa"/>
            <w:tcBorders>
              <w:tl2br w:val="nil"/>
              <w:tr2bl w:val="nil"/>
            </w:tcBorders>
            <w:tcMar>
              <w:top w:w="0" w:type="dxa"/>
              <w:left w:w="108" w:type="dxa"/>
              <w:bottom w:w="0" w:type="dxa"/>
              <w:right w:w="108" w:type="dxa"/>
            </w:tcMar>
          </w:tcPr>
          <w:p w:rsidR="004E5AB9" w:rsidRDefault="004E5AB9" w:rsidP="006B160E">
            <w:pPr>
              <w:rPr>
                <w:ins w:id="2126" w:author="xlli" w:date="2017-11-16T17:26:00Z"/>
                <w:rFonts w:cs="Calibri"/>
                <w:szCs w:val="21"/>
              </w:rPr>
            </w:pPr>
          </w:p>
        </w:tc>
        <w:tc>
          <w:tcPr>
            <w:tcW w:w="1830" w:type="dxa"/>
            <w:tcBorders>
              <w:tl2br w:val="nil"/>
              <w:tr2bl w:val="nil"/>
            </w:tcBorders>
            <w:tcMar>
              <w:top w:w="0" w:type="dxa"/>
              <w:left w:w="108" w:type="dxa"/>
              <w:bottom w:w="0" w:type="dxa"/>
              <w:right w:w="108" w:type="dxa"/>
            </w:tcMar>
          </w:tcPr>
          <w:p w:rsidR="004E5AB9" w:rsidRDefault="004E5AB9" w:rsidP="006B160E">
            <w:pPr>
              <w:jc w:val="left"/>
              <w:rPr>
                <w:ins w:id="2127" w:author="xlli" w:date="2017-11-16T17:26:00Z"/>
                <w:szCs w:val="21"/>
              </w:rPr>
            </w:pPr>
          </w:p>
        </w:tc>
        <w:tc>
          <w:tcPr>
            <w:tcW w:w="686" w:type="dxa"/>
            <w:tcBorders>
              <w:tl2br w:val="nil"/>
              <w:tr2bl w:val="nil"/>
            </w:tcBorders>
          </w:tcPr>
          <w:p w:rsidR="004E5AB9" w:rsidRDefault="00B97602" w:rsidP="006B160E">
            <w:pPr>
              <w:jc w:val="center"/>
              <w:rPr>
                <w:ins w:id="2128" w:author="xlli" w:date="2017-11-16T17:26:00Z"/>
                <w:szCs w:val="21"/>
              </w:rPr>
            </w:pPr>
            <w:ins w:id="2129" w:author="xlli" w:date="2017-11-16T17:26:00Z">
              <w:r>
                <w:rPr>
                  <w:rFonts w:hint="eastAsia"/>
                  <w:szCs w:val="21"/>
                </w:rPr>
                <w:t>Y</w:t>
              </w:r>
            </w:ins>
          </w:p>
        </w:tc>
        <w:tc>
          <w:tcPr>
            <w:tcW w:w="754" w:type="dxa"/>
            <w:tcBorders>
              <w:tl2br w:val="nil"/>
              <w:tr2bl w:val="nil"/>
            </w:tcBorders>
          </w:tcPr>
          <w:p w:rsidR="004E5AB9" w:rsidRPr="002B3207" w:rsidRDefault="004E5AB9" w:rsidP="000D278B">
            <w:pPr>
              <w:rPr>
                <w:ins w:id="2130" w:author="xlli" w:date="2017-11-16T17:26:00Z"/>
              </w:rPr>
            </w:pPr>
          </w:p>
        </w:tc>
        <w:tc>
          <w:tcPr>
            <w:tcW w:w="1683" w:type="dxa"/>
            <w:tcBorders>
              <w:tl2br w:val="nil"/>
              <w:tr2bl w:val="nil"/>
            </w:tcBorders>
            <w:vAlign w:val="center"/>
          </w:tcPr>
          <w:p w:rsidR="004E5AB9" w:rsidRPr="000D278B" w:rsidRDefault="004E5AB9" w:rsidP="002B3207">
            <w:pPr>
              <w:rPr>
                <w:ins w:id="2131" w:author="xlli" w:date="2017-11-16T17:26:00Z"/>
              </w:rPr>
            </w:pPr>
            <w:ins w:id="2132" w:author="xlli" w:date="2017-11-16T17:26:00Z">
              <w:r>
                <w:rPr>
                  <w:rFonts w:hint="eastAsia"/>
                </w:rPr>
                <w:t>int</w:t>
              </w:r>
            </w:ins>
          </w:p>
        </w:tc>
      </w:tr>
    </w:tbl>
    <w:p w:rsidR="006F6268" w:rsidRDefault="006F6268" w:rsidP="006F6268">
      <w:pPr>
        <w:pStyle w:val="4"/>
      </w:pPr>
      <w:bookmarkStart w:id="2133" w:name="_Toc17219"/>
      <w:bookmarkStart w:id="2134" w:name="_Toc1143"/>
      <w:bookmarkStart w:id="2135" w:name="_Toc492200357"/>
      <w:bookmarkEnd w:id="2104"/>
      <w:bookmarkEnd w:id="2105"/>
      <w:bookmarkEnd w:id="2106"/>
      <w:r>
        <w:rPr>
          <w:rFonts w:hint="eastAsia"/>
        </w:rPr>
        <w:t>企业名录表（</w:t>
      </w:r>
      <w:r>
        <w:rPr>
          <w:rFonts w:hint="eastAsia"/>
        </w:rPr>
        <w:t>company_list</w:t>
      </w:r>
      <w:r>
        <w:rPr>
          <w:rFonts w:hint="eastAsia"/>
        </w:rPr>
        <w:t>）</w:t>
      </w:r>
      <w:bookmarkEnd w:id="2133"/>
      <w:bookmarkEnd w:id="2134"/>
      <w:bookmarkEnd w:id="2135"/>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412"/>
        <w:gridCol w:w="1476"/>
        <w:gridCol w:w="672"/>
        <w:gridCol w:w="1621"/>
        <w:gridCol w:w="648"/>
        <w:gridCol w:w="664"/>
        <w:gridCol w:w="1647"/>
      </w:tblGrid>
      <w:tr w:rsidR="006F6268" w:rsidTr="00553063">
        <w:trPr>
          <w:trHeight w:val="356"/>
          <w:jc w:val="center"/>
        </w:trPr>
        <w:tc>
          <w:tcPr>
            <w:tcW w:w="1412" w:type="dxa"/>
            <w:tcBorders>
              <w:tl2br w:val="nil"/>
              <w:tr2bl w:val="nil"/>
            </w:tcBorders>
          </w:tcPr>
          <w:p w:rsidR="006F6268" w:rsidRDefault="006F6268" w:rsidP="00553063">
            <w:pPr>
              <w:rPr>
                <w:rFonts w:ascii="宋体" w:hAnsi="宋体"/>
                <w:b/>
                <w:szCs w:val="21"/>
              </w:rPr>
            </w:pPr>
            <w:r>
              <w:rPr>
                <w:rFonts w:ascii="宋体" w:hAnsi="宋体" w:hint="eastAsia"/>
                <w:b/>
                <w:szCs w:val="21"/>
              </w:rPr>
              <w:t>COMPANY_LIST</w:t>
            </w:r>
          </w:p>
        </w:tc>
        <w:tc>
          <w:tcPr>
            <w:tcW w:w="6728" w:type="dxa"/>
            <w:gridSpan w:val="6"/>
            <w:tcBorders>
              <w:tl2br w:val="nil"/>
              <w:tr2bl w:val="nil"/>
            </w:tcBorders>
            <w:tcMar>
              <w:top w:w="0" w:type="dxa"/>
              <w:left w:w="108" w:type="dxa"/>
              <w:bottom w:w="0" w:type="dxa"/>
              <w:right w:w="108" w:type="dxa"/>
            </w:tcMar>
          </w:tcPr>
          <w:p w:rsidR="006F6268" w:rsidRDefault="006F6268" w:rsidP="00553063">
            <w:pPr>
              <w:rPr>
                <w:rFonts w:ascii="宋体" w:hAnsi="宋体"/>
                <w:szCs w:val="21"/>
              </w:rPr>
            </w:pPr>
            <w:r>
              <w:rPr>
                <w:rFonts w:ascii="宋体" w:hAnsi="宋体" w:hint="eastAsia"/>
                <w:b/>
                <w:szCs w:val="21"/>
              </w:rPr>
              <w:t>企业</w:t>
            </w:r>
            <w:proofErr w:type="gramStart"/>
            <w:r>
              <w:rPr>
                <w:rFonts w:ascii="宋体" w:hAnsi="宋体" w:hint="eastAsia"/>
                <w:b/>
                <w:szCs w:val="21"/>
              </w:rPr>
              <w:t>名录表</w:t>
            </w:r>
            <w:proofErr w:type="gramEnd"/>
          </w:p>
        </w:tc>
      </w:tr>
      <w:tr w:rsidR="006F6268" w:rsidTr="00553063">
        <w:trPr>
          <w:trHeight w:val="360"/>
          <w:jc w:val="center"/>
        </w:trPr>
        <w:tc>
          <w:tcPr>
            <w:tcW w:w="1412" w:type="dxa"/>
            <w:tcBorders>
              <w:tl2br w:val="nil"/>
              <w:tr2bl w:val="nil"/>
            </w:tcBorders>
          </w:tcPr>
          <w:p w:rsidR="006F6268" w:rsidRDefault="006F6268" w:rsidP="00553063">
            <w:r>
              <w:rPr>
                <w:rFonts w:ascii="宋体" w:hAnsi="宋体" w:hint="eastAsia"/>
                <w:szCs w:val="21"/>
              </w:rPr>
              <w:t>字段代码</w:t>
            </w:r>
          </w:p>
        </w:tc>
        <w:tc>
          <w:tcPr>
            <w:tcW w:w="1476" w:type="dxa"/>
            <w:tcBorders>
              <w:tl2br w:val="nil"/>
              <w:tr2bl w:val="nil"/>
            </w:tcBorders>
            <w:tcMar>
              <w:top w:w="0" w:type="dxa"/>
              <w:left w:w="108" w:type="dxa"/>
              <w:bottom w:w="0" w:type="dxa"/>
              <w:right w:w="108" w:type="dxa"/>
            </w:tcMar>
          </w:tcPr>
          <w:p w:rsidR="006F6268" w:rsidRDefault="006F6268" w:rsidP="00553063">
            <w:pPr>
              <w:rPr>
                <w:rFonts w:cs="Calibri"/>
                <w:szCs w:val="21"/>
              </w:rPr>
            </w:pPr>
            <w:r>
              <w:rPr>
                <w:rFonts w:ascii="宋体" w:hAnsi="宋体" w:hint="eastAsia"/>
                <w:szCs w:val="21"/>
              </w:rPr>
              <w:t>字段名</w:t>
            </w:r>
          </w:p>
        </w:tc>
        <w:tc>
          <w:tcPr>
            <w:tcW w:w="672" w:type="dxa"/>
            <w:tcBorders>
              <w:tl2br w:val="nil"/>
              <w:tr2bl w:val="nil"/>
            </w:tcBorders>
            <w:tcMar>
              <w:top w:w="0" w:type="dxa"/>
              <w:left w:w="108" w:type="dxa"/>
              <w:bottom w:w="0" w:type="dxa"/>
              <w:right w:w="108" w:type="dxa"/>
            </w:tcMar>
          </w:tcPr>
          <w:p w:rsidR="006F6268" w:rsidRDefault="006F6268" w:rsidP="00553063">
            <w:pPr>
              <w:rPr>
                <w:rFonts w:cs="Calibri"/>
                <w:szCs w:val="21"/>
              </w:rPr>
            </w:pPr>
            <w:r>
              <w:rPr>
                <w:rFonts w:ascii="宋体" w:hAnsi="宋体" w:hint="eastAsia"/>
                <w:szCs w:val="21"/>
              </w:rPr>
              <w:t>主键</w:t>
            </w:r>
          </w:p>
        </w:tc>
        <w:tc>
          <w:tcPr>
            <w:tcW w:w="1621" w:type="dxa"/>
            <w:tcBorders>
              <w:tl2br w:val="nil"/>
              <w:tr2bl w:val="nil"/>
            </w:tcBorders>
            <w:tcMar>
              <w:top w:w="0" w:type="dxa"/>
              <w:left w:w="108" w:type="dxa"/>
              <w:bottom w:w="0" w:type="dxa"/>
              <w:right w:w="108" w:type="dxa"/>
            </w:tcMar>
          </w:tcPr>
          <w:p w:rsidR="006F6268" w:rsidRDefault="006F6268" w:rsidP="00553063">
            <w:r>
              <w:rPr>
                <w:rFonts w:ascii="宋体" w:hAnsi="宋体" w:hint="eastAsia"/>
                <w:szCs w:val="21"/>
              </w:rPr>
              <w:t>备注</w:t>
            </w:r>
          </w:p>
        </w:tc>
        <w:tc>
          <w:tcPr>
            <w:tcW w:w="648" w:type="dxa"/>
            <w:tcBorders>
              <w:tl2br w:val="nil"/>
              <w:tr2bl w:val="nil"/>
            </w:tcBorders>
          </w:tcPr>
          <w:p w:rsidR="006F6268" w:rsidRDefault="006F6268" w:rsidP="00553063">
            <w:pPr>
              <w:rPr>
                <w:szCs w:val="21"/>
              </w:rPr>
            </w:pPr>
            <w:r>
              <w:rPr>
                <w:rFonts w:cs="Calibri" w:hint="eastAsia"/>
                <w:szCs w:val="21"/>
              </w:rPr>
              <w:t>可空</w:t>
            </w:r>
          </w:p>
        </w:tc>
        <w:tc>
          <w:tcPr>
            <w:tcW w:w="664" w:type="dxa"/>
            <w:tcBorders>
              <w:tl2br w:val="nil"/>
              <w:tr2bl w:val="nil"/>
            </w:tcBorders>
          </w:tcPr>
          <w:p w:rsidR="006F6268" w:rsidRDefault="006F6268" w:rsidP="00553063">
            <w:pPr>
              <w:rPr>
                <w:szCs w:val="21"/>
              </w:rPr>
            </w:pPr>
            <w:r>
              <w:rPr>
                <w:rFonts w:cs="Calibri" w:hint="eastAsia"/>
                <w:szCs w:val="21"/>
              </w:rPr>
              <w:t>默认值</w:t>
            </w:r>
          </w:p>
        </w:tc>
        <w:tc>
          <w:tcPr>
            <w:tcW w:w="1647" w:type="dxa"/>
            <w:tcBorders>
              <w:tl2br w:val="nil"/>
              <w:tr2bl w:val="nil"/>
            </w:tcBorders>
          </w:tcPr>
          <w:p w:rsidR="006F6268" w:rsidRDefault="006F6268" w:rsidP="00553063">
            <w:r>
              <w:rPr>
                <w:rFonts w:ascii="宋体" w:hAnsi="宋体" w:hint="eastAsia"/>
                <w:szCs w:val="21"/>
              </w:rPr>
              <w:t>类型</w:t>
            </w:r>
          </w:p>
        </w:tc>
      </w:tr>
      <w:tr w:rsidR="006F6268" w:rsidTr="00553063">
        <w:trPr>
          <w:trHeight w:val="356"/>
          <w:jc w:val="center"/>
        </w:trPr>
        <w:tc>
          <w:tcPr>
            <w:tcW w:w="1412" w:type="dxa"/>
            <w:tcBorders>
              <w:tl2br w:val="nil"/>
              <w:tr2bl w:val="nil"/>
            </w:tcBorders>
          </w:tcPr>
          <w:p w:rsidR="006F6268" w:rsidRDefault="006F6268" w:rsidP="00553063">
            <w:pPr>
              <w:rPr>
                <w:rFonts w:ascii="宋体" w:hAnsi="宋体"/>
                <w:szCs w:val="21"/>
              </w:rPr>
            </w:pPr>
            <w:r>
              <w:rPr>
                <w:rFonts w:hint="eastAsia"/>
              </w:rPr>
              <w:t>id</w:t>
            </w:r>
          </w:p>
        </w:tc>
        <w:tc>
          <w:tcPr>
            <w:tcW w:w="1476" w:type="dxa"/>
            <w:tcBorders>
              <w:tl2br w:val="nil"/>
              <w:tr2bl w:val="nil"/>
            </w:tcBorders>
            <w:tcMar>
              <w:top w:w="0" w:type="dxa"/>
              <w:left w:w="108" w:type="dxa"/>
              <w:bottom w:w="0" w:type="dxa"/>
              <w:right w:w="108" w:type="dxa"/>
            </w:tcMar>
          </w:tcPr>
          <w:p w:rsidR="006F6268" w:rsidRDefault="006F6268" w:rsidP="00553063">
            <w:pPr>
              <w:jc w:val="left"/>
              <w:rPr>
                <w:rFonts w:cs="Calibri"/>
                <w:szCs w:val="21"/>
              </w:rPr>
            </w:pPr>
            <w:r>
              <w:rPr>
                <w:rFonts w:hint="eastAsia"/>
              </w:rPr>
              <w:t>编号</w:t>
            </w:r>
          </w:p>
        </w:tc>
        <w:tc>
          <w:tcPr>
            <w:tcW w:w="672" w:type="dxa"/>
            <w:tcBorders>
              <w:tl2br w:val="nil"/>
              <w:tr2bl w:val="nil"/>
            </w:tcBorders>
            <w:tcMar>
              <w:top w:w="0" w:type="dxa"/>
              <w:left w:w="108" w:type="dxa"/>
              <w:bottom w:w="0" w:type="dxa"/>
              <w:right w:w="108" w:type="dxa"/>
            </w:tcMar>
          </w:tcPr>
          <w:p w:rsidR="006F6268" w:rsidRDefault="006F6268" w:rsidP="00553063">
            <w:pPr>
              <w:rPr>
                <w:rFonts w:cs="Calibri"/>
                <w:szCs w:val="21"/>
              </w:rPr>
            </w:pPr>
            <w:r>
              <w:rPr>
                <w:rFonts w:cs="Calibri" w:hint="eastAsia"/>
                <w:szCs w:val="21"/>
              </w:rPr>
              <w:t>Y</w:t>
            </w:r>
          </w:p>
        </w:tc>
        <w:tc>
          <w:tcPr>
            <w:tcW w:w="1621" w:type="dxa"/>
            <w:tcBorders>
              <w:tl2br w:val="nil"/>
              <w:tr2bl w:val="nil"/>
            </w:tcBorders>
            <w:tcMar>
              <w:top w:w="0" w:type="dxa"/>
              <w:left w:w="108" w:type="dxa"/>
              <w:bottom w:w="0" w:type="dxa"/>
              <w:right w:w="108" w:type="dxa"/>
            </w:tcMar>
          </w:tcPr>
          <w:p w:rsidR="006F6268" w:rsidRDefault="006F6268" w:rsidP="00553063">
            <w:pPr>
              <w:jc w:val="left"/>
              <w:rPr>
                <w:szCs w:val="21"/>
              </w:rPr>
            </w:pPr>
          </w:p>
        </w:tc>
        <w:tc>
          <w:tcPr>
            <w:tcW w:w="648" w:type="dxa"/>
            <w:tcBorders>
              <w:tl2br w:val="nil"/>
              <w:tr2bl w:val="nil"/>
            </w:tcBorders>
          </w:tcPr>
          <w:p w:rsidR="006F6268" w:rsidRDefault="006F6268" w:rsidP="00553063">
            <w:pPr>
              <w:jc w:val="center"/>
              <w:rPr>
                <w:szCs w:val="21"/>
              </w:rPr>
            </w:pPr>
            <w:r>
              <w:rPr>
                <w:rFonts w:hint="eastAsia"/>
                <w:szCs w:val="21"/>
              </w:rPr>
              <w:t>N</w:t>
            </w:r>
          </w:p>
        </w:tc>
        <w:tc>
          <w:tcPr>
            <w:tcW w:w="664" w:type="dxa"/>
            <w:tcBorders>
              <w:tl2br w:val="nil"/>
              <w:tr2bl w:val="nil"/>
            </w:tcBorders>
          </w:tcPr>
          <w:p w:rsidR="006F6268" w:rsidRDefault="006F6268" w:rsidP="00553063">
            <w:pPr>
              <w:jc w:val="left"/>
              <w:rPr>
                <w:szCs w:val="21"/>
              </w:rPr>
            </w:pPr>
          </w:p>
        </w:tc>
        <w:tc>
          <w:tcPr>
            <w:tcW w:w="1647" w:type="dxa"/>
            <w:tcBorders>
              <w:tl2br w:val="nil"/>
              <w:tr2bl w:val="nil"/>
            </w:tcBorders>
            <w:vAlign w:val="center"/>
          </w:tcPr>
          <w:p w:rsidR="006F6268" w:rsidRDefault="006F6268" w:rsidP="00553063">
            <w:pPr>
              <w:rPr>
                <w:rFonts w:ascii="宋体" w:hAnsi="宋体" w:cs="宋体"/>
                <w:szCs w:val="21"/>
              </w:rPr>
            </w:pPr>
            <w:r>
              <w:rPr>
                <w:rFonts w:hint="eastAsia"/>
              </w:rPr>
              <w:t>int</w:t>
            </w:r>
          </w:p>
        </w:tc>
      </w:tr>
      <w:tr w:rsidR="006F6268" w:rsidTr="00553063">
        <w:trPr>
          <w:trHeight w:val="348"/>
          <w:jc w:val="center"/>
        </w:trPr>
        <w:tc>
          <w:tcPr>
            <w:tcW w:w="1412" w:type="dxa"/>
            <w:tcBorders>
              <w:tl2br w:val="nil"/>
              <w:tr2bl w:val="nil"/>
            </w:tcBorders>
          </w:tcPr>
          <w:p w:rsidR="006F6268" w:rsidRDefault="006F6268" w:rsidP="00553063">
            <w:pPr>
              <w:rPr>
                <w:rFonts w:ascii="宋体" w:hAnsi="宋体"/>
                <w:szCs w:val="21"/>
              </w:rPr>
            </w:pPr>
            <w:r>
              <w:rPr>
                <w:rFonts w:hint="eastAsia"/>
              </w:rPr>
              <w:t>legal_code</w:t>
            </w:r>
          </w:p>
        </w:tc>
        <w:tc>
          <w:tcPr>
            <w:tcW w:w="1476" w:type="dxa"/>
            <w:tcBorders>
              <w:tl2br w:val="nil"/>
              <w:tr2bl w:val="nil"/>
            </w:tcBorders>
            <w:tcMar>
              <w:top w:w="0" w:type="dxa"/>
              <w:left w:w="108" w:type="dxa"/>
              <w:bottom w:w="0" w:type="dxa"/>
              <w:right w:w="108" w:type="dxa"/>
            </w:tcMar>
          </w:tcPr>
          <w:p w:rsidR="006F6268" w:rsidRDefault="006F6268" w:rsidP="00553063">
            <w:pPr>
              <w:jc w:val="left"/>
              <w:rPr>
                <w:rFonts w:cs="Calibri"/>
                <w:szCs w:val="21"/>
              </w:rPr>
            </w:pPr>
            <w:r>
              <w:rPr>
                <w:rFonts w:hint="eastAsia"/>
              </w:rPr>
              <w:t>法人代码</w:t>
            </w:r>
          </w:p>
        </w:tc>
        <w:tc>
          <w:tcPr>
            <w:tcW w:w="672" w:type="dxa"/>
            <w:tcBorders>
              <w:tl2br w:val="nil"/>
              <w:tr2bl w:val="nil"/>
            </w:tcBorders>
            <w:tcMar>
              <w:top w:w="0" w:type="dxa"/>
              <w:left w:w="108" w:type="dxa"/>
              <w:bottom w:w="0" w:type="dxa"/>
              <w:right w:w="108" w:type="dxa"/>
            </w:tcMar>
          </w:tcPr>
          <w:p w:rsidR="006F6268" w:rsidRDefault="006F6268" w:rsidP="00553063">
            <w:pPr>
              <w:rPr>
                <w:rFonts w:cs="Calibri"/>
                <w:szCs w:val="21"/>
              </w:rPr>
            </w:pPr>
          </w:p>
        </w:tc>
        <w:tc>
          <w:tcPr>
            <w:tcW w:w="1621" w:type="dxa"/>
            <w:tcBorders>
              <w:tl2br w:val="nil"/>
              <w:tr2bl w:val="nil"/>
            </w:tcBorders>
            <w:tcMar>
              <w:top w:w="0" w:type="dxa"/>
              <w:left w:w="108" w:type="dxa"/>
              <w:bottom w:w="0" w:type="dxa"/>
              <w:right w:w="108" w:type="dxa"/>
            </w:tcMar>
          </w:tcPr>
          <w:p w:rsidR="006F6268" w:rsidRDefault="006F6268" w:rsidP="00553063">
            <w:pPr>
              <w:jc w:val="left"/>
              <w:rPr>
                <w:szCs w:val="21"/>
              </w:rPr>
            </w:pPr>
          </w:p>
        </w:tc>
        <w:tc>
          <w:tcPr>
            <w:tcW w:w="648" w:type="dxa"/>
            <w:tcBorders>
              <w:tl2br w:val="nil"/>
              <w:tr2bl w:val="nil"/>
            </w:tcBorders>
          </w:tcPr>
          <w:p w:rsidR="006F6268" w:rsidRDefault="006F6268" w:rsidP="00553063">
            <w:pPr>
              <w:jc w:val="center"/>
              <w:rPr>
                <w:szCs w:val="21"/>
              </w:rPr>
            </w:pPr>
            <w:r>
              <w:rPr>
                <w:rFonts w:hint="eastAsia"/>
                <w:szCs w:val="21"/>
              </w:rPr>
              <w:t>N</w:t>
            </w:r>
          </w:p>
        </w:tc>
        <w:tc>
          <w:tcPr>
            <w:tcW w:w="664" w:type="dxa"/>
            <w:tcBorders>
              <w:tl2br w:val="nil"/>
              <w:tr2bl w:val="nil"/>
            </w:tcBorders>
          </w:tcPr>
          <w:p w:rsidR="006F6268" w:rsidRDefault="006F6268" w:rsidP="00553063">
            <w:pPr>
              <w:jc w:val="left"/>
              <w:rPr>
                <w:szCs w:val="21"/>
              </w:rPr>
            </w:pPr>
          </w:p>
        </w:tc>
        <w:tc>
          <w:tcPr>
            <w:tcW w:w="1647" w:type="dxa"/>
            <w:tcBorders>
              <w:tl2br w:val="nil"/>
              <w:tr2bl w:val="nil"/>
            </w:tcBorders>
            <w:vAlign w:val="center"/>
          </w:tcPr>
          <w:p w:rsidR="006F6268" w:rsidRDefault="006F6268" w:rsidP="00553063">
            <w:pPr>
              <w:rPr>
                <w:rFonts w:ascii="宋体" w:hAnsi="宋体" w:cs="宋体"/>
                <w:szCs w:val="21"/>
              </w:rPr>
            </w:pPr>
            <w:r>
              <w:rPr>
                <w:rFonts w:hint="eastAsia"/>
              </w:rPr>
              <w:t>varchar(255)</w:t>
            </w:r>
          </w:p>
        </w:tc>
      </w:tr>
      <w:tr w:rsidR="006F6268" w:rsidTr="00553063">
        <w:trPr>
          <w:trHeight w:val="356"/>
          <w:jc w:val="center"/>
        </w:trPr>
        <w:tc>
          <w:tcPr>
            <w:tcW w:w="1412" w:type="dxa"/>
            <w:tcBorders>
              <w:tl2br w:val="nil"/>
              <w:tr2bl w:val="nil"/>
            </w:tcBorders>
          </w:tcPr>
          <w:p w:rsidR="006F6268" w:rsidRDefault="006F6268" w:rsidP="00553063">
            <w:pPr>
              <w:rPr>
                <w:rFonts w:ascii="宋体" w:hAnsi="宋体"/>
                <w:szCs w:val="21"/>
              </w:rPr>
            </w:pPr>
            <w:r>
              <w:rPr>
                <w:rFonts w:hint="eastAsia"/>
              </w:rPr>
              <w:t>company_name</w:t>
            </w:r>
          </w:p>
        </w:tc>
        <w:tc>
          <w:tcPr>
            <w:tcW w:w="1476" w:type="dxa"/>
            <w:tcBorders>
              <w:tl2br w:val="nil"/>
              <w:tr2bl w:val="nil"/>
            </w:tcBorders>
            <w:tcMar>
              <w:top w:w="0" w:type="dxa"/>
              <w:left w:w="108" w:type="dxa"/>
              <w:bottom w:w="0" w:type="dxa"/>
              <w:right w:w="108" w:type="dxa"/>
            </w:tcMar>
          </w:tcPr>
          <w:p w:rsidR="006F6268" w:rsidRDefault="006F6268" w:rsidP="00553063">
            <w:pPr>
              <w:jc w:val="left"/>
              <w:rPr>
                <w:rFonts w:cs="Calibri"/>
                <w:szCs w:val="21"/>
              </w:rPr>
            </w:pPr>
            <w:r>
              <w:rPr>
                <w:rFonts w:hint="eastAsia"/>
              </w:rPr>
              <w:t>企业名称</w:t>
            </w:r>
          </w:p>
        </w:tc>
        <w:tc>
          <w:tcPr>
            <w:tcW w:w="672" w:type="dxa"/>
            <w:tcBorders>
              <w:tl2br w:val="nil"/>
              <w:tr2bl w:val="nil"/>
            </w:tcBorders>
            <w:tcMar>
              <w:top w:w="0" w:type="dxa"/>
              <w:left w:w="108" w:type="dxa"/>
              <w:bottom w:w="0" w:type="dxa"/>
              <w:right w:w="108" w:type="dxa"/>
            </w:tcMar>
          </w:tcPr>
          <w:p w:rsidR="006F6268" w:rsidRDefault="006F6268" w:rsidP="00553063">
            <w:pPr>
              <w:rPr>
                <w:rFonts w:cs="Calibri"/>
                <w:szCs w:val="21"/>
              </w:rPr>
            </w:pPr>
          </w:p>
        </w:tc>
        <w:tc>
          <w:tcPr>
            <w:tcW w:w="1621" w:type="dxa"/>
            <w:tcBorders>
              <w:tl2br w:val="nil"/>
              <w:tr2bl w:val="nil"/>
            </w:tcBorders>
            <w:tcMar>
              <w:top w:w="0" w:type="dxa"/>
              <w:left w:w="108" w:type="dxa"/>
              <w:bottom w:w="0" w:type="dxa"/>
              <w:right w:w="108" w:type="dxa"/>
            </w:tcMar>
          </w:tcPr>
          <w:p w:rsidR="006F6268" w:rsidRDefault="006F6268" w:rsidP="00553063">
            <w:pPr>
              <w:jc w:val="left"/>
              <w:rPr>
                <w:szCs w:val="21"/>
              </w:rPr>
            </w:pPr>
          </w:p>
        </w:tc>
        <w:tc>
          <w:tcPr>
            <w:tcW w:w="648" w:type="dxa"/>
            <w:tcBorders>
              <w:tl2br w:val="nil"/>
              <w:tr2bl w:val="nil"/>
            </w:tcBorders>
          </w:tcPr>
          <w:p w:rsidR="006F6268" w:rsidRDefault="006F6268" w:rsidP="00553063">
            <w:pPr>
              <w:jc w:val="center"/>
              <w:rPr>
                <w:szCs w:val="21"/>
              </w:rPr>
            </w:pPr>
            <w:r>
              <w:rPr>
                <w:rFonts w:hint="eastAsia"/>
                <w:szCs w:val="21"/>
              </w:rPr>
              <w:t>N</w:t>
            </w:r>
          </w:p>
        </w:tc>
        <w:tc>
          <w:tcPr>
            <w:tcW w:w="664" w:type="dxa"/>
            <w:tcBorders>
              <w:tl2br w:val="nil"/>
              <w:tr2bl w:val="nil"/>
            </w:tcBorders>
          </w:tcPr>
          <w:p w:rsidR="006F6268" w:rsidRDefault="006F6268" w:rsidP="00553063">
            <w:pPr>
              <w:jc w:val="left"/>
              <w:rPr>
                <w:szCs w:val="21"/>
              </w:rPr>
            </w:pPr>
          </w:p>
        </w:tc>
        <w:tc>
          <w:tcPr>
            <w:tcW w:w="1647" w:type="dxa"/>
            <w:tcBorders>
              <w:tl2br w:val="nil"/>
              <w:tr2bl w:val="nil"/>
            </w:tcBorders>
            <w:vAlign w:val="center"/>
          </w:tcPr>
          <w:p w:rsidR="006F6268" w:rsidRDefault="006F6268" w:rsidP="00553063">
            <w:pPr>
              <w:rPr>
                <w:rFonts w:ascii="宋体" w:hAnsi="宋体" w:cs="宋体"/>
                <w:szCs w:val="21"/>
              </w:rPr>
            </w:pPr>
            <w:r>
              <w:rPr>
                <w:rFonts w:hint="eastAsia"/>
              </w:rPr>
              <w:t>varchar(255)</w:t>
            </w:r>
          </w:p>
        </w:tc>
      </w:tr>
      <w:tr w:rsidR="006F6268" w:rsidTr="00553063">
        <w:trPr>
          <w:trHeight w:val="356"/>
          <w:jc w:val="center"/>
        </w:trPr>
        <w:tc>
          <w:tcPr>
            <w:tcW w:w="1412" w:type="dxa"/>
            <w:tcBorders>
              <w:tl2br w:val="nil"/>
              <w:tr2bl w:val="nil"/>
            </w:tcBorders>
          </w:tcPr>
          <w:p w:rsidR="006F6268" w:rsidRDefault="006F6268" w:rsidP="00553063">
            <w:pPr>
              <w:rPr>
                <w:rFonts w:ascii="宋体" w:hAnsi="宋体"/>
                <w:szCs w:val="21"/>
              </w:rPr>
            </w:pPr>
            <w:r>
              <w:rPr>
                <w:rFonts w:hint="eastAsia"/>
              </w:rPr>
              <w:t>org_barcode</w:t>
            </w:r>
          </w:p>
        </w:tc>
        <w:tc>
          <w:tcPr>
            <w:tcW w:w="1476" w:type="dxa"/>
            <w:tcBorders>
              <w:tl2br w:val="nil"/>
              <w:tr2bl w:val="nil"/>
            </w:tcBorders>
            <w:tcMar>
              <w:top w:w="0" w:type="dxa"/>
              <w:left w:w="108" w:type="dxa"/>
              <w:bottom w:w="0" w:type="dxa"/>
              <w:right w:w="108" w:type="dxa"/>
            </w:tcMar>
          </w:tcPr>
          <w:p w:rsidR="006F6268" w:rsidRDefault="006F6268" w:rsidP="00553063">
            <w:pPr>
              <w:jc w:val="left"/>
              <w:rPr>
                <w:rFonts w:cs="Calibri"/>
                <w:szCs w:val="21"/>
              </w:rPr>
            </w:pPr>
            <w:r>
              <w:rPr>
                <w:rFonts w:hint="eastAsia"/>
              </w:rPr>
              <w:t>组织机构代码</w:t>
            </w:r>
          </w:p>
        </w:tc>
        <w:tc>
          <w:tcPr>
            <w:tcW w:w="672" w:type="dxa"/>
            <w:tcBorders>
              <w:tl2br w:val="nil"/>
              <w:tr2bl w:val="nil"/>
            </w:tcBorders>
            <w:tcMar>
              <w:top w:w="0" w:type="dxa"/>
              <w:left w:w="108" w:type="dxa"/>
              <w:bottom w:w="0" w:type="dxa"/>
              <w:right w:w="108" w:type="dxa"/>
            </w:tcMar>
          </w:tcPr>
          <w:p w:rsidR="006F6268" w:rsidRDefault="006F6268" w:rsidP="00553063">
            <w:pPr>
              <w:rPr>
                <w:rFonts w:cs="Calibri"/>
                <w:szCs w:val="21"/>
              </w:rPr>
            </w:pPr>
          </w:p>
        </w:tc>
        <w:tc>
          <w:tcPr>
            <w:tcW w:w="1621" w:type="dxa"/>
            <w:tcBorders>
              <w:tl2br w:val="nil"/>
              <w:tr2bl w:val="nil"/>
            </w:tcBorders>
            <w:tcMar>
              <w:top w:w="0" w:type="dxa"/>
              <w:left w:w="108" w:type="dxa"/>
              <w:bottom w:w="0" w:type="dxa"/>
              <w:right w:w="108" w:type="dxa"/>
            </w:tcMar>
          </w:tcPr>
          <w:p w:rsidR="006F6268" w:rsidRDefault="006F6268" w:rsidP="00553063">
            <w:pPr>
              <w:jc w:val="left"/>
              <w:rPr>
                <w:szCs w:val="21"/>
              </w:rPr>
            </w:pPr>
          </w:p>
        </w:tc>
        <w:tc>
          <w:tcPr>
            <w:tcW w:w="648" w:type="dxa"/>
            <w:tcBorders>
              <w:tl2br w:val="nil"/>
              <w:tr2bl w:val="nil"/>
            </w:tcBorders>
          </w:tcPr>
          <w:p w:rsidR="006F6268" w:rsidRDefault="006F6268" w:rsidP="00553063">
            <w:pPr>
              <w:jc w:val="center"/>
              <w:rPr>
                <w:szCs w:val="21"/>
              </w:rPr>
            </w:pPr>
            <w:r>
              <w:rPr>
                <w:rFonts w:hint="eastAsia"/>
                <w:szCs w:val="21"/>
              </w:rPr>
              <w:t>Y</w:t>
            </w:r>
          </w:p>
        </w:tc>
        <w:tc>
          <w:tcPr>
            <w:tcW w:w="664" w:type="dxa"/>
            <w:tcBorders>
              <w:tl2br w:val="nil"/>
              <w:tr2bl w:val="nil"/>
            </w:tcBorders>
          </w:tcPr>
          <w:p w:rsidR="006F6268" w:rsidRDefault="006F6268" w:rsidP="00553063">
            <w:pPr>
              <w:jc w:val="left"/>
              <w:rPr>
                <w:szCs w:val="21"/>
              </w:rPr>
            </w:pPr>
          </w:p>
        </w:tc>
        <w:tc>
          <w:tcPr>
            <w:tcW w:w="1647" w:type="dxa"/>
            <w:tcBorders>
              <w:tl2br w:val="nil"/>
              <w:tr2bl w:val="nil"/>
            </w:tcBorders>
            <w:vAlign w:val="center"/>
          </w:tcPr>
          <w:p w:rsidR="006F6268" w:rsidRDefault="006F6268" w:rsidP="00553063">
            <w:pPr>
              <w:rPr>
                <w:rFonts w:ascii="宋体" w:hAnsi="宋体" w:cs="宋体"/>
                <w:szCs w:val="21"/>
              </w:rPr>
            </w:pPr>
            <w:r>
              <w:rPr>
                <w:rFonts w:hint="eastAsia"/>
              </w:rPr>
              <w:t>varchar(255)</w:t>
            </w:r>
          </w:p>
        </w:tc>
      </w:tr>
      <w:tr w:rsidR="006F6268" w:rsidTr="00553063">
        <w:trPr>
          <w:trHeight w:val="356"/>
          <w:jc w:val="center"/>
        </w:trPr>
        <w:tc>
          <w:tcPr>
            <w:tcW w:w="1412" w:type="dxa"/>
            <w:tcBorders>
              <w:tl2br w:val="nil"/>
              <w:tr2bl w:val="nil"/>
            </w:tcBorders>
          </w:tcPr>
          <w:p w:rsidR="006F6268" w:rsidRDefault="006F6268" w:rsidP="00553063">
            <w:r>
              <w:rPr>
                <w:rFonts w:hint="eastAsia"/>
              </w:rPr>
              <w:t>trade_code</w:t>
            </w:r>
          </w:p>
        </w:tc>
        <w:tc>
          <w:tcPr>
            <w:tcW w:w="1476" w:type="dxa"/>
            <w:tcBorders>
              <w:tl2br w:val="nil"/>
              <w:tr2bl w:val="nil"/>
            </w:tcBorders>
            <w:tcMar>
              <w:top w:w="0" w:type="dxa"/>
              <w:left w:w="108" w:type="dxa"/>
              <w:bottom w:w="0" w:type="dxa"/>
              <w:right w:w="108" w:type="dxa"/>
            </w:tcMar>
          </w:tcPr>
          <w:p w:rsidR="006F6268" w:rsidRDefault="006F6268" w:rsidP="00553063">
            <w:pPr>
              <w:jc w:val="left"/>
              <w:rPr>
                <w:rFonts w:cs="Calibri"/>
                <w:szCs w:val="21"/>
              </w:rPr>
            </w:pPr>
            <w:r>
              <w:rPr>
                <w:rFonts w:hint="eastAsia"/>
              </w:rPr>
              <w:t>对外贸易经营企业代码</w:t>
            </w:r>
          </w:p>
        </w:tc>
        <w:tc>
          <w:tcPr>
            <w:tcW w:w="672" w:type="dxa"/>
            <w:tcBorders>
              <w:tl2br w:val="nil"/>
              <w:tr2bl w:val="nil"/>
            </w:tcBorders>
            <w:tcMar>
              <w:top w:w="0" w:type="dxa"/>
              <w:left w:w="108" w:type="dxa"/>
              <w:bottom w:w="0" w:type="dxa"/>
              <w:right w:w="108" w:type="dxa"/>
            </w:tcMar>
          </w:tcPr>
          <w:p w:rsidR="006F6268" w:rsidRDefault="006F6268" w:rsidP="00553063">
            <w:pPr>
              <w:rPr>
                <w:rFonts w:cs="Calibri"/>
                <w:szCs w:val="21"/>
              </w:rPr>
            </w:pPr>
          </w:p>
        </w:tc>
        <w:tc>
          <w:tcPr>
            <w:tcW w:w="1621" w:type="dxa"/>
            <w:tcBorders>
              <w:tl2br w:val="nil"/>
              <w:tr2bl w:val="nil"/>
            </w:tcBorders>
            <w:tcMar>
              <w:top w:w="0" w:type="dxa"/>
              <w:left w:w="108" w:type="dxa"/>
              <w:bottom w:w="0" w:type="dxa"/>
              <w:right w:w="108" w:type="dxa"/>
            </w:tcMar>
          </w:tcPr>
          <w:p w:rsidR="006F6268" w:rsidRDefault="006F6268" w:rsidP="00553063">
            <w:pPr>
              <w:jc w:val="left"/>
            </w:pPr>
          </w:p>
        </w:tc>
        <w:tc>
          <w:tcPr>
            <w:tcW w:w="648" w:type="dxa"/>
            <w:tcBorders>
              <w:tl2br w:val="nil"/>
              <w:tr2bl w:val="nil"/>
            </w:tcBorders>
          </w:tcPr>
          <w:p w:rsidR="006F6268" w:rsidRDefault="006F6268" w:rsidP="00553063">
            <w:pPr>
              <w:jc w:val="center"/>
              <w:rPr>
                <w:szCs w:val="21"/>
              </w:rPr>
            </w:pPr>
            <w:r>
              <w:rPr>
                <w:rFonts w:hint="eastAsia"/>
                <w:szCs w:val="21"/>
              </w:rPr>
              <w:t>Y</w:t>
            </w:r>
          </w:p>
        </w:tc>
        <w:tc>
          <w:tcPr>
            <w:tcW w:w="664" w:type="dxa"/>
            <w:tcBorders>
              <w:tl2br w:val="nil"/>
              <w:tr2bl w:val="nil"/>
            </w:tcBorders>
          </w:tcPr>
          <w:p w:rsidR="006F6268" w:rsidRDefault="006F6268" w:rsidP="00553063">
            <w:pPr>
              <w:jc w:val="left"/>
              <w:rPr>
                <w:szCs w:val="21"/>
              </w:rPr>
            </w:pPr>
          </w:p>
        </w:tc>
        <w:tc>
          <w:tcPr>
            <w:tcW w:w="1647" w:type="dxa"/>
            <w:tcBorders>
              <w:tl2br w:val="nil"/>
              <w:tr2bl w:val="nil"/>
            </w:tcBorders>
            <w:vAlign w:val="center"/>
          </w:tcPr>
          <w:p w:rsidR="006F6268" w:rsidRDefault="006F6268" w:rsidP="00553063">
            <w:r>
              <w:rPr>
                <w:rFonts w:hint="eastAsia"/>
              </w:rPr>
              <w:t>varchar(20)</w:t>
            </w:r>
          </w:p>
        </w:tc>
      </w:tr>
      <w:tr w:rsidR="006F6268" w:rsidTr="00553063">
        <w:trPr>
          <w:trHeight w:val="356"/>
          <w:jc w:val="center"/>
        </w:trPr>
        <w:tc>
          <w:tcPr>
            <w:tcW w:w="1412" w:type="dxa"/>
            <w:tcBorders>
              <w:tl2br w:val="nil"/>
              <w:tr2bl w:val="nil"/>
            </w:tcBorders>
          </w:tcPr>
          <w:p w:rsidR="006F6268" w:rsidRDefault="006F6268" w:rsidP="00553063">
            <w:pPr>
              <w:jc w:val="center"/>
              <w:rPr>
                <w:rFonts w:ascii="宋体" w:hAnsi="宋体"/>
                <w:szCs w:val="21"/>
              </w:rPr>
            </w:pPr>
            <w:r>
              <w:rPr>
                <w:rFonts w:hint="eastAsia"/>
              </w:rPr>
              <w:t>certificate_code</w:t>
            </w:r>
          </w:p>
        </w:tc>
        <w:tc>
          <w:tcPr>
            <w:tcW w:w="1476" w:type="dxa"/>
            <w:tcBorders>
              <w:tl2br w:val="nil"/>
              <w:tr2bl w:val="nil"/>
            </w:tcBorders>
            <w:tcMar>
              <w:top w:w="0" w:type="dxa"/>
              <w:left w:w="108" w:type="dxa"/>
              <w:bottom w:w="0" w:type="dxa"/>
              <w:right w:w="108" w:type="dxa"/>
            </w:tcMar>
          </w:tcPr>
          <w:p w:rsidR="006F6268" w:rsidRDefault="006F6268" w:rsidP="00553063">
            <w:pPr>
              <w:jc w:val="left"/>
              <w:rPr>
                <w:rFonts w:cs="Calibri"/>
                <w:szCs w:val="21"/>
              </w:rPr>
            </w:pPr>
            <w:r>
              <w:rPr>
                <w:rFonts w:cs="Calibri" w:hint="eastAsia"/>
                <w:szCs w:val="21"/>
              </w:rPr>
              <w:t>统一社会信用代码</w:t>
            </w:r>
          </w:p>
        </w:tc>
        <w:tc>
          <w:tcPr>
            <w:tcW w:w="672" w:type="dxa"/>
            <w:tcBorders>
              <w:tl2br w:val="nil"/>
              <w:tr2bl w:val="nil"/>
            </w:tcBorders>
            <w:tcMar>
              <w:top w:w="0" w:type="dxa"/>
              <w:left w:w="108" w:type="dxa"/>
              <w:bottom w:w="0" w:type="dxa"/>
              <w:right w:w="108" w:type="dxa"/>
            </w:tcMar>
          </w:tcPr>
          <w:p w:rsidR="006F6268" w:rsidRDefault="006F6268" w:rsidP="00553063">
            <w:pPr>
              <w:rPr>
                <w:rFonts w:cs="Calibri"/>
                <w:szCs w:val="21"/>
              </w:rPr>
            </w:pPr>
          </w:p>
        </w:tc>
        <w:tc>
          <w:tcPr>
            <w:tcW w:w="1621" w:type="dxa"/>
            <w:tcBorders>
              <w:tl2br w:val="nil"/>
              <w:tr2bl w:val="nil"/>
            </w:tcBorders>
            <w:tcMar>
              <w:top w:w="0" w:type="dxa"/>
              <w:left w:w="108" w:type="dxa"/>
              <w:bottom w:w="0" w:type="dxa"/>
              <w:right w:w="108" w:type="dxa"/>
            </w:tcMar>
          </w:tcPr>
          <w:p w:rsidR="006F6268" w:rsidRDefault="006F6268" w:rsidP="00553063">
            <w:pPr>
              <w:jc w:val="left"/>
              <w:rPr>
                <w:szCs w:val="21"/>
              </w:rPr>
            </w:pPr>
          </w:p>
        </w:tc>
        <w:tc>
          <w:tcPr>
            <w:tcW w:w="648" w:type="dxa"/>
            <w:tcBorders>
              <w:tl2br w:val="nil"/>
              <w:tr2bl w:val="nil"/>
            </w:tcBorders>
          </w:tcPr>
          <w:p w:rsidR="006F6268" w:rsidRDefault="006F6268" w:rsidP="00553063">
            <w:pPr>
              <w:jc w:val="center"/>
              <w:rPr>
                <w:szCs w:val="21"/>
              </w:rPr>
            </w:pPr>
            <w:r>
              <w:rPr>
                <w:rFonts w:hint="eastAsia"/>
                <w:szCs w:val="21"/>
              </w:rPr>
              <w:t>Y</w:t>
            </w:r>
          </w:p>
        </w:tc>
        <w:tc>
          <w:tcPr>
            <w:tcW w:w="664" w:type="dxa"/>
            <w:tcBorders>
              <w:tl2br w:val="nil"/>
              <w:tr2bl w:val="nil"/>
            </w:tcBorders>
          </w:tcPr>
          <w:p w:rsidR="006F6268" w:rsidRDefault="006F6268" w:rsidP="00553063">
            <w:pPr>
              <w:jc w:val="left"/>
              <w:rPr>
                <w:szCs w:val="21"/>
              </w:rPr>
            </w:pPr>
          </w:p>
        </w:tc>
        <w:tc>
          <w:tcPr>
            <w:tcW w:w="1647" w:type="dxa"/>
            <w:tcBorders>
              <w:tl2br w:val="nil"/>
              <w:tr2bl w:val="nil"/>
            </w:tcBorders>
            <w:vAlign w:val="center"/>
          </w:tcPr>
          <w:p w:rsidR="006F6268" w:rsidRDefault="006F6268" w:rsidP="00553063">
            <w:pPr>
              <w:rPr>
                <w:rFonts w:ascii="宋体" w:hAnsi="宋体" w:cs="宋体"/>
                <w:szCs w:val="21"/>
              </w:rPr>
            </w:pPr>
            <w:r>
              <w:rPr>
                <w:rFonts w:hint="eastAsia"/>
              </w:rPr>
              <w:t>varchar(255)</w:t>
            </w:r>
          </w:p>
        </w:tc>
      </w:tr>
      <w:tr w:rsidR="006F6268" w:rsidTr="00553063">
        <w:trPr>
          <w:trHeight w:val="356"/>
          <w:jc w:val="center"/>
        </w:trPr>
        <w:tc>
          <w:tcPr>
            <w:tcW w:w="1412" w:type="dxa"/>
            <w:tcBorders>
              <w:tl2br w:val="nil"/>
              <w:tr2bl w:val="nil"/>
            </w:tcBorders>
          </w:tcPr>
          <w:p w:rsidR="006F6268" w:rsidRPr="00E471F9" w:rsidRDefault="006F6268" w:rsidP="00553063">
            <w:pPr>
              <w:rPr>
                <w:rPrChange w:id="2136" w:author="xlli" w:date="2017-11-16T17:30:00Z">
                  <w:rPr>
                    <w:rStyle w:val="ad"/>
                    <w:i w:val="0"/>
                    <w:color w:val="333333"/>
                    <w:shd w:val="clear" w:color="auto" w:fill="FFFFFF"/>
                  </w:rPr>
                </w:rPrChange>
              </w:rPr>
            </w:pPr>
            <w:r w:rsidRPr="00E471F9">
              <w:rPr>
                <w:rPrChange w:id="2137" w:author="xlli" w:date="2017-11-16T17:30:00Z">
                  <w:rPr>
                    <w:rStyle w:val="ad"/>
                    <w:rFonts w:asciiTheme="majorHAnsi" w:eastAsiaTheme="majorEastAsia"/>
                    <w:b/>
                    <w:bCs/>
                    <w:i w:val="0"/>
                    <w:color w:val="333333"/>
                    <w:spacing w:val="5"/>
                    <w:sz w:val="30"/>
                    <w:shd w:val="clear" w:color="auto" w:fill="FFFFFF"/>
                  </w:rPr>
                </w:rPrChange>
              </w:rPr>
              <w:t>area</w:t>
            </w:r>
          </w:p>
        </w:tc>
        <w:tc>
          <w:tcPr>
            <w:tcW w:w="1476" w:type="dxa"/>
            <w:tcBorders>
              <w:tl2br w:val="nil"/>
              <w:tr2bl w:val="nil"/>
            </w:tcBorders>
            <w:tcMar>
              <w:top w:w="0" w:type="dxa"/>
              <w:left w:w="108" w:type="dxa"/>
              <w:bottom w:w="0" w:type="dxa"/>
              <w:right w:w="108" w:type="dxa"/>
            </w:tcMar>
          </w:tcPr>
          <w:p w:rsidR="006F6268" w:rsidRDefault="006F6268" w:rsidP="00553063">
            <w:pPr>
              <w:jc w:val="left"/>
            </w:pPr>
            <w:r>
              <w:rPr>
                <w:rFonts w:hint="eastAsia"/>
              </w:rPr>
              <w:t>所属园区</w:t>
            </w:r>
          </w:p>
        </w:tc>
        <w:tc>
          <w:tcPr>
            <w:tcW w:w="672" w:type="dxa"/>
            <w:tcBorders>
              <w:tl2br w:val="nil"/>
              <w:tr2bl w:val="nil"/>
            </w:tcBorders>
            <w:tcMar>
              <w:top w:w="0" w:type="dxa"/>
              <w:left w:w="108" w:type="dxa"/>
              <w:bottom w:w="0" w:type="dxa"/>
              <w:right w:w="108" w:type="dxa"/>
            </w:tcMar>
          </w:tcPr>
          <w:p w:rsidR="006F6268" w:rsidRDefault="006F6268" w:rsidP="00553063">
            <w:pPr>
              <w:rPr>
                <w:rFonts w:cs="Calibri"/>
                <w:szCs w:val="21"/>
              </w:rPr>
            </w:pPr>
          </w:p>
        </w:tc>
        <w:tc>
          <w:tcPr>
            <w:tcW w:w="1621" w:type="dxa"/>
            <w:tcBorders>
              <w:tl2br w:val="nil"/>
              <w:tr2bl w:val="nil"/>
            </w:tcBorders>
            <w:tcMar>
              <w:top w:w="0" w:type="dxa"/>
              <w:left w:w="108" w:type="dxa"/>
              <w:bottom w:w="0" w:type="dxa"/>
              <w:right w:w="108" w:type="dxa"/>
            </w:tcMar>
          </w:tcPr>
          <w:p w:rsidR="006F6268" w:rsidRDefault="006F6268" w:rsidP="00553063">
            <w:pPr>
              <w:jc w:val="left"/>
              <w:rPr>
                <w:szCs w:val="21"/>
              </w:rPr>
            </w:pPr>
          </w:p>
        </w:tc>
        <w:tc>
          <w:tcPr>
            <w:tcW w:w="648" w:type="dxa"/>
            <w:tcBorders>
              <w:tl2br w:val="nil"/>
              <w:tr2bl w:val="nil"/>
            </w:tcBorders>
          </w:tcPr>
          <w:p w:rsidR="006F6268" w:rsidRDefault="006F6268" w:rsidP="00553063">
            <w:pPr>
              <w:jc w:val="center"/>
              <w:rPr>
                <w:szCs w:val="21"/>
              </w:rPr>
            </w:pPr>
            <w:r>
              <w:rPr>
                <w:rFonts w:hint="eastAsia"/>
                <w:szCs w:val="21"/>
              </w:rPr>
              <w:t>N</w:t>
            </w:r>
          </w:p>
        </w:tc>
        <w:tc>
          <w:tcPr>
            <w:tcW w:w="664" w:type="dxa"/>
            <w:tcBorders>
              <w:tl2br w:val="nil"/>
              <w:tr2bl w:val="nil"/>
            </w:tcBorders>
          </w:tcPr>
          <w:p w:rsidR="006F6268" w:rsidRDefault="006F6268" w:rsidP="00553063">
            <w:pPr>
              <w:jc w:val="left"/>
              <w:rPr>
                <w:szCs w:val="21"/>
              </w:rPr>
            </w:pPr>
          </w:p>
        </w:tc>
        <w:tc>
          <w:tcPr>
            <w:tcW w:w="1647" w:type="dxa"/>
            <w:tcBorders>
              <w:tl2br w:val="nil"/>
              <w:tr2bl w:val="nil"/>
            </w:tcBorders>
            <w:vAlign w:val="center"/>
          </w:tcPr>
          <w:p w:rsidR="006F6268" w:rsidRDefault="006F6268" w:rsidP="00553063">
            <w:r>
              <w:rPr>
                <w:rFonts w:hint="eastAsia"/>
              </w:rPr>
              <w:t>varchar(255)</w:t>
            </w:r>
          </w:p>
        </w:tc>
      </w:tr>
      <w:tr w:rsidR="006F6268" w:rsidTr="00553063">
        <w:trPr>
          <w:trHeight w:val="356"/>
          <w:jc w:val="center"/>
        </w:trPr>
        <w:tc>
          <w:tcPr>
            <w:tcW w:w="1412" w:type="dxa"/>
            <w:tcBorders>
              <w:tl2br w:val="nil"/>
              <w:tr2bl w:val="nil"/>
            </w:tcBorders>
          </w:tcPr>
          <w:p w:rsidR="006F6268" w:rsidRDefault="006F6268" w:rsidP="00553063">
            <w:r w:rsidRPr="00E471F9">
              <w:rPr>
                <w:rPrChange w:id="2138" w:author="xlli" w:date="2017-11-16T17:30:00Z">
                  <w:rPr>
                    <w:rStyle w:val="ad"/>
                    <w:rFonts w:asciiTheme="majorHAnsi" w:eastAsiaTheme="majorEastAsia"/>
                    <w:b/>
                    <w:bCs/>
                    <w:i w:val="0"/>
                    <w:color w:val="333333"/>
                    <w:spacing w:val="5"/>
                    <w:sz w:val="30"/>
                    <w:shd w:val="clear" w:color="auto" w:fill="FFFFFF"/>
                  </w:rPr>
                </w:rPrChange>
              </w:rPr>
              <w:t>technical_field</w:t>
            </w:r>
          </w:p>
        </w:tc>
        <w:tc>
          <w:tcPr>
            <w:tcW w:w="1476" w:type="dxa"/>
            <w:tcBorders>
              <w:tl2br w:val="nil"/>
              <w:tr2bl w:val="nil"/>
            </w:tcBorders>
            <w:tcMar>
              <w:top w:w="0" w:type="dxa"/>
              <w:left w:w="108" w:type="dxa"/>
              <w:bottom w:w="0" w:type="dxa"/>
              <w:right w:w="108" w:type="dxa"/>
            </w:tcMar>
          </w:tcPr>
          <w:p w:rsidR="006F6268" w:rsidRDefault="006F6268" w:rsidP="00553063">
            <w:pPr>
              <w:jc w:val="left"/>
            </w:pPr>
            <w:r>
              <w:rPr>
                <w:rFonts w:hint="eastAsia"/>
              </w:rPr>
              <w:t>技术领域</w:t>
            </w:r>
          </w:p>
        </w:tc>
        <w:tc>
          <w:tcPr>
            <w:tcW w:w="672" w:type="dxa"/>
            <w:tcBorders>
              <w:tl2br w:val="nil"/>
              <w:tr2bl w:val="nil"/>
            </w:tcBorders>
            <w:tcMar>
              <w:top w:w="0" w:type="dxa"/>
              <w:left w:w="108" w:type="dxa"/>
              <w:bottom w:w="0" w:type="dxa"/>
              <w:right w:w="108" w:type="dxa"/>
            </w:tcMar>
          </w:tcPr>
          <w:p w:rsidR="006F6268" w:rsidRDefault="006F6268" w:rsidP="00553063">
            <w:pPr>
              <w:rPr>
                <w:rFonts w:cs="Calibri"/>
                <w:szCs w:val="21"/>
              </w:rPr>
            </w:pPr>
          </w:p>
        </w:tc>
        <w:tc>
          <w:tcPr>
            <w:tcW w:w="1621" w:type="dxa"/>
            <w:tcBorders>
              <w:tl2br w:val="nil"/>
              <w:tr2bl w:val="nil"/>
            </w:tcBorders>
            <w:tcMar>
              <w:top w:w="0" w:type="dxa"/>
              <w:left w:w="108" w:type="dxa"/>
              <w:bottom w:w="0" w:type="dxa"/>
              <w:right w:w="108" w:type="dxa"/>
            </w:tcMar>
          </w:tcPr>
          <w:p w:rsidR="006F6268" w:rsidRDefault="006F6268" w:rsidP="00553063">
            <w:pPr>
              <w:jc w:val="left"/>
              <w:rPr>
                <w:szCs w:val="21"/>
              </w:rPr>
            </w:pPr>
          </w:p>
        </w:tc>
        <w:tc>
          <w:tcPr>
            <w:tcW w:w="648" w:type="dxa"/>
            <w:tcBorders>
              <w:tl2br w:val="nil"/>
              <w:tr2bl w:val="nil"/>
            </w:tcBorders>
          </w:tcPr>
          <w:p w:rsidR="006F6268" w:rsidRDefault="006F6268" w:rsidP="00553063">
            <w:pPr>
              <w:jc w:val="center"/>
              <w:rPr>
                <w:szCs w:val="21"/>
              </w:rPr>
            </w:pPr>
            <w:r>
              <w:rPr>
                <w:rFonts w:hint="eastAsia"/>
                <w:szCs w:val="21"/>
              </w:rPr>
              <w:t>N</w:t>
            </w:r>
          </w:p>
        </w:tc>
        <w:tc>
          <w:tcPr>
            <w:tcW w:w="664" w:type="dxa"/>
            <w:tcBorders>
              <w:tl2br w:val="nil"/>
              <w:tr2bl w:val="nil"/>
            </w:tcBorders>
          </w:tcPr>
          <w:p w:rsidR="006F6268" w:rsidRDefault="006F6268" w:rsidP="00553063">
            <w:pPr>
              <w:jc w:val="left"/>
              <w:rPr>
                <w:szCs w:val="21"/>
              </w:rPr>
            </w:pPr>
          </w:p>
        </w:tc>
        <w:tc>
          <w:tcPr>
            <w:tcW w:w="1647" w:type="dxa"/>
            <w:tcBorders>
              <w:tl2br w:val="nil"/>
              <w:tr2bl w:val="nil"/>
            </w:tcBorders>
            <w:vAlign w:val="center"/>
          </w:tcPr>
          <w:p w:rsidR="006F6268" w:rsidRDefault="006F6268" w:rsidP="00553063">
            <w:r>
              <w:rPr>
                <w:rFonts w:hint="eastAsia"/>
              </w:rPr>
              <w:t>varchar(255)</w:t>
            </w:r>
          </w:p>
        </w:tc>
      </w:tr>
    </w:tbl>
    <w:p w:rsidR="00421069" w:rsidRDefault="0057393B">
      <w:pPr>
        <w:pStyle w:val="4"/>
        <w:rPr>
          <w:ins w:id="2139" w:author="xlli" w:date="2017-11-17T16:33:00Z"/>
        </w:rPr>
        <w:pPrChange w:id="2140" w:author="xlli" w:date="2017-11-17T16:33:00Z">
          <w:pPr/>
        </w:pPrChange>
      </w:pPr>
      <w:ins w:id="2141" w:author="xlli" w:date="2017-11-17T16:33:00Z">
        <w:r>
          <w:rPr>
            <w:rFonts w:hint="eastAsia"/>
          </w:rPr>
          <w:t xml:space="preserve"> </w:t>
        </w:r>
        <w:r>
          <w:rPr>
            <w:rFonts w:hint="eastAsia"/>
          </w:rPr>
          <w:t>消息通知</w:t>
        </w:r>
      </w:ins>
      <w:ins w:id="2142" w:author="xlli" w:date="2017-11-23T14:57:00Z">
        <w:r w:rsidR="001137A1">
          <w:rPr>
            <w:rFonts w:hint="eastAsia"/>
          </w:rPr>
          <w:t>（</w:t>
        </w:r>
      </w:ins>
      <w:ins w:id="2143" w:author="xlli" w:date="2017-11-23T14:58:00Z">
        <w:r w:rsidR="001137A1">
          <w:rPr>
            <w:rFonts w:hint="eastAsia"/>
          </w:rPr>
          <w:t>message</w:t>
        </w:r>
      </w:ins>
      <w:ins w:id="2144" w:author="xlli" w:date="2017-11-23T14:57:00Z">
        <w:r w:rsidR="001137A1">
          <w:rPr>
            <w:rFonts w:hint="eastAsia"/>
          </w:rPr>
          <w:t>）</w:t>
        </w:r>
      </w:ins>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412"/>
        <w:gridCol w:w="1476"/>
        <w:gridCol w:w="672"/>
        <w:gridCol w:w="1621"/>
        <w:gridCol w:w="648"/>
        <w:gridCol w:w="664"/>
        <w:gridCol w:w="1647"/>
      </w:tblGrid>
      <w:tr w:rsidR="0057393B" w:rsidTr="008616EC">
        <w:trPr>
          <w:trHeight w:val="356"/>
          <w:jc w:val="center"/>
          <w:ins w:id="2145" w:author="xlli" w:date="2017-11-17T16:33:00Z"/>
        </w:trPr>
        <w:tc>
          <w:tcPr>
            <w:tcW w:w="1412" w:type="dxa"/>
            <w:tcBorders>
              <w:tl2br w:val="nil"/>
              <w:tr2bl w:val="nil"/>
            </w:tcBorders>
          </w:tcPr>
          <w:p w:rsidR="0057393B" w:rsidRDefault="0057393B" w:rsidP="008616EC">
            <w:pPr>
              <w:rPr>
                <w:ins w:id="2146" w:author="xlli" w:date="2017-11-17T16:33:00Z"/>
                <w:rFonts w:ascii="宋体" w:hAnsi="宋体"/>
                <w:b/>
                <w:szCs w:val="21"/>
              </w:rPr>
            </w:pPr>
            <w:ins w:id="2147" w:author="xlli" w:date="2017-11-17T16:34:00Z">
              <w:r w:rsidRPr="0057393B">
                <w:rPr>
                  <w:rFonts w:ascii="宋体" w:hAnsi="宋体"/>
                  <w:b/>
                  <w:szCs w:val="21"/>
                </w:rPr>
                <w:t>MESSAGE</w:t>
              </w:r>
            </w:ins>
          </w:p>
        </w:tc>
        <w:tc>
          <w:tcPr>
            <w:tcW w:w="6728" w:type="dxa"/>
            <w:gridSpan w:val="6"/>
            <w:tcBorders>
              <w:tl2br w:val="nil"/>
              <w:tr2bl w:val="nil"/>
            </w:tcBorders>
            <w:tcMar>
              <w:top w:w="0" w:type="dxa"/>
              <w:left w:w="108" w:type="dxa"/>
              <w:bottom w:w="0" w:type="dxa"/>
              <w:right w:w="108" w:type="dxa"/>
            </w:tcMar>
          </w:tcPr>
          <w:p w:rsidR="0057393B" w:rsidRDefault="0057393B" w:rsidP="008616EC">
            <w:pPr>
              <w:rPr>
                <w:ins w:id="2148" w:author="xlli" w:date="2017-11-17T16:33:00Z"/>
                <w:rFonts w:ascii="宋体" w:hAnsi="宋体"/>
                <w:szCs w:val="21"/>
              </w:rPr>
            </w:pPr>
            <w:ins w:id="2149" w:author="xlli" w:date="2017-11-17T16:34:00Z">
              <w:r>
                <w:rPr>
                  <w:rFonts w:ascii="宋体" w:hAnsi="宋体" w:hint="eastAsia"/>
                  <w:b/>
                  <w:szCs w:val="21"/>
                </w:rPr>
                <w:t>消息通知表</w:t>
              </w:r>
            </w:ins>
          </w:p>
        </w:tc>
      </w:tr>
      <w:tr w:rsidR="0057393B" w:rsidTr="008616EC">
        <w:trPr>
          <w:trHeight w:val="360"/>
          <w:jc w:val="center"/>
          <w:ins w:id="2150" w:author="xlli" w:date="2017-11-17T16:33:00Z"/>
        </w:trPr>
        <w:tc>
          <w:tcPr>
            <w:tcW w:w="1412" w:type="dxa"/>
            <w:tcBorders>
              <w:tl2br w:val="nil"/>
              <w:tr2bl w:val="nil"/>
            </w:tcBorders>
          </w:tcPr>
          <w:p w:rsidR="0057393B" w:rsidRDefault="0057393B" w:rsidP="008616EC">
            <w:pPr>
              <w:rPr>
                <w:ins w:id="2151" w:author="xlli" w:date="2017-11-17T16:33:00Z"/>
              </w:rPr>
            </w:pPr>
            <w:ins w:id="2152" w:author="xlli" w:date="2017-11-17T16:33:00Z">
              <w:r>
                <w:rPr>
                  <w:rFonts w:ascii="宋体" w:hAnsi="宋体" w:hint="eastAsia"/>
                  <w:szCs w:val="21"/>
                </w:rPr>
                <w:t>字段代码</w:t>
              </w:r>
            </w:ins>
          </w:p>
        </w:tc>
        <w:tc>
          <w:tcPr>
            <w:tcW w:w="1476" w:type="dxa"/>
            <w:tcBorders>
              <w:tl2br w:val="nil"/>
              <w:tr2bl w:val="nil"/>
            </w:tcBorders>
            <w:tcMar>
              <w:top w:w="0" w:type="dxa"/>
              <w:left w:w="108" w:type="dxa"/>
              <w:bottom w:w="0" w:type="dxa"/>
              <w:right w:w="108" w:type="dxa"/>
            </w:tcMar>
          </w:tcPr>
          <w:p w:rsidR="0057393B" w:rsidRDefault="0057393B" w:rsidP="008616EC">
            <w:pPr>
              <w:rPr>
                <w:ins w:id="2153" w:author="xlli" w:date="2017-11-17T16:33:00Z"/>
                <w:rFonts w:cs="Calibri"/>
                <w:szCs w:val="21"/>
              </w:rPr>
            </w:pPr>
            <w:ins w:id="2154" w:author="xlli" w:date="2017-11-17T16:33:00Z">
              <w:r>
                <w:rPr>
                  <w:rFonts w:ascii="宋体" w:hAnsi="宋体" w:hint="eastAsia"/>
                  <w:szCs w:val="21"/>
                </w:rPr>
                <w:t>字段名</w:t>
              </w:r>
            </w:ins>
          </w:p>
        </w:tc>
        <w:tc>
          <w:tcPr>
            <w:tcW w:w="672" w:type="dxa"/>
            <w:tcBorders>
              <w:tl2br w:val="nil"/>
              <w:tr2bl w:val="nil"/>
            </w:tcBorders>
            <w:tcMar>
              <w:top w:w="0" w:type="dxa"/>
              <w:left w:w="108" w:type="dxa"/>
              <w:bottom w:w="0" w:type="dxa"/>
              <w:right w:w="108" w:type="dxa"/>
            </w:tcMar>
          </w:tcPr>
          <w:p w:rsidR="0057393B" w:rsidRDefault="0057393B" w:rsidP="008616EC">
            <w:pPr>
              <w:rPr>
                <w:ins w:id="2155" w:author="xlli" w:date="2017-11-17T16:33:00Z"/>
                <w:rFonts w:cs="Calibri"/>
                <w:szCs w:val="21"/>
              </w:rPr>
            </w:pPr>
            <w:ins w:id="2156" w:author="xlli" w:date="2017-11-17T16:33:00Z">
              <w:r>
                <w:rPr>
                  <w:rFonts w:ascii="宋体" w:hAnsi="宋体" w:hint="eastAsia"/>
                  <w:szCs w:val="21"/>
                </w:rPr>
                <w:t>主</w:t>
              </w:r>
              <w:r>
                <w:rPr>
                  <w:rFonts w:ascii="宋体" w:hAnsi="宋体" w:hint="eastAsia"/>
                  <w:szCs w:val="21"/>
                </w:rPr>
                <w:lastRenderedPageBreak/>
                <w:t>键</w:t>
              </w:r>
            </w:ins>
          </w:p>
        </w:tc>
        <w:tc>
          <w:tcPr>
            <w:tcW w:w="1621" w:type="dxa"/>
            <w:tcBorders>
              <w:tl2br w:val="nil"/>
              <w:tr2bl w:val="nil"/>
            </w:tcBorders>
            <w:tcMar>
              <w:top w:w="0" w:type="dxa"/>
              <w:left w:w="108" w:type="dxa"/>
              <w:bottom w:w="0" w:type="dxa"/>
              <w:right w:w="108" w:type="dxa"/>
            </w:tcMar>
          </w:tcPr>
          <w:p w:rsidR="0057393B" w:rsidRDefault="0057393B" w:rsidP="008616EC">
            <w:pPr>
              <w:rPr>
                <w:ins w:id="2157" w:author="xlli" w:date="2017-11-17T16:33:00Z"/>
              </w:rPr>
            </w:pPr>
            <w:ins w:id="2158" w:author="xlli" w:date="2017-11-17T16:33:00Z">
              <w:r>
                <w:rPr>
                  <w:rFonts w:ascii="宋体" w:hAnsi="宋体" w:hint="eastAsia"/>
                  <w:szCs w:val="21"/>
                </w:rPr>
                <w:lastRenderedPageBreak/>
                <w:t>备注</w:t>
              </w:r>
            </w:ins>
          </w:p>
        </w:tc>
        <w:tc>
          <w:tcPr>
            <w:tcW w:w="648" w:type="dxa"/>
            <w:tcBorders>
              <w:tl2br w:val="nil"/>
              <w:tr2bl w:val="nil"/>
            </w:tcBorders>
          </w:tcPr>
          <w:p w:rsidR="0057393B" w:rsidRDefault="0057393B" w:rsidP="008616EC">
            <w:pPr>
              <w:rPr>
                <w:ins w:id="2159" w:author="xlli" w:date="2017-11-17T16:33:00Z"/>
                <w:szCs w:val="21"/>
              </w:rPr>
            </w:pPr>
            <w:ins w:id="2160" w:author="xlli" w:date="2017-11-17T16:33:00Z">
              <w:r>
                <w:rPr>
                  <w:rFonts w:cs="Calibri" w:hint="eastAsia"/>
                  <w:szCs w:val="21"/>
                </w:rPr>
                <w:t>可空</w:t>
              </w:r>
            </w:ins>
          </w:p>
        </w:tc>
        <w:tc>
          <w:tcPr>
            <w:tcW w:w="664" w:type="dxa"/>
            <w:tcBorders>
              <w:tl2br w:val="nil"/>
              <w:tr2bl w:val="nil"/>
            </w:tcBorders>
          </w:tcPr>
          <w:p w:rsidR="0057393B" w:rsidRDefault="0057393B" w:rsidP="008616EC">
            <w:pPr>
              <w:rPr>
                <w:ins w:id="2161" w:author="xlli" w:date="2017-11-17T16:33:00Z"/>
                <w:szCs w:val="21"/>
              </w:rPr>
            </w:pPr>
            <w:ins w:id="2162" w:author="xlli" w:date="2017-11-17T16:33:00Z">
              <w:r>
                <w:rPr>
                  <w:rFonts w:cs="Calibri" w:hint="eastAsia"/>
                  <w:szCs w:val="21"/>
                </w:rPr>
                <w:t>默认</w:t>
              </w:r>
              <w:r>
                <w:rPr>
                  <w:rFonts w:cs="Calibri" w:hint="eastAsia"/>
                  <w:szCs w:val="21"/>
                </w:rPr>
                <w:lastRenderedPageBreak/>
                <w:t>值</w:t>
              </w:r>
            </w:ins>
          </w:p>
        </w:tc>
        <w:tc>
          <w:tcPr>
            <w:tcW w:w="1647" w:type="dxa"/>
            <w:tcBorders>
              <w:tl2br w:val="nil"/>
              <w:tr2bl w:val="nil"/>
            </w:tcBorders>
          </w:tcPr>
          <w:p w:rsidR="0057393B" w:rsidRDefault="0057393B" w:rsidP="008616EC">
            <w:pPr>
              <w:rPr>
                <w:ins w:id="2163" w:author="xlli" w:date="2017-11-17T16:33:00Z"/>
              </w:rPr>
            </w:pPr>
            <w:ins w:id="2164" w:author="xlli" w:date="2017-11-17T16:33:00Z">
              <w:r>
                <w:rPr>
                  <w:rFonts w:ascii="宋体" w:hAnsi="宋体" w:hint="eastAsia"/>
                  <w:szCs w:val="21"/>
                </w:rPr>
                <w:lastRenderedPageBreak/>
                <w:t>类型</w:t>
              </w:r>
            </w:ins>
          </w:p>
        </w:tc>
      </w:tr>
      <w:tr w:rsidR="00BB123A" w:rsidTr="008616EC">
        <w:trPr>
          <w:trHeight w:val="356"/>
          <w:jc w:val="center"/>
          <w:ins w:id="2165" w:author="xlli" w:date="2017-11-17T16:33:00Z"/>
        </w:trPr>
        <w:tc>
          <w:tcPr>
            <w:tcW w:w="1412" w:type="dxa"/>
            <w:tcBorders>
              <w:tl2br w:val="nil"/>
              <w:tr2bl w:val="nil"/>
            </w:tcBorders>
          </w:tcPr>
          <w:p w:rsidR="00BB123A" w:rsidRDefault="00BB123A" w:rsidP="008616EC">
            <w:pPr>
              <w:rPr>
                <w:ins w:id="2166" w:author="xlli" w:date="2017-11-17T16:33:00Z"/>
                <w:rFonts w:ascii="宋体" w:hAnsi="宋体"/>
                <w:szCs w:val="21"/>
              </w:rPr>
            </w:pPr>
            <w:ins w:id="2167" w:author="xlli" w:date="2017-11-17T16:35:00Z">
              <w:r w:rsidRPr="00952589">
                <w:lastRenderedPageBreak/>
                <w:t>id</w:t>
              </w:r>
            </w:ins>
          </w:p>
        </w:tc>
        <w:tc>
          <w:tcPr>
            <w:tcW w:w="1476" w:type="dxa"/>
            <w:tcBorders>
              <w:tl2br w:val="nil"/>
              <w:tr2bl w:val="nil"/>
            </w:tcBorders>
            <w:tcMar>
              <w:top w:w="0" w:type="dxa"/>
              <w:left w:w="108" w:type="dxa"/>
              <w:bottom w:w="0" w:type="dxa"/>
              <w:right w:w="108" w:type="dxa"/>
            </w:tcMar>
          </w:tcPr>
          <w:p w:rsidR="00BB123A" w:rsidRDefault="00BB123A" w:rsidP="008616EC">
            <w:pPr>
              <w:jc w:val="left"/>
              <w:rPr>
                <w:ins w:id="2168" w:author="xlli" w:date="2017-11-17T16:33:00Z"/>
                <w:rFonts w:cs="Calibri"/>
                <w:szCs w:val="21"/>
              </w:rPr>
            </w:pPr>
            <w:ins w:id="2169" w:author="xlli" w:date="2017-11-17T16:33:00Z">
              <w:r>
                <w:rPr>
                  <w:rFonts w:hint="eastAsia"/>
                </w:rPr>
                <w:t>编号</w:t>
              </w:r>
            </w:ins>
          </w:p>
        </w:tc>
        <w:tc>
          <w:tcPr>
            <w:tcW w:w="672" w:type="dxa"/>
            <w:tcBorders>
              <w:tl2br w:val="nil"/>
              <w:tr2bl w:val="nil"/>
            </w:tcBorders>
            <w:tcMar>
              <w:top w:w="0" w:type="dxa"/>
              <w:left w:w="108" w:type="dxa"/>
              <w:bottom w:w="0" w:type="dxa"/>
              <w:right w:w="108" w:type="dxa"/>
            </w:tcMar>
          </w:tcPr>
          <w:p w:rsidR="00BB123A" w:rsidRDefault="00BB123A" w:rsidP="008616EC">
            <w:pPr>
              <w:rPr>
                <w:ins w:id="2170" w:author="xlli" w:date="2017-11-17T16:33:00Z"/>
                <w:rFonts w:cs="Calibri"/>
                <w:szCs w:val="21"/>
              </w:rPr>
            </w:pPr>
            <w:ins w:id="2171" w:author="xlli" w:date="2017-11-17T16:33:00Z">
              <w:r>
                <w:rPr>
                  <w:rFonts w:cs="Calibri" w:hint="eastAsia"/>
                  <w:szCs w:val="21"/>
                </w:rPr>
                <w:t>Y</w:t>
              </w:r>
            </w:ins>
          </w:p>
        </w:tc>
        <w:tc>
          <w:tcPr>
            <w:tcW w:w="1621" w:type="dxa"/>
            <w:tcBorders>
              <w:tl2br w:val="nil"/>
              <w:tr2bl w:val="nil"/>
            </w:tcBorders>
            <w:tcMar>
              <w:top w:w="0" w:type="dxa"/>
              <w:left w:w="108" w:type="dxa"/>
              <w:bottom w:w="0" w:type="dxa"/>
              <w:right w:w="108" w:type="dxa"/>
            </w:tcMar>
          </w:tcPr>
          <w:p w:rsidR="00BB123A" w:rsidRDefault="00BB123A" w:rsidP="008616EC">
            <w:pPr>
              <w:jc w:val="left"/>
              <w:rPr>
                <w:ins w:id="2172" w:author="xlli" w:date="2017-11-17T16:33:00Z"/>
                <w:szCs w:val="21"/>
              </w:rPr>
            </w:pPr>
          </w:p>
        </w:tc>
        <w:tc>
          <w:tcPr>
            <w:tcW w:w="648" w:type="dxa"/>
            <w:tcBorders>
              <w:tl2br w:val="nil"/>
              <w:tr2bl w:val="nil"/>
            </w:tcBorders>
          </w:tcPr>
          <w:p w:rsidR="00BB123A" w:rsidRDefault="00BB123A" w:rsidP="008616EC">
            <w:pPr>
              <w:jc w:val="center"/>
              <w:rPr>
                <w:ins w:id="2173" w:author="xlli" w:date="2017-11-17T16:33:00Z"/>
                <w:szCs w:val="21"/>
              </w:rPr>
            </w:pPr>
            <w:ins w:id="2174" w:author="xlli" w:date="2017-11-17T16:33:00Z">
              <w:r>
                <w:rPr>
                  <w:rFonts w:hint="eastAsia"/>
                  <w:szCs w:val="21"/>
                </w:rPr>
                <w:t>N</w:t>
              </w:r>
            </w:ins>
          </w:p>
        </w:tc>
        <w:tc>
          <w:tcPr>
            <w:tcW w:w="664" w:type="dxa"/>
            <w:tcBorders>
              <w:tl2br w:val="nil"/>
              <w:tr2bl w:val="nil"/>
            </w:tcBorders>
          </w:tcPr>
          <w:p w:rsidR="00BB123A" w:rsidRDefault="00BB123A" w:rsidP="008616EC">
            <w:pPr>
              <w:jc w:val="left"/>
              <w:rPr>
                <w:ins w:id="2175" w:author="xlli" w:date="2017-11-17T16:33:00Z"/>
                <w:szCs w:val="21"/>
              </w:rPr>
            </w:pPr>
          </w:p>
        </w:tc>
        <w:tc>
          <w:tcPr>
            <w:tcW w:w="1647" w:type="dxa"/>
            <w:tcBorders>
              <w:tl2br w:val="nil"/>
              <w:tr2bl w:val="nil"/>
            </w:tcBorders>
            <w:vAlign w:val="center"/>
          </w:tcPr>
          <w:p w:rsidR="00BB123A" w:rsidRDefault="00BB123A" w:rsidP="008616EC">
            <w:pPr>
              <w:rPr>
                <w:ins w:id="2176" w:author="xlli" w:date="2017-11-17T16:33:00Z"/>
                <w:rFonts w:ascii="宋体" w:hAnsi="宋体" w:cs="宋体"/>
                <w:szCs w:val="21"/>
              </w:rPr>
            </w:pPr>
            <w:ins w:id="2177" w:author="xlli" w:date="2017-11-17T16:33:00Z">
              <w:r>
                <w:rPr>
                  <w:rFonts w:hint="eastAsia"/>
                </w:rPr>
                <w:t>int</w:t>
              </w:r>
            </w:ins>
          </w:p>
        </w:tc>
      </w:tr>
      <w:tr w:rsidR="00BB123A" w:rsidTr="008616EC">
        <w:trPr>
          <w:trHeight w:val="348"/>
          <w:jc w:val="center"/>
          <w:ins w:id="2178" w:author="xlli" w:date="2017-11-17T16:33:00Z"/>
        </w:trPr>
        <w:tc>
          <w:tcPr>
            <w:tcW w:w="1412" w:type="dxa"/>
            <w:tcBorders>
              <w:tl2br w:val="nil"/>
              <w:tr2bl w:val="nil"/>
            </w:tcBorders>
          </w:tcPr>
          <w:p w:rsidR="00BB123A" w:rsidRDefault="00BB123A" w:rsidP="008616EC">
            <w:pPr>
              <w:rPr>
                <w:ins w:id="2179" w:author="xlli" w:date="2017-11-17T16:33:00Z"/>
                <w:rFonts w:ascii="宋体" w:hAnsi="宋体"/>
                <w:szCs w:val="21"/>
              </w:rPr>
            </w:pPr>
            <w:ins w:id="2180" w:author="xlli" w:date="2017-11-17T16:35:00Z">
              <w:r w:rsidRPr="00952589">
                <w:t>form_id</w:t>
              </w:r>
            </w:ins>
          </w:p>
        </w:tc>
        <w:tc>
          <w:tcPr>
            <w:tcW w:w="1476" w:type="dxa"/>
            <w:tcBorders>
              <w:tl2br w:val="nil"/>
              <w:tr2bl w:val="nil"/>
            </w:tcBorders>
            <w:tcMar>
              <w:top w:w="0" w:type="dxa"/>
              <w:left w:w="108" w:type="dxa"/>
              <w:bottom w:w="0" w:type="dxa"/>
              <w:right w:w="108" w:type="dxa"/>
            </w:tcMar>
          </w:tcPr>
          <w:p w:rsidR="00BB123A" w:rsidRDefault="00BB123A" w:rsidP="008616EC">
            <w:pPr>
              <w:jc w:val="left"/>
              <w:rPr>
                <w:ins w:id="2181" w:author="xlli" w:date="2017-11-17T16:33:00Z"/>
                <w:rFonts w:cs="Calibri"/>
                <w:szCs w:val="21"/>
              </w:rPr>
            </w:pPr>
            <w:ins w:id="2182" w:author="xlli" w:date="2017-11-17T16:35:00Z">
              <w:r>
                <w:rPr>
                  <w:rFonts w:hint="eastAsia"/>
                </w:rPr>
                <w:t>申请单序号</w:t>
              </w:r>
            </w:ins>
          </w:p>
        </w:tc>
        <w:tc>
          <w:tcPr>
            <w:tcW w:w="672" w:type="dxa"/>
            <w:tcBorders>
              <w:tl2br w:val="nil"/>
              <w:tr2bl w:val="nil"/>
            </w:tcBorders>
            <w:tcMar>
              <w:top w:w="0" w:type="dxa"/>
              <w:left w:w="108" w:type="dxa"/>
              <w:bottom w:w="0" w:type="dxa"/>
              <w:right w:w="108" w:type="dxa"/>
            </w:tcMar>
          </w:tcPr>
          <w:p w:rsidR="00BB123A" w:rsidRDefault="00BB123A" w:rsidP="008616EC">
            <w:pPr>
              <w:rPr>
                <w:ins w:id="2183" w:author="xlli" w:date="2017-11-17T16:33:00Z"/>
                <w:rFonts w:cs="Calibri"/>
                <w:szCs w:val="21"/>
              </w:rPr>
            </w:pPr>
          </w:p>
        </w:tc>
        <w:tc>
          <w:tcPr>
            <w:tcW w:w="1621" w:type="dxa"/>
            <w:tcBorders>
              <w:tl2br w:val="nil"/>
              <w:tr2bl w:val="nil"/>
            </w:tcBorders>
            <w:tcMar>
              <w:top w:w="0" w:type="dxa"/>
              <w:left w:w="108" w:type="dxa"/>
              <w:bottom w:w="0" w:type="dxa"/>
              <w:right w:w="108" w:type="dxa"/>
            </w:tcMar>
          </w:tcPr>
          <w:p w:rsidR="00BB123A" w:rsidRDefault="00BB123A" w:rsidP="008616EC">
            <w:pPr>
              <w:jc w:val="left"/>
              <w:rPr>
                <w:ins w:id="2184" w:author="xlli" w:date="2017-11-17T16:33:00Z"/>
                <w:szCs w:val="21"/>
              </w:rPr>
            </w:pPr>
          </w:p>
        </w:tc>
        <w:tc>
          <w:tcPr>
            <w:tcW w:w="648" w:type="dxa"/>
            <w:tcBorders>
              <w:tl2br w:val="nil"/>
              <w:tr2bl w:val="nil"/>
            </w:tcBorders>
          </w:tcPr>
          <w:p w:rsidR="00BB123A" w:rsidRDefault="00BB123A" w:rsidP="008616EC">
            <w:pPr>
              <w:jc w:val="center"/>
              <w:rPr>
                <w:ins w:id="2185" w:author="xlli" w:date="2017-11-17T16:33:00Z"/>
                <w:szCs w:val="21"/>
              </w:rPr>
            </w:pPr>
            <w:ins w:id="2186" w:author="xlli" w:date="2017-11-17T16:33:00Z">
              <w:r>
                <w:rPr>
                  <w:rFonts w:hint="eastAsia"/>
                  <w:szCs w:val="21"/>
                </w:rPr>
                <w:t>N</w:t>
              </w:r>
            </w:ins>
          </w:p>
        </w:tc>
        <w:tc>
          <w:tcPr>
            <w:tcW w:w="664" w:type="dxa"/>
            <w:tcBorders>
              <w:tl2br w:val="nil"/>
              <w:tr2bl w:val="nil"/>
            </w:tcBorders>
          </w:tcPr>
          <w:p w:rsidR="00BB123A" w:rsidRDefault="00BB123A" w:rsidP="008616EC">
            <w:pPr>
              <w:jc w:val="left"/>
              <w:rPr>
                <w:ins w:id="2187" w:author="xlli" w:date="2017-11-17T16:33:00Z"/>
                <w:szCs w:val="21"/>
              </w:rPr>
            </w:pPr>
          </w:p>
        </w:tc>
        <w:tc>
          <w:tcPr>
            <w:tcW w:w="1647" w:type="dxa"/>
            <w:tcBorders>
              <w:tl2br w:val="nil"/>
              <w:tr2bl w:val="nil"/>
            </w:tcBorders>
            <w:vAlign w:val="center"/>
          </w:tcPr>
          <w:p w:rsidR="00BB123A" w:rsidRDefault="00BB123A">
            <w:pPr>
              <w:rPr>
                <w:ins w:id="2188" w:author="xlli" w:date="2017-11-17T16:33:00Z"/>
                <w:rFonts w:ascii="宋体" w:hAnsi="宋体" w:cs="宋体"/>
                <w:szCs w:val="21"/>
              </w:rPr>
            </w:pPr>
            <w:ins w:id="2189" w:author="xlli" w:date="2017-11-17T16:33:00Z">
              <w:r>
                <w:rPr>
                  <w:rFonts w:hint="eastAsia"/>
                </w:rPr>
                <w:t>varchar(</w:t>
              </w:r>
            </w:ins>
            <w:ins w:id="2190" w:author="xlli" w:date="2017-11-17T16:37:00Z">
              <w:r w:rsidR="0019590E">
                <w:rPr>
                  <w:rFonts w:hint="eastAsia"/>
                </w:rPr>
                <w:t>32</w:t>
              </w:r>
            </w:ins>
            <w:ins w:id="2191" w:author="xlli" w:date="2017-11-17T16:33:00Z">
              <w:r>
                <w:rPr>
                  <w:rFonts w:hint="eastAsia"/>
                </w:rPr>
                <w:t>)</w:t>
              </w:r>
            </w:ins>
          </w:p>
        </w:tc>
      </w:tr>
      <w:tr w:rsidR="00BB123A" w:rsidTr="008616EC">
        <w:trPr>
          <w:trHeight w:val="356"/>
          <w:jc w:val="center"/>
          <w:ins w:id="2192" w:author="xlli" w:date="2017-11-17T16:33:00Z"/>
        </w:trPr>
        <w:tc>
          <w:tcPr>
            <w:tcW w:w="1412" w:type="dxa"/>
            <w:tcBorders>
              <w:tl2br w:val="nil"/>
              <w:tr2bl w:val="nil"/>
            </w:tcBorders>
          </w:tcPr>
          <w:p w:rsidR="00BB123A" w:rsidRDefault="00BB123A" w:rsidP="008616EC">
            <w:pPr>
              <w:rPr>
                <w:ins w:id="2193" w:author="xlli" w:date="2017-11-17T16:33:00Z"/>
                <w:rFonts w:ascii="宋体" w:hAnsi="宋体"/>
                <w:szCs w:val="21"/>
              </w:rPr>
            </w:pPr>
            <w:ins w:id="2194" w:author="xlli" w:date="2017-11-17T16:35:00Z">
              <w:r w:rsidRPr="00952589">
                <w:t>form_code</w:t>
              </w:r>
            </w:ins>
          </w:p>
        </w:tc>
        <w:tc>
          <w:tcPr>
            <w:tcW w:w="1476" w:type="dxa"/>
            <w:tcBorders>
              <w:tl2br w:val="nil"/>
              <w:tr2bl w:val="nil"/>
            </w:tcBorders>
            <w:tcMar>
              <w:top w:w="0" w:type="dxa"/>
              <w:left w:w="108" w:type="dxa"/>
              <w:bottom w:w="0" w:type="dxa"/>
              <w:right w:w="108" w:type="dxa"/>
            </w:tcMar>
          </w:tcPr>
          <w:p w:rsidR="00BB123A" w:rsidRDefault="00BB123A" w:rsidP="008616EC">
            <w:pPr>
              <w:jc w:val="left"/>
              <w:rPr>
                <w:ins w:id="2195" w:author="xlli" w:date="2017-11-17T16:33:00Z"/>
                <w:rFonts w:cs="Calibri"/>
                <w:szCs w:val="21"/>
              </w:rPr>
            </w:pPr>
            <w:ins w:id="2196" w:author="xlli" w:date="2017-11-17T16:35:00Z">
              <w:r>
                <w:rPr>
                  <w:rFonts w:hint="eastAsia"/>
                </w:rPr>
                <w:t>申请单编号</w:t>
              </w:r>
            </w:ins>
          </w:p>
        </w:tc>
        <w:tc>
          <w:tcPr>
            <w:tcW w:w="672" w:type="dxa"/>
            <w:tcBorders>
              <w:tl2br w:val="nil"/>
              <w:tr2bl w:val="nil"/>
            </w:tcBorders>
            <w:tcMar>
              <w:top w:w="0" w:type="dxa"/>
              <w:left w:w="108" w:type="dxa"/>
              <w:bottom w:w="0" w:type="dxa"/>
              <w:right w:w="108" w:type="dxa"/>
            </w:tcMar>
          </w:tcPr>
          <w:p w:rsidR="00BB123A" w:rsidRDefault="00BB123A" w:rsidP="008616EC">
            <w:pPr>
              <w:rPr>
                <w:ins w:id="2197" w:author="xlli" w:date="2017-11-17T16:33:00Z"/>
                <w:rFonts w:cs="Calibri"/>
                <w:szCs w:val="21"/>
              </w:rPr>
            </w:pPr>
          </w:p>
        </w:tc>
        <w:tc>
          <w:tcPr>
            <w:tcW w:w="1621" w:type="dxa"/>
            <w:tcBorders>
              <w:tl2br w:val="nil"/>
              <w:tr2bl w:val="nil"/>
            </w:tcBorders>
            <w:tcMar>
              <w:top w:w="0" w:type="dxa"/>
              <w:left w:w="108" w:type="dxa"/>
              <w:bottom w:w="0" w:type="dxa"/>
              <w:right w:w="108" w:type="dxa"/>
            </w:tcMar>
          </w:tcPr>
          <w:p w:rsidR="00BB123A" w:rsidRDefault="00BB123A" w:rsidP="008616EC">
            <w:pPr>
              <w:jc w:val="left"/>
              <w:rPr>
                <w:ins w:id="2198" w:author="xlli" w:date="2017-11-17T16:33:00Z"/>
                <w:szCs w:val="21"/>
              </w:rPr>
            </w:pPr>
          </w:p>
        </w:tc>
        <w:tc>
          <w:tcPr>
            <w:tcW w:w="648" w:type="dxa"/>
            <w:tcBorders>
              <w:tl2br w:val="nil"/>
              <w:tr2bl w:val="nil"/>
            </w:tcBorders>
          </w:tcPr>
          <w:p w:rsidR="00BB123A" w:rsidRDefault="00BB123A" w:rsidP="008616EC">
            <w:pPr>
              <w:jc w:val="center"/>
              <w:rPr>
                <w:ins w:id="2199" w:author="xlli" w:date="2017-11-17T16:33:00Z"/>
                <w:szCs w:val="21"/>
              </w:rPr>
            </w:pPr>
            <w:ins w:id="2200" w:author="xlli" w:date="2017-11-17T16:33:00Z">
              <w:r>
                <w:rPr>
                  <w:rFonts w:hint="eastAsia"/>
                  <w:szCs w:val="21"/>
                </w:rPr>
                <w:t>N</w:t>
              </w:r>
            </w:ins>
          </w:p>
        </w:tc>
        <w:tc>
          <w:tcPr>
            <w:tcW w:w="664" w:type="dxa"/>
            <w:tcBorders>
              <w:tl2br w:val="nil"/>
              <w:tr2bl w:val="nil"/>
            </w:tcBorders>
          </w:tcPr>
          <w:p w:rsidR="00BB123A" w:rsidRDefault="00BB123A" w:rsidP="008616EC">
            <w:pPr>
              <w:jc w:val="left"/>
              <w:rPr>
                <w:ins w:id="2201" w:author="xlli" w:date="2017-11-17T16:33:00Z"/>
                <w:szCs w:val="21"/>
              </w:rPr>
            </w:pPr>
          </w:p>
        </w:tc>
        <w:tc>
          <w:tcPr>
            <w:tcW w:w="1647" w:type="dxa"/>
            <w:tcBorders>
              <w:tl2br w:val="nil"/>
              <w:tr2bl w:val="nil"/>
            </w:tcBorders>
            <w:vAlign w:val="center"/>
          </w:tcPr>
          <w:p w:rsidR="00BB123A" w:rsidRDefault="00BB123A" w:rsidP="008616EC">
            <w:pPr>
              <w:rPr>
                <w:ins w:id="2202" w:author="xlli" w:date="2017-11-17T16:33:00Z"/>
                <w:rFonts w:ascii="宋体" w:hAnsi="宋体" w:cs="宋体"/>
                <w:szCs w:val="21"/>
              </w:rPr>
            </w:pPr>
            <w:ins w:id="2203" w:author="xlli" w:date="2017-11-17T16:33:00Z">
              <w:r>
                <w:rPr>
                  <w:rFonts w:hint="eastAsia"/>
                </w:rPr>
                <w:t>varchar(255)</w:t>
              </w:r>
            </w:ins>
          </w:p>
        </w:tc>
      </w:tr>
      <w:tr w:rsidR="00BB123A" w:rsidTr="008616EC">
        <w:trPr>
          <w:trHeight w:val="356"/>
          <w:jc w:val="center"/>
          <w:ins w:id="2204" w:author="xlli" w:date="2017-11-17T16:33:00Z"/>
        </w:trPr>
        <w:tc>
          <w:tcPr>
            <w:tcW w:w="1412" w:type="dxa"/>
            <w:tcBorders>
              <w:tl2br w:val="nil"/>
              <w:tr2bl w:val="nil"/>
            </w:tcBorders>
          </w:tcPr>
          <w:p w:rsidR="00BB123A" w:rsidRDefault="00BB123A" w:rsidP="008616EC">
            <w:pPr>
              <w:rPr>
                <w:ins w:id="2205" w:author="xlli" w:date="2017-11-17T16:33:00Z"/>
                <w:rFonts w:ascii="宋体" w:hAnsi="宋体"/>
                <w:szCs w:val="21"/>
              </w:rPr>
            </w:pPr>
            <w:ins w:id="2206" w:author="xlli" w:date="2017-11-17T16:35:00Z">
              <w:r w:rsidRPr="00952589">
                <w:t>business_name</w:t>
              </w:r>
            </w:ins>
          </w:p>
        </w:tc>
        <w:tc>
          <w:tcPr>
            <w:tcW w:w="1476" w:type="dxa"/>
            <w:tcBorders>
              <w:tl2br w:val="nil"/>
              <w:tr2bl w:val="nil"/>
            </w:tcBorders>
            <w:tcMar>
              <w:top w:w="0" w:type="dxa"/>
              <w:left w:w="108" w:type="dxa"/>
              <w:bottom w:w="0" w:type="dxa"/>
              <w:right w:w="108" w:type="dxa"/>
            </w:tcMar>
          </w:tcPr>
          <w:p w:rsidR="00BB123A" w:rsidRDefault="00BB123A" w:rsidP="008616EC">
            <w:pPr>
              <w:jc w:val="left"/>
              <w:rPr>
                <w:ins w:id="2207" w:author="xlli" w:date="2017-11-17T16:33:00Z"/>
                <w:rFonts w:cs="Calibri"/>
                <w:szCs w:val="21"/>
              </w:rPr>
            </w:pPr>
            <w:ins w:id="2208" w:author="xlli" w:date="2017-11-17T16:35:00Z">
              <w:r>
                <w:rPr>
                  <w:rFonts w:hint="eastAsia"/>
                </w:rPr>
                <w:t>申请业务名称</w:t>
              </w:r>
            </w:ins>
          </w:p>
        </w:tc>
        <w:tc>
          <w:tcPr>
            <w:tcW w:w="672" w:type="dxa"/>
            <w:tcBorders>
              <w:tl2br w:val="nil"/>
              <w:tr2bl w:val="nil"/>
            </w:tcBorders>
            <w:tcMar>
              <w:top w:w="0" w:type="dxa"/>
              <w:left w:w="108" w:type="dxa"/>
              <w:bottom w:w="0" w:type="dxa"/>
              <w:right w:w="108" w:type="dxa"/>
            </w:tcMar>
          </w:tcPr>
          <w:p w:rsidR="00BB123A" w:rsidRDefault="00BB123A" w:rsidP="008616EC">
            <w:pPr>
              <w:rPr>
                <w:ins w:id="2209" w:author="xlli" w:date="2017-11-17T16:33:00Z"/>
                <w:rFonts w:cs="Calibri"/>
                <w:szCs w:val="21"/>
              </w:rPr>
            </w:pPr>
          </w:p>
        </w:tc>
        <w:tc>
          <w:tcPr>
            <w:tcW w:w="1621" w:type="dxa"/>
            <w:tcBorders>
              <w:tl2br w:val="nil"/>
              <w:tr2bl w:val="nil"/>
            </w:tcBorders>
            <w:tcMar>
              <w:top w:w="0" w:type="dxa"/>
              <w:left w:w="108" w:type="dxa"/>
              <w:bottom w:w="0" w:type="dxa"/>
              <w:right w:w="108" w:type="dxa"/>
            </w:tcMar>
          </w:tcPr>
          <w:p w:rsidR="00BB123A" w:rsidRDefault="00BB123A" w:rsidP="008616EC">
            <w:pPr>
              <w:jc w:val="left"/>
              <w:rPr>
                <w:ins w:id="2210" w:author="xlli" w:date="2017-11-17T16:33:00Z"/>
                <w:szCs w:val="21"/>
              </w:rPr>
            </w:pPr>
          </w:p>
        </w:tc>
        <w:tc>
          <w:tcPr>
            <w:tcW w:w="648" w:type="dxa"/>
            <w:tcBorders>
              <w:tl2br w:val="nil"/>
              <w:tr2bl w:val="nil"/>
            </w:tcBorders>
          </w:tcPr>
          <w:p w:rsidR="00BB123A" w:rsidRDefault="00BB123A" w:rsidP="008616EC">
            <w:pPr>
              <w:jc w:val="center"/>
              <w:rPr>
                <w:ins w:id="2211" w:author="xlli" w:date="2017-11-17T16:33:00Z"/>
                <w:szCs w:val="21"/>
              </w:rPr>
            </w:pPr>
          </w:p>
        </w:tc>
        <w:tc>
          <w:tcPr>
            <w:tcW w:w="664" w:type="dxa"/>
            <w:tcBorders>
              <w:tl2br w:val="nil"/>
              <w:tr2bl w:val="nil"/>
            </w:tcBorders>
          </w:tcPr>
          <w:p w:rsidR="00BB123A" w:rsidRDefault="00BB123A" w:rsidP="008616EC">
            <w:pPr>
              <w:jc w:val="left"/>
              <w:rPr>
                <w:ins w:id="2212" w:author="xlli" w:date="2017-11-17T16:33:00Z"/>
                <w:szCs w:val="21"/>
              </w:rPr>
            </w:pPr>
          </w:p>
        </w:tc>
        <w:tc>
          <w:tcPr>
            <w:tcW w:w="1647" w:type="dxa"/>
            <w:tcBorders>
              <w:tl2br w:val="nil"/>
              <w:tr2bl w:val="nil"/>
            </w:tcBorders>
            <w:vAlign w:val="center"/>
          </w:tcPr>
          <w:p w:rsidR="00BB123A" w:rsidRDefault="00BB123A" w:rsidP="008616EC">
            <w:pPr>
              <w:rPr>
                <w:ins w:id="2213" w:author="xlli" w:date="2017-11-17T16:33:00Z"/>
                <w:rFonts w:ascii="宋体" w:hAnsi="宋体" w:cs="宋体"/>
                <w:szCs w:val="21"/>
              </w:rPr>
            </w:pPr>
            <w:ins w:id="2214" w:author="xlli" w:date="2017-11-17T16:33:00Z">
              <w:r>
                <w:rPr>
                  <w:rFonts w:hint="eastAsia"/>
                </w:rPr>
                <w:t>varchar(255)</w:t>
              </w:r>
            </w:ins>
          </w:p>
        </w:tc>
      </w:tr>
      <w:tr w:rsidR="00BB123A" w:rsidTr="008616EC">
        <w:trPr>
          <w:trHeight w:val="356"/>
          <w:jc w:val="center"/>
          <w:ins w:id="2215" w:author="xlli" w:date="2017-11-17T16:33:00Z"/>
        </w:trPr>
        <w:tc>
          <w:tcPr>
            <w:tcW w:w="1412" w:type="dxa"/>
            <w:tcBorders>
              <w:tl2br w:val="nil"/>
              <w:tr2bl w:val="nil"/>
            </w:tcBorders>
          </w:tcPr>
          <w:p w:rsidR="00BB123A" w:rsidRDefault="00BB123A" w:rsidP="008616EC">
            <w:pPr>
              <w:rPr>
                <w:ins w:id="2216" w:author="xlli" w:date="2017-11-17T16:33:00Z"/>
              </w:rPr>
            </w:pPr>
            <w:ins w:id="2217" w:author="xlli" w:date="2017-11-17T16:35:00Z">
              <w:r w:rsidRPr="00952589">
                <w:t>submit_time</w:t>
              </w:r>
            </w:ins>
          </w:p>
        </w:tc>
        <w:tc>
          <w:tcPr>
            <w:tcW w:w="1476" w:type="dxa"/>
            <w:tcBorders>
              <w:tl2br w:val="nil"/>
              <w:tr2bl w:val="nil"/>
            </w:tcBorders>
            <w:tcMar>
              <w:top w:w="0" w:type="dxa"/>
              <w:left w:w="108" w:type="dxa"/>
              <w:bottom w:w="0" w:type="dxa"/>
              <w:right w:w="108" w:type="dxa"/>
            </w:tcMar>
          </w:tcPr>
          <w:p w:rsidR="00BB123A" w:rsidRDefault="00BB123A" w:rsidP="008616EC">
            <w:pPr>
              <w:jc w:val="left"/>
              <w:rPr>
                <w:ins w:id="2218" w:author="xlli" w:date="2017-11-17T16:33:00Z"/>
                <w:rFonts w:cs="Calibri"/>
                <w:szCs w:val="21"/>
              </w:rPr>
            </w:pPr>
            <w:ins w:id="2219" w:author="xlli" w:date="2017-11-17T16:35:00Z">
              <w:r>
                <w:rPr>
                  <w:rFonts w:hint="eastAsia"/>
                </w:rPr>
                <w:t>申请时间</w:t>
              </w:r>
            </w:ins>
          </w:p>
        </w:tc>
        <w:tc>
          <w:tcPr>
            <w:tcW w:w="672" w:type="dxa"/>
            <w:tcBorders>
              <w:tl2br w:val="nil"/>
              <w:tr2bl w:val="nil"/>
            </w:tcBorders>
            <w:tcMar>
              <w:top w:w="0" w:type="dxa"/>
              <w:left w:w="108" w:type="dxa"/>
              <w:bottom w:w="0" w:type="dxa"/>
              <w:right w:w="108" w:type="dxa"/>
            </w:tcMar>
          </w:tcPr>
          <w:p w:rsidR="00BB123A" w:rsidRDefault="00BB123A" w:rsidP="008616EC">
            <w:pPr>
              <w:rPr>
                <w:ins w:id="2220" w:author="xlli" w:date="2017-11-17T16:33:00Z"/>
                <w:rFonts w:cs="Calibri"/>
                <w:szCs w:val="21"/>
              </w:rPr>
            </w:pPr>
          </w:p>
        </w:tc>
        <w:tc>
          <w:tcPr>
            <w:tcW w:w="1621" w:type="dxa"/>
            <w:tcBorders>
              <w:tl2br w:val="nil"/>
              <w:tr2bl w:val="nil"/>
            </w:tcBorders>
            <w:tcMar>
              <w:top w:w="0" w:type="dxa"/>
              <w:left w:w="108" w:type="dxa"/>
              <w:bottom w:w="0" w:type="dxa"/>
              <w:right w:w="108" w:type="dxa"/>
            </w:tcMar>
          </w:tcPr>
          <w:p w:rsidR="00BB123A" w:rsidRDefault="00BB123A" w:rsidP="008616EC">
            <w:pPr>
              <w:jc w:val="left"/>
              <w:rPr>
                <w:ins w:id="2221" w:author="xlli" w:date="2017-11-17T16:33:00Z"/>
              </w:rPr>
            </w:pPr>
          </w:p>
        </w:tc>
        <w:tc>
          <w:tcPr>
            <w:tcW w:w="648" w:type="dxa"/>
            <w:tcBorders>
              <w:tl2br w:val="nil"/>
              <w:tr2bl w:val="nil"/>
            </w:tcBorders>
          </w:tcPr>
          <w:p w:rsidR="00BB123A" w:rsidRDefault="00BB123A" w:rsidP="008616EC">
            <w:pPr>
              <w:jc w:val="center"/>
              <w:rPr>
                <w:ins w:id="2222" w:author="xlli" w:date="2017-11-17T16:33:00Z"/>
                <w:szCs w:val="21"/>
              </w:rPr>
            </w:pPr>
          </w:p>
        </w:tc>
        <w:tc>
          <w:tcPr>
            <w:tcW w:w="664" w:type="dxa"/>
            <w:tcBorders>
              <w:tl2br w:val="nil"/>
              <w:tr2bl w:val="nil"/>
            </w:tcBorders>
          </w:tcPr>
          <w:p w:rsidR="00BB123A" w:rsidRDefault="00BB123A" w:rsidP="008616EC">
            <w:pPr>
              <w:jc w:val="left"/>
              <w:rPr>
                <w:ins w:id="2223" w:author="xlli" w:date="2017-11-17T16:33:00Z"/>
                <w:szCs w:val="21"/>
              </w:rPr>
            </w:pPr>
          </w:p>
        </w:tc>
        <w:tc>
          <w:tcPr>
            <w:tcW w:w="1647" w:type="dxa"/>
            <w:tcBorders>
              <w:tl2br w:val="nil"/>
              <w:tr2bl w:val="nil"/>
            </w:tcBorders>
            <w:vAlign w:val="center"/>
          </w:tcPr>
          <w:p w:rsidR="00BB123A" w:rsidRDefault="0019590E" w:rsidP="008616EC">
            <w:pPr>
              <w:rPr>
                <w:ins w:id="2224" w:author="xlli" w:date="2017-11-17T16:33:00Z"/>
              </w:rPr>
            </w:pPr>
            <w:ins w:id="2225" w:author="xlli" w:date="2017-11-17T16:37:00Z">
              <w:r w:rsidRPr="0019590E">
                <w:t>datetime</w:t>
              </w:r>
            </w:ins>
          </w:p>
        </w:tc>
      </w:tr>
      <w:tr w:rsidR="00BB123A" w:rsidTr="008616EC">
        <w:trPr>
          <w:trHeight w:val="356"/>
          <w:jc w:val="center"/>
          <w:ins w:id="2226" w:author="xlli" w:date="2017-11-17T16:33:00Z"/>
        </w:trPr>
        <w:tc>
          <w:tcPr>
            <w:tcW w:w="1412" w:type="dxa"/>
            <w:tcBorders>
              <w:tl2br w:val="nil"/>
              <w:tr2bl w:val="nil"/>
            </w:tcBorders>
          </w:tcPr>
          <w:p w:rsidR="00BB123A" w:rsidRDefault="00BB123A">
            <w:pPr>
              <w:rPr>
                <w:ins w:id="2227" w:author="xlli" w:date="2017-11-17T16:33:00Z"/>
                <w:rFonts w:ascii="宋体" w:hAnsi="宋体"/>
                <w:szCs w:val="21"/>
              </w:rPr>
              <w:pPrChange w:id="2228" w:author="xlli" w:date="2017-11-17T16:35:00Z">
                <w:pPr>
                  <w:jc w:val="center"/>
                </w:pPr>
              </w:pPrChange>
            </w:pPr>
            <w:ins w:id="2229" w:author="xlli" w:date="2017-11-17T16:35:00Z">
              <w:r w:rsidRPr="00952589">
                <w:t>status1</w:t>
              </w:r>
            </w:ins>
          </w:p>
        </w:tc>
        <w:tc>
          <w:tcPr>
            <w:tcW w:w="1476" w:type="dxa"/>
            <w:tcBorders>
              <w:tl2br w:val="nil"/>
              <w:tr2bl w:val="nil"/>
            </w:tcBorders>
            <w:tcMar>
              <w:top w:w="0" w:type="dxa"/>
              <w:left w:w="108" w:type="dxa"/>
              <w:bottom w:w="0" w:type="dxa"/>
              <w:right w:w="108" w:type="dxa"/>
            </w:tcMar>
          </w:tcPr>
          <w:p w:rsidR="00BB123A" w:rsidRDefault="00BB123A" w:rsidP="008616EC">
            <w:pPr>
              <w:jc w:val="left"/>
              <w:rPr>
                <w:ins w:id="2230" w:author="xlli" w:date="2017-11-17T16:33:00Z"/>
                <w:rFonts w:cs="Calibri"/>
                <w:szCs w:val="21"/>
              </w:rPr>
            </w:pPr>
            <w:ins w:id="2231" w:author="xlli" w:date="2017-11-17T16:36:00Z">
              <w:r>
                <w:rPr>
                  <w:rFonts w:cs="Calibri" w:hint="eastAsia"/>
                  <w:szCs w:val="21"/>
                </w:rPr>
                <w:t>更新前状态</w:t>
              </w:r>
            </w:ins>
          </w:p>
        </w:tc>
        <w:tc>
          <w:tcPr>
            <w:tcW w:w="672" w:type="dxa"/>
            <w:tcBorders>
              <w:tl2br w:val="nil"/>
              <w:tr2bl w:val="nil"/>
            </w:tcBorders>
            <w:tcMar>
              <w:top w:w="0" w:type="dxa"/>
              <w:left w:w="108" w:type="dxa"/>
              <w:bottom w:w="0" w:type="dxa"/>
              <w:right w:w="108" w:type="dxa"/>
            </w:tcMar>
          </w:tcPr>
          <w:p w:rsidR="00BB123A" w:rsidRDefault="00BB123A" w:rsidP="008616EC">
            <w:pPr>
              <w:rPr>
                <w:ins w:id="2232" w:author="xlli" w:date="2017-11-17T16:33:00Z"/>
                <w:rFonts w:cs="Calibri"/>
                <w:szCs w:val="21"/>
              </w:rPr>
            </w:pPr>
          </w:p>
        </w:tc>
        <w:tc>
          <w:tcPr>
            <w:tcW w:w="1621" w:type="dxa"/>
            <w:tcBorders>
              <w:tl2br w:val="nil"/>
              <w:tr2bl w:val="nil"/>
            </w:tcBorders>
            <w:tcMar>
              <w:top w:w="0" w:type="dxa"/>
              <w:left w:w="108" w:type="dxa"/>
              <w:bottom w:w="0" w:type="dxa"/>
              <w:right w:w="108" w:type="dxa"/>
            </w:tcMar>
          </w:tcPr>
          <w:p w:rsidR="00BB123A" w:rsidRDefault="00BB123A" w:rsidP="008616EC">
            <w:pPr>
              <w:jc w:val="left"/>
              <w:rPr>
                <w:ins w:id="2233" w:author="xlli" w:date="2017-11-17T16:33:00Z"/>
                <w:szCs w:val="21"/>
              </w:rPr>
            </w:pPr>
          </w:p>
        </w:tc>
        <w:tc>
          <w:tcPr>
            <w:tcW w:w="648" w:type="dxa"/>
            <w:tcBorders>
              <w:tl2br w:val="nil"/>
              <w:tr2bl w:val="nil"/>
            </w:tcBorders>
          </w:tcPr>
          <w:p w:rsidR="00BB123A" w:rsidRDefault="00BB123A" w:rsidP="008616EC">
            <w:pPr>
              <w:jc w:val="center"/>
              <w:rPr>
                <w:ins w:id="2234" w:author="xlli" w:date="2017-11-17T16:33:00Z"/>
                <w:szCs w:val="21"/>
              </w:rPr>
            </w:pPr>
          </w:p>
        </w:tc>
        <w:tc>
          <w:tcPr>
            <w:tcW w:w="664" w:type="dxa"/>
            <w:tcBorders>
              <w:tl2br w:val="nil"/>
              <w:tr2bl w:val="nil"/>
            </w:tcBorders>
          </w:tcPr>
          <w:p w:rsidR="00BB123A" w:rsidRDefault="00BB123A" w:rsidP="008616EC">
            <w:pPr>
              <w:jc w:val="left"/>
              <w:rPr>
                <w:ins w:id="2235" w:author="xlli" w:date="2017-11-17T16:33:00Z"/>
                <w:szCs w:val="21"/>
              </w:rPr>
            </w:pPr>
          </w:p>
        </w:tc>
        <w:tc>
          <w:tcPr>
            <w:tcW w:w="1647" w:type="dxa"/>
            <w:tcBorders>
              <w:tl2br w:val="nil"/>
              <w:tr2bl w:val="nil"/>
            </w:tcBorders>
            <w:vAlign w:val="center"/>
          </w:tcPr>
          <w:p w:rsidR="00BB123A" w:rsidRDefault="00BB123A" w:rsidP="008616EC">
            <w:pPr>
              <w:rPr>
                <w:ins w:id="2236" w:author="xlli" w:date="2017-11-17T16:33:00Z"/>
                <w:rFonts w:ascii="宋体" w:hAnsi="宋体" w:cs="宋体"/>
                <w:szCs w:val="21"/>
              </w:rPr>
            </w:pPr>
            <w:ins w:id="2237" w:author="xlli" w:date="2017-11-17T16:33:00Z">
              <w:r>
                <w:rPr>
                  <w:rFonts w:hint="eastAsia"/>
                </w:rPr>
                <w:t>varchar(255)</w:t>
              </w:r>
            </w:ins>
          </w:p>
        </w:tc>
      </w:tr>
      <w:tr w:rsidR="00BB123A" w:rsidTr="008616EC">
        <w:trPr>
          <w:trHeight w:val="356"/>
          <w:jc w:val="center"/>
          <w:ins w:id="2238" w:author="xlli" w:date="2017-11-17T16:33:00Z"/>
        </w:trPr>
        <w:tc>
          <w:tcPr>
            <w:tcW w:w="1412" w:type="dxa"/>
            <w:tcBorders>
              <w:tl2br w:val="nil"/>
              <w:tr2bl w:val="nil"/>
            </w:tcBorders>
          </w:tcPr>
          <w:p w:rsidR="00BB123A" w:rsidRPr="00AA5B23" w:rsidRDefault="00BB123A" w:rsidP="008616EC">
            <w:pPr>
              <w:rPr>
                <w:ins w:id="2239" w:author="xlli" w:date="2017-11-17T16:33:00Z"/>
              </w:rPr>
            </w:pPr>
            <w:ins w:id="2240" w:author="xlli" w:date="2017-11-17T16:35:00Z">
              <w:r w:rsidRPr="00952589">
                <w:t>status2</w:t>
              </w:r>
            </w:ins>
          </w:p>
        </w:tc>
        <w:tc>
          <w:tcPr>
            <w:tcW w:w="1476" w:type="dxa"/>
            <w:tcBorders>
              <w:tl2br w:val="nil"/>
              <w:tr2bl w:val="nil"/>
            </w:tcBorders>
            <w:tcMar>
              <w:top w:w="0" w:type="dxa"/>
              <w:left w:w="108" w:type="dxa"/>
              <w:bottom w:w="0" w:type="dxa"/>
              <w:right w:w="108" w:type="dxa"/>
            </w:tcMar>
          </w:tcPr>
          <w:p w:rsidR="00BB123A" w:rsidRDefault="00BB123A" w:rsidP="008616EC">
            <w:pPr>
              <w:jc w:val="left"/>
              <w:rPr>
                <w:ins w:id="2241" w:author="xlli" w:date="2017-11-17T16:33:00Z"/>
              </w:rPr>
            </w:pPr>
            <w:ins w:id="2242" w:author="xlli" w:date="2017-11-17T16:36:00Z">
              <w:r>
                <w:rPr>
                  <w:rFonts w:hint="eastAsia"/>
                </w:rPr>
                <w:t>更新后状态</w:t>
              </w:r>
            </w:ins>
          </w:p>
        </w:tc>
        <w:tc>
          <w:tcPr>
            <w:tcW w:w="672" w:type="dxa"/>
            <w:tcBorders>
              <w:tl2br w:val="nil"/>
              <w:tr2bl w:val="nil"/>
            </w:tcBorders>
            <w:tcMar>
              <w:top w:w="0" w:type="dxa"/>
              <w:left w:w="108" w:type="dxa"/>
              <w:bottom w:w="0" w:type="dxa"/>
              <w:right w:w="108" w:type="dxa"/>
            </w:tcMar>
          </w:tcPr>
          <w:p w:rsidR="00BB123A" w:rsidRDefault="00BB123A" w:rsidP="008616EC">
            <w:pPr>
              <w:rPr>
                <w:ins w:id="2243" w:author="xlli" w:date="2017-11-17T16:33:00Z"/>
                <w:rFonts w:cs="Calibri"/>
                <w:szCs w:val="21"/>
              </w:rPr>
            </w:pPr>
          </w:p>
        </w:tc>
        <w:tc>
          <w:tcPr>
            <w:tcW w:w="1621" w:type="dxa"/>
            <w:tcBorders>
              <w:tl2br w:val="nil"/>
              <w:tr2bl w:val="nil"/>
            </w:tcBorders>
            <w:tcMar>
              <w:top w:w="0" w:type="dxa"/>
              <w:left w:w="108" w:type="dxa"/>
              <w:bottom w:w="0" w:type="dxa"/>
              <w:right w:w="108" w:type="dxa"/>
            </w:tcMar>
          </w:tcPr>
          <w:p w:rsidR="00BB123A" w:rsidRDefault="00BB123A" w:rsidP="008616EC">
            <w:pPr>
              <w:jc w:val="left"/>
              <w:rPr>
                <w:ins w:id="2244" w:author="xlli" w:date="2017-11-17T16:33:00Z"/>
                <w:szCs w:val="21"/>
              </w:rPr>
            </w:pPr>
          </w:p>
        </w:tc>
        <w:tc>
          <w:tcPr>
            <w:tcW w:w="648" w:type="dxa"/>
            <w:tcBorders>
              <w:tl2br w:val="nil"/>
              <w:tr2bl w:val="nil"/>
            </w:tcBorders>
          </w:tcPr>
          <w:p w:rsidR="00BB123A" w:rsidRDefault="00BB123A" w:rsidP="008616EC">
            <w:pPr>
              <w:jc w:val="center"/>
              <w:rPr>
                <w:ins w:id="2245" w:author="xlli" w:date="2017-11-17T16:33:00Z"/>
                <w:szCs w:val="21"/>
              </w:rPr>
            </w:pPr>
          </w:p>
        </w:tc>
        <w:tc>
          <w:tcPr>
            <w:tcW w:w="664" w:type="dxa"/>
            <w:tcBorders>
              <w:tl2br w:val="nil"/>
              <w:tr2bl w:val="nil"/>
            </w:tcBorders>
          </w:tcPr>
          <w:p w:rsidR="00BB123A" w:rsidRDefault="00BB123A" w:rsidP="008616EC">
            <w:pPr>
              <w:jc w:val="left"/>
              <w:rPr>
                <w:ins w:id="2246" w:author="xlli" w:date="2017-11-17T16:33:00Z"/>
                <w:szCs w:val="21"/>
              </w:rPr>
            </w:pPr>
          </w:p>
        </w:tc>
        <w:tc>
          <w:tcPr>
            <w:tcW w:w="1647" w:type="dxa"/>
            <w:tcBorders>
              <w:tl2br w:val="nil"/>
              <w:tr2bl w:val="nil"/>
            </w:tcBorders>
            <w:vAlign w:val="center"/>
          </w:tcPr>
          <w:p w:rsidR="00BB123A" w:rsidRDefault="00BB123A" w:rsidP="008616EC">
            <w:pPr>
              <w:rPr>
                <w:ins w:id="2247" w:author="xlli" w:date="2017-11-17T16:33:00Z"/>
              </w:rPr>
            </w:pPr>
            <w:ins w:id="2248" w:author="xlli" w:date="2017-11-17T16:33:00Z">
              <w:r>
                <w:rPr>
                  <w:rFonts w:hint="eastAsia"/>
                </w:rPr>
                <w:t>varchar(255)</w:t>
              </w:r>
            </w:ins>
          </w:p>
        </w:tc>
      </w:tr>
      <w:tr w:rsidR="00BB123A" w:rsidTr="008616EC">
        <w:trPr>
          <w:trHeight w:val="356"/>
          <w:jc w:val="center"/>
          <w:ins w:id="2249" w:author="xlli" w:date="2017-11-17T16:33:00Z"/>
        </w:trPr>
        <w:tc>
          <w:tcPr>
            <w:tcW w:w="1412" w:type="dxa"/>
            <w:tcBorders>
              <w:tl2br w:val="nil"/>
              <w:tr2bl w:val="nil"/>
            </w:tcBorders>
          </w:tcPr>
          <w:p w:rsidR="00BB123A" w:rsidRDefault="00BB123A" w:rsidP="008616EC">
            <w:pPr>
              <w:rPr>
                <w:ins w:id="2250" w:author="xlli" w:date="2017-11-17T16:33:00Z"/>
              </w:rPr>
            </w:pPr>
            <w:ins w:id="2251" w:author="xlli" w:date="2017-11-17T16:35:00Z">
              <w:r w:rsidRPr="00952589">
                <w:t>update_time</w:t>
              </w:r>
            </w:ins>
          </w:p>
        </w:tc>
        <w:tc>
          <w:tcPr>
            <w:tcW w:w="1476" w:type="dxa"/>
            <w:tcBorders>
              <w:tl2br w:val="nil"/>
              <w:tr2bl w:val="nil"/>
            </w:tcBorders>
            <w:tcMar>
              <w:top w:w="0" w:type="dxa"/>
              <w:left w:w="108" w:type="dxa"/>
              <w:bottom w:w="0" w:type="dxa"/>
              <w:right w:w="108" w:type="dxa"/>
            </w:tcMar>
          </w:tcPr>
          <w:p w:rsidR="00BB123A" w:rsidRDefault="00BB123A" w:rsidP="008616EC">
            <w:pPr>
              <w:jc w:val="left"/>
              <w:rPr>
                <w:ins w:id="2252" w:author="xlli" w:date="2017-11-17T16:33:00Z"/>
              </w:rPr>
            </w:pPr>
            <w:ins w:id="2253" w:author="xlli" w:date="2017-11-17T16:36:00Z">
              <w:r>
                <w:rPr>
                  <w:rFonts w:hint="eastAsia"/>
                </w:rPr>
                <w:t>更新时间</w:t>
              </w:r>
            </w:ins>
          </w:p>
        </w:tc>
        <w:tc>
          <w:tcPr>
            <w:tcW w:w="672" w:type="dxa"/>
            <w:tcBorders>
              <w:tl2br w:val="nil"/>
              <w:tr2bl w:val="nil"/>
            </w:tcBorders>
            <w:tcMar>
              <w:top w:w="0" w:type="dxa"/>
              <w:left w:w="108" w:type="dxa"/>
              <w:bottom w:w="0" w:type="dxa"/>
              <w:right w:w="108" w:type="dxa"/>
            </w:tcMar>
          </w:tcPr>
          <w:p w:rsidR="00BB123A" w:rsidRDefault="00BB123A" w:rsidP="008616EC">
            <w:pPr>
              <w:rPr>
                <w:ins w:id="2254" w:author="xlli" w:date="2017-11-17T16:33:00Z"/>
                <w:rFonts w:cs="Calibri"/>
                <w:szCs w:val="21"/>
              </w:rPr>
            </w:pPr>
          </w:p>
        </w:tc>
        <w:tc>
          <w:tcPr>
            <w:tcW w:w="1621" w:type="dxa"/>
            <w:tcBorders>
              <w:tl2br w:val="nil"/>
              <w:tr2bl w:val="nil"/>
            </w:tcBorders>
            <w:tcMar>
              <w:top w:w="0" w:type="dxa"/>
              <w:left w:w="108" w:type="dxa"/>
              <w:bottom w:w="0" w:type="dxa"/>
              <w:right w:w="108" w:type="dxa"/>
            </w:tcMar>
          </w:tcPr>
          <w:p w:rsidR="00BB123A" w:rsidRDefault="00BB123A" w:rsidP="008616EC">
            <w:pPr>
              <w:jc w:val="left"/>
              <w:rPr>
                <w:ins w:id="2255" w:author="xlli" w:date="2017-11-17T16:33:00Z"/>
                <w:szCs w:val="21"/>
              </w:rPr>
            </w:pPr>
          </w:p>
        </w:tc>
        <w:tc>
          <w:tcPr>
            <w:tcW w:w="648" w:type="dxa"/>
            <w:tcBorders>
              <w:tl2br w:val="nil"/>
              <w:tr2bl w:val="nil"/>
            </w:tcBorders>
          </w:tcPr>
          <w:p w:rsidR="00BB123A" w:rsidRDefault="00BB123A" w:rsidP="008616EC">
            <w:pPr>
              <w:jc w:val="center"/>
              <w:rPr>
                <w:ins w:id="2256" w:author="xlli" w:date="2017-11-17T16:33:00Z"/>
                <w:szCs w:val="21"/>
              </w:rPr>
            </w:pPr>
          </w:p>
        </w:tc>
        <w:tc>
          <w:tcPr>
            <w:tcW w:w="664" w:type="dxa"/>
            <w:tcBorders>
              <w:tl2br w:val="nil"/>
              <w:tr2bl w:val="nil"/>
            </w:tcBorders>
          </w:tcPr>
          <w:p w:rsidR="00BB123A" w:rsidRDefault="00BB123A" w:rsidP="008616EC">
            <w:pPr>
              <w:jc w:val="left"/>
              <w:rPr>
                <w:ins w:id="2257" w:author="xlli" w:date="2017-11-17T16:33:00Z"/>
                <w:szCs w:val="21"/>
              </w:rPr>
            </w:pPr>
          </w:p>
        </w:tc>
        <w:tc>
          <w:tcPr>
            <w:tcW w:w="1647" w:type="dxa"/>
            <w:tcBorders>
              <w:tl2br w:val="nil"/>
              <w:tr2bl w:val="nil"/>
            </w:tcBorders>
            <w:vAlign w:val="center"/>
          </w:tcPr>
          <w:p w:rsidR="00BB123A" w:rsidRDefault="0019590E" w:rsidP="008616EC">
            <w:pPr>
              <w:rPr>
                <w:ins w:id="2258" w:author="xlli" w:date="2017-11-17T16:33:00Z"/>
              </w:rPr>
            </w:pPr>
            <w:ins w:id="2259" w:author="xlli" w:date="2017-11-17T16:37:00Z">
              <w:r w:rsidRPr="0019590E">
                <w:t>datetime</w:t>
              </w:r>
            </w:ins>
          </w:p>
        </w:tc>
      </w:tr>
      <w:tr w:rsidR="00BB123A" w:rsidTr="008616EC">
        <w:trPr>
          <w:trHeight w:val="356"/>
          <w:jc w:val="center"/>
          <w:ins w:id="2260" w:author="xlli" w:date="2017-11-17T16:34:00Z"/>
        </w:trPr>
        <w:tc>
          <w:tcPr>
            <w:tcW w:w="1412" w:type="dxa"/>
            <w:tcBorders>
              <w:tl2br w:val="nil"/>
              <w:tr2bl w:val="nil"/>
            </w:tcBorders>
          </w:tcPr>
          <w:p w:rsidR="00BB123A" w:rsidRPr="00AA5B23" w:rsidRDefault="00EC2B75" w:rsidP="008616EC">
            <w:pPr>
              <w:rPr>
                <w:ins w:id="2261" w:author="xlli" w:date="2017-11-17T16:34:00Z"/>
              </w:rPr>
            </w:pPr>
            <w:ins w:id="2262" w:author="xlli" w:date="2017-11-23T14:59:00Z">
              <w:r w:rsidRPr="00EC2B75">
                <w:t>company_login_name</w:t>
              </w:r>
            </w:ins>
          </w:p>
        </w:tc>
        <w:tc>
          <w:tcPr>
            <w:tcW w:w="1476" w:type="dxa"/>
            <w:tcBorders>
              <w:tl2br w:val="nil"/>
              <w:tr2bl w:val="nil"/>
            </w:tcBorders>
            <w:tcMar>
              <w:top w:w="0" w:type="dxa"/>
              <w:left w:w="108" w:type="dxa"/>
              <w:bottom w:w="0" w:type="dxa"/>
              <w:right w:w="108" w:type="dxa"/>
            </w:tcMar>
          </w:tcPr>
          <w:p w:rsidR="00BB123A" w:rsidRDefault="00EC2B75" w:rsidP="008616EC">
            <w:pPr>
              <w:jc w:val="left"/>
              <w:rPr>
                <w:ins w:id="2263" w:author="xlli" w:date="2017-11-17T16:34:00Z"/>
              </w:rPr>
            </w:pPr>
            <w:ins w:id="2264" w:author="xlli" w:date="2017-11-23T14:59:00Z">
              <w:r>
                <w:rPr>
                  <w:rFonts w:hint="eastAsia"/>
                </w:rPr>
                <w:t>企业</w:t>
              </w:r>
            </w:ins>
            <w:ins w:id="2265" w:author="xlli" w:date="2017-11-17T16:36:00Z">
              <w:r w:rsidR="00BB123A">
                <w:rPr>
                  <w:rFonts w:hint="eastAsia"/>
                </w:rPr>
                <w:t>用户名</w:t>
              </w:r>
            </w:ins>
          </w:p>
        </w:tc>
        <w:tc>
          <w:tcPr>
            <w:tcW w:w="672" w:type="dxa"/>
            <w:tcBorders>
              <w:tl2br w:val="nil"/>
              <w:tr2bl w:val="nil"/>
            </w:tcBorders>
            <w:tcMar>
              <w:top w:w="0" w:type="dxa"/>
              <w:left w:w="108" w:type="dxa"/>
              <w:bottom w:w="0" w:type="dxa"/>
              <w:right w:w="108" w:type="dxa"/>
            </w:tcMar>
          </w:tcPr>
          <w:p w:rsidR="00BB123A" w:rsidRDefault="00BB123A" w:rsidP="008616EC">
            <w:pPr>
              <w:rPr>
                <w:ins w:id="2266" w:author="xlli" w:date="2017-11-17T16:34:00Z"/>
                <w:rFonts w:cs="Calibri"/>
                <w:szCs w:val="21"/>
              </w:rPr>
            </w:pPr>
          </w:p>
        </w:tc>
        <w:tc>
          <w:tcPr>
            <w:tcW w:w="1621" w:type="dxa"/>
            <w:tcBorders>
              <w:tl2br w:val="nil"/>
              <w:tr2bl w:val="nil"/>
            </w:tcBorders>
            <w:tcMar>
              <w:top w:w="0" w:type="dxa"/>
              <w:left w:w="108" w:type="dxa"/>
              <w:bottom w:w="0" w:type="dxa"/>
              <w:right w:w="108" w:type="dxa"/>
            </w:tcMar>
          </w:tcPr>
          <w:p w:rsidR="00BB123A" w:rsidRDefault="00BB123A" w:rsidP="008616EC">
            <w:pPr>
              <w:jc w:val="left"/>
              <w:rPr>
                <w:ins w:id="2267" w:author="xlli" w:date="2017-11-17T16:34:00Z"/>
                <w:szCs w:val="21"/>
              </w:rPr>
            </w:pPr>
          </w:p>
        </w:tc>
        <w:tc>
          <w:tcPr>
            <w:tcW w:w="648" w:type="dxa"/>
            <w:tcBorders>
              <w:tl2br w:val="nil"/>
              <w:tr2bl w:val="nil"/>
            </w:tcBorders>
          </w:tcPr>
          <w:p w:rsidR="00BB123A" w:rsidRDefault="00BB123A" w:rsidP="008616EC">
            <w:pPr>
              <w:jc w:val="center"/>
              <w:rPr>
                <w:ins w:id="2268" w:author="xlli" w:date="2017-11-17T16:34:00Z"/>
                <w:szCs w:val="21"/>
              </w:rPr>
            </w:pPr>
          </w:p>
        </w:tc>
        <w:tc>
          <w:tcPr>
            <w:tcW w:w="664" w:type="dxa"/>
            <w:tcBorders>
              <w:tl2br w:val="nil"/>
              <w:tr2bl w:val="nil"/>
            </w:tcBorders>
          </w:tcPr>
          <w:p w:rsidR="00BB123A" w:rsidRDefault="00BB123A" w:rsidP="008616EC">
            <w:pPr>
              <w:jc w:val="left"/>
              <w:rPr>
                <w:ins w:id="2269" w:author="xlli" w:date="2017-11-17T16:34:00Z"/>
                <w:szCs w:val="21"/>
              </w:rPr>
            </w:pPr>
          </w:p>
        </w:tc>
        <w:tc>
          <w:tcPr>
            <w:tcW w:w="1647" w:type="dxa"/>
            <w:tcBorders>
              <w:tl2br w:val="nil"/>
              <w:tr2bl w:val="nil"/>
            </w:tcBorders>
            <w:vAlign w:val="center"/>
          </w:tcPr>
          <w:p w:rsidR="00BB123A" w:rsidRDefault="0019590E" w:rsidP="008616EC">
            <w:pPr>
              <w:rPr>
                <w:ins w:id="2270" w:author="xlli" w:date="2017-11-17T16:34:00Z"/>
              </w:rPr>
            </w:pPr>
            <w:ins w:id="2271" w:author="xlli" w:date="2017-11-17T16:37:00Z">
              <w:r>
                <w:rPr>
                  <w:rFonts w:hint="eastAsia"/>
                </w:rPr>
                <w:t>varchar(255)</w:t>
              </w:r>
            </w:ins>
          </w:p>
        </w:tc>
      </w:tr>
      <w:tr w:rsidR="00EC2B75" w:rsidTr="008616EC">
        <w:trPr>
          <w:trHeight w:val="356"/>
          <w:jc w:val="center"/>
          <w:ins w:id="2272" w:author="xlli" w:date="2017-11-23T14:59:00Z"/>
        </w:trPr>
        <w:tc>
          <w:tcPr>
            <w:tcW w:w="1412" w:type="dxa"/>
            <w:tcBorders>
              <w:tl2br w:val="nil"/>
              <w:tr2bl w:val="nil"/>
            </w:tcBorders>
          </w:tcPr>
          <w:p w:rsidR="00EC2B75" w:rsidRPr="00EC2B75" w:rsidRDefault="00EC2B75" w:rsidP="008616EC">
            <w:pPr>
              <w:rPr>
                <w:ins w:id="2273" w:author="xlli" w:date="2017-11-23T14:59:00Z"/>
              </w:rPr>
            </w:pPr>
            <w:ins w:id="2274" w:author="xlli" w:date="2017-11-23T15:00:00Z">
              <w:r>
                <w:rPr>
                  <w:rFonts w:hint="eastAsia"/>
                </w:rPr>
                <w:t>bank</w:t>
              </w:r>
              <w:r w:rsidRPr="00EC2B75">
                <w:t>_login_name</w:t>
              </w:r>
            </w:ins>
          </w:p>
        </w:tc>
        <w:tc>
          <w:tcPr>
            <w:tcW w:w="1476" w:type="dxa"/>
            <w:tcBorders>
              <w:tl2br w:val="nil"/>
              <w:tr2bl w:val="nil"/>
            </w:tcBorders>
            <w:tcMar>
              <w:top w:w="0" w:type="dxa"/>
              <w:left w:w="108" w:type="dxa"/>
              <w:bottom w:w="0" w:type="dxa"/>
              <w:right w:w="108" w:type="dxa"/>
            </w:tcMar>
          </w:tcPr>
          <w:p w:rsidR="00EC2B75" w:rsidRDefault="00013805" w:rsidP="008616EC">
            <w:pPr>
              <w:jc w:val="left"/>
              <w:rPr>
                <w:ins w:id="2275" w:author="xlli" w:date="2017-11-23T14:59:00Z"/>
              </w:rPr>
            </w:pPr>
            <w:ins w:id="2276" w:author="xlli" w:date="2017-11-23T15:00:00Z">
              <w:r>
                <w:rPr>
                  <w:rFonts w:hint="eastAsia"/>
                </w:rPr>
                <w:t>银行</w:t>
              </w:r>
              <w:r w:rsidR="00EC2B75">
                <w:rPr>
                  <w:rFonts w:hint="eastAsia"/>
                </w:rPr>
                <w:t>用户名</w:t>
              </w:r>
            </w:ins>
          </w:p>
        </w:tc>
        <w:tc>
          <w:tcPr>
            <w:tcW w:w="672" w:type="dxa"/>
            <w:tcBorders>
              <w:tl2br w:val="nil"/>
              <w:tr2bl w:val="nil"/>
            </w:tcBorders>
            <w:tcMar>
              <w:top w:w="0" w:type="dxa"/>
              <w:left w:w="108" w:type="dxa"/>
              <w:bottom w:w="0" w:type="dxa"/>
              <w:right w:w="108" w:type="dxa"/>
            </w:tcMar>
          </w:tcPr>
          <w:p w:rsidR="00EC2B75" w:rsidRDefault="00EC2B75" w:rsidP="008616EC">
            <w:pPr>
              <w:rPr>
                <w:ins w:id="2277" w:author="xlli" w:date="2017-11-23T14:59:00Z"/>
                <w:rFonts w:cs="Calibri"/>
                <w:szCs w:val="21"/>
              </w:rPr>
            </w:pPr>
          </w:p>
        </w:tc>
        <w:tc>
          <w:tcPr>
            <w:tcW w:w="1621" w:type="dxa"/>
            <w:tcBorders>
              <w:tl2br w:val="nil"/>
              <w:tr2bl w:val="nil"/>
            </w:tcBorders>
            <w:tcMar>
              <w:top w:w="0" w:type="dxa"/>
              <w:left w:w="108" w:type="dxa"/>
              <w:bottom w:w="0" w:type="dxa"/>
              <w:right w:w="108" w:type="dxa"/>
            </w:tcMar>
          </w:tcPr>
          <w:p w:rsidR="00EC2B75" w:rsidRDefault="00EC2B75" w:rsidP="008616EC">
            <w:pPr>
              <w:jc w:val="left"/>
              <w:rPr>
                <w:ins w:id="2278" w:author="xlli" w:date="2017-11-23T14:59:00Z"/>
                <w:szCs w:val="21"/>
              </w:rPr>
            </w:pPr>
          </w:p>
        </w:tc>
        <w:tc>
          <w:tcPr>
            <w:tcW w:w="648" w:type="dxa"/>
            <w:tcBorders>
              <w:tl2br w:val="nil"/>
              <w:tr2bl w:val="nil"/>
            </w:tcBorders>
          </w:tcPr>
          <w:p w:rsidR="00EC2B75" w:rsidRDefault="00EC2B75" w:rsidP="008616EC">
            <w:pPr>
              <w:jc w:val="center"/>
              <w:rPr>
                <w:ins w:id="2279" w:author="xlli" w:date="2017-11-23T14:59:00Z"/>
                <w:szCs w:val="21"/>
              </w:rPr>
            </w:pPr>
          </w:p>
        </w:tc>
        <w:tc>
          <w:tcPr>
            <w:tcW w:w="664" w:type="dxa"/>
            <w:tcBorders>
              <w:tl2br w:val="nil"/>
              <w:tr2bl w:val="nil"/>
            </w:tcBorders>
          </w:tcPr>
          <w:p w:rsidR="00EC2B75" w:rsidRDefault="00EC2B75" w:rsidP="008616EC">
            <w:pPr>
              <w:jc w:val="left"/>
              <w:rPr>
                <w:ins w:id="2280" w:author="xlli" w:date="2017-11-23T14:59:00Z"/>
                <w:szCs w:val="21"/>
              </w:rPr>
            </w:pPr>
          </w:p>
        </w:tc>
        <w:tc>
          <w:tcPr>
            <w:tcW w:w="1647" w:type="dxa"/>
            <w:tcBorders>
              <w:tl2br w:val="nil"/>
              <w:tr2bl w:val="nil"/>
            </w:tcBorders>
            <w:vAlign w:val="center"/>
          </w:tcPr>
          <w:p w:rsidR="00EC2B75" w:rsidRDefault="00EC2B75" w:rsidP="008616EC">
            <w:pPr>
              <w:rPr>
                <w:ins w:id="2281" w:author="xlli" w:date="2017-11-23T14:59:00Z"/>
              </w:rPr>
            </w:pPr>
            <w:ins w:id="2282" w:author="xlli" w:date="2017-11-23T15:00:00Z">
              <w:r>
                <w:rPr>
                  <w:rFonts w:hint="eastAsia"/>
                </w:rPr>
                <w:t>varchar(255)</w:t>
              </w:r>
            </w:ins>
          </w:p>
        </w:tc>
      </w:tr>
      <w:tr w:rsidR="00EC2B75" w:rsidTr="008616EC">
        <w:trPr>
          <w:trHeight w:val="356"/>
          <w:jc w:val="center"/>
          <w:ins w:id="2283" w:author="xlli" w:date="2017-11-17T16:34:00Z"/>
        </w:trPr>
        <w:tc>
          <w:tcPr>
            <w:tcW w:w="1412" w:type="dxa"/>
            <w:tcBorders>
              <w:tl2br w:val="nil"/>
              <w:tr2bl w:val="nil"/>
            </w:tcBorders>
          </w:tcPr>
          <w:p w:rsidR="00EC2B75" w:rsidRPr="00AA5B23" w:rsidRDefault="00EC2B75" w:rsidP="008616EC">
            <w:pPr>
              <w:rPr>
                <w:ins w:id="2284" w:author="xlli" w:date="2017-11-17T16:34:00Z"/>
              </w:rPr>
            </w:pPr>
            <w:ins w:id="2285" w:author="xlli" w:date="2017-11-17T16:35:00Z">
              <w:r w:rsidRPr="00952589">
                <w:t>company_name</w:t>
              </w:r>
            </w:ins>
          </w:p>
        </w:tc>
        <w:tc>
          <w:tcPr>
            <w:tcW w:w="1476" w:type="dxa"/>
            <w:tcBorders>
              <w:tl2br w:val="nil"/>
              <w:tr2bl w:val="nil"/>
            </w:tcBorders>
            <w:tcMar>
              <w:top w:w="0" w:type="dxa"/>
              <w:left w:w="108" w:type="dxa"/>
              <w:bottom w:w="0" w:type="dxa"/>
              <w:right w:w="108" w:type="dxa"/>
            </w:tcMar>
          </w:tcPr>
          <w:p w:rsidR="00EC2B75" w:rsidRDefault="00EC2B75" w:rsidP="008616EC">
            <w:pPr>
              <w:jc w:val="left"/>
              <w:rPr>
                <w:ins w:id="2286" w:author="xlli" w:date="2017-11-17T16:34:00Z"/>
              </w:rPr>
            </w:pPr>
            <w:ins w:id="2287" w:author="xlli" w:date="2017-11-17T16:36:00Z">
              <w:r>
                <w:rPr>
                  <w:rFonts w:hint="eastAsia"/>
                </w:rPr>
                <w:t>企业名称</w:t>
              </w:r>
            </w:ins>
          </w:p>
        </w:tc>
        <w:tc>
          <w:tcPr>
            <w:tcW w:w="672" w:type="dxa"/>
            <w:tcBorders>
              <w:tl2br w:val="nil"/>
              <w:tr2bl w:val="nil"/>
            </w:tcBorders>
            <w:tcMar>
              <w:top w:w="0" w:type="dxa"/>
              <w:left w:w="108" w:type="dxa"/>
              <w:bottom w:w="0" w:type="dxa"/>
              <w:right w:w="108" w:type="dxa"/>
            </w:tcMar>
          </w:tcPr>
          <w:p w:rsidR="00EC2B75" w:rsidRDefault="00EC2B75" w:rsidP="008616EC">
            <w:pPr>
              <w:rPr>
                <w:ins w:id="2288" w:author="xlli" w:date="2017-11-17T16:34:00Z"/>
                <w:rFonts w:cs="Calibri"/>
                <w:szCs w:val="21"/>
              </w:rPr>
            </w:pPr>
          </w:p>
        </w:tc>
        <w:tc>
          <w:tcPr>
            <w:tcW w:w="1621" w:type="dxa"/>
            <w:tcBorders>
              <w:tl2br w:val="nil"/>
              <w:tr2bl w:val="nil"/>
            </w:tcBorders>
            <w:tcMar>
              <w:top w:w="0" w:type="dxa"/>
              <w:left w:w="108" w:type="dxa"/>
              <w:bottom w:w="0" w:type="dxa"/>
              <w:right w:w="108" w:type="dxa"/>
            </w:tcMar>
          </w:tcPr>
          <w:p w:rsidR="00EC2B75" w:rsidRDefault="00EC2B75" w:rsidP="008616EC">
            <w:pPr>
              <w:jc w:val="left"/>
              <w:rPr>
                <w:ins w:id="2289" w:author="xlli" w:date="2017-11-17T16:34:00Z"/>
                <w:szCs w:val="21"/>
              </w:rPr>
            </w:pPr>
          </w:p>
        </w:tc>
        <w:tc>
          <w:tcPr>
            <w:tcW w:w="648" w:type="dxa"/>
            <w:tcBorders>
              <w:tl2br w:val="nil"/>
              <w:tr2bl w:val="nil"/>
            </w:tcBorders>
          </w:tcPr>
          <w:p w:rsidR="00EC2B75" w:rsidRDefault="00EC2B75" w:rsidP="008616EC">
            <w:pPr>
              <w:jc w:val="center"/>
              <w:rPr>
                <w:ins w:id="2290" w:author="xlli" w:date="2017-11-17T16:34:00Z"/>
                <w:szCs w:val="21"/>
              </w:rPr>
            </w:pPr>
          </w:p>
        </w:tc>
        <w:tc>
          <w:tcPr>
            <w:tcW w:w="664" w:type="dxa"/>
            <w:tcBorders>
              <w:tl2br w:val="nil"/>
              <w:tr2bl w:val="nil"/>
            </w:tcBorders>
          </w:tcPr>
          <w:p w:rsidR="00EC2B75" w:rsidRDefault="00EC2B75" w:rsidP="008616EC">
            <w:pPr>
              <w:jc w:val="left"/>
              <w:rPr>
                <w:ins w:id="2291" w:author="xlli" w:date="2017-11-17T16:34:00Z"/>
                <w:szCs w:val="21"/>
              </w:rPr>
            </w:pPr>
          </w:p>
        </w:tc>
        <w:tc>
          <w:tcPr>
            <w:tcW w:w="1647" w:type="dxa"/>
            <w:tcBorders>
              <w:tl2br w:val="nil"/>
              <w:tr2bl w:val="nil"/>
            </w:tcBorders>
            <w:vAlign w:val="center"/>
          </w:tcPr>
          <w:p w:rsidR="00EC2B75" w:rsidRDefault="00EC2B75" w:rsidP="008616EC">
            <w:pPr>
              <w:rPr>
                <w:ins w:id="2292" w:author="xlli" w:date="2017-11-17T16:34:00Z"/>
              </w:rPr>
            </w:pPr>
            <w:ins w:id="2293" w:author="xlli" w:date="2017-11-17T16:37:00Z">
              <w:r>
                <w:rPr>
                  <w:rFonts w:hint="eastAsia"/>
                </w:rPr>
                <w:t>varchar(255)</w:t>
              </w:r>
            </w:ins>
          </w:p>
        </w:tc>
      </w:tr>
      <w:tr w:rsidR="00EC2B75" w:rsidTr="008616EC">
        <w:trPr>
          <w:trHeight w:val="356"/>
          <w:jc w:val="center"/>
          <w:ins w:id="2294" w:author="xlli" w:date="2017-11-17T16:35:00Z"/>
        </w:trPr>
        <w:tc>
          <w:tcPr>
            <w:tcW w:w="1412" w:type="dxa"/>
            <w:tcBorders>
              <w:tl2br w:val="nil"/>
              <w:tr2bl w:val="nil"/>
            </w:tcBorders>
          </w:tcPr>
          <w:p w:rsidR="00EC2B75" w:rsidRPr="00AA5B23" w:rsidRDefault="00EC2B75" w:rsidP="008616EC">
            <w:pPr>
              <w:rPr>
                <w:ins w:id="2295" w:author="xlli" w:date="2017-11-17T16:35:00Z"/>
              </w:rPr>
            </w:pPr>
            <w:ins w:id="2296" w:author="xlli" w:date="2017-11-17T16:35:00Z">
              <w:r w:rsidRPr="00952589">
                <w:t>contant_name</w:t>
              </w:r>
            </w:ins>
          </w:p>
        </w:tc>
        <w:tc>
          <w:tcPr>
            <w:tcW w:w="1476" w:type="dxa"/>
            <w:tcBorders>
              <w:tl2br w:val="nil"/>
              <w:tr2bl w:val="nil"/>
            </w:tcBorders>
            <w:tcMar>
              <w:top w:w="0" w:type="dxa"/>
              <w:left w:w="108" w:type="dxa"/>
              <w:bottom w:w="0" w:type="dxa"/>
              <w:right w:w="108" w:type="dxa"/>
            </w:tcMar>
          </w:tcPr>
          <w:p w:rsidR="00EC2B75" w:rsidRDefault="00EC2B75" w:rsidP="008616EC">
            <w:pPr>
              <w:jc w:val="left"/>
              <w:rPr>
                <w:ins w:id="2297" w:author="xlli" w:date="2017-11-17T16:35:00Z"/>
              </w:rPr>
            </w:pPr>
            <w:ins w:id="2298" w:author="xlli" w:date="2017-11-17T16:36:00Z">
              <w:r>
                <w:rPr>
                  <w:rFonts w:hint="eastAsia"/>
                </w:rPr>
                <w:t>联系人</w:t>
              </w:r>
            </w:ins>
          </w:p>
        </w:tc>
        <w:tc>
          <w:tcPr>
            <w:tcW w:w="672" w:type="dxa"/>
            <w:tcBorders>
              <w:tl2br w:val="nil"/>
              <w:tr2bl w:val="nil"/>
            </w:tcBorders>
            <w:tcMar>
              <w:top w:w="0" w:type="dxa"/>
              <w:left w:w="108" w:type="dxa"/>
              <w:bottom w:w="0" w:type="dxa"/>
              <w:right w:w="108" w:type="dxa"/>
            </w:tcMar>
          </w:tcPr>
          <w:p w:rsidR="00EC2B75" w:rsidRDefault="00EC2B75" w:rsidP="008616EC">
            <w:pPr>
              <w:rPr>
                <w:ins w:id="2299" w:author="xlli" w:date="2017-11-17T16:35:00Z"/>
                <w:rFonts w:cs="Calibri"/>
                <w:szCs w:val="21"/>
              </w:rPr>
            </w:pPr>
          </w:p>
        </w:tc>
        <w:tc>
          <w:tcPr>
            <w:tcW w:w="1621" w:type="dxa"/>
            <w:tcBorders>
              <w:tl2br w:val="nil"/>
              <w:tr2bl w:val="nil"/>
            </w:tcBorders>
            <w:tcMar>
              <w:top w:w="0" w:type="dxa"/>
              <w:left w:w="108" w:type="dxa"/>
              <w:bottom w:w="0" w:type="dxa"/>
              <w:right w:w="108" w:type="dxa"/>
            </w:tcMar>
          </w:tcPr>
          <w:p w:rsidR="00EC2B75" w:rsidRDefault="00EC2B75" w:rsidP="008616EC">
            <w:pPr>
              <w:jc w:val="left"/>
              <w:rPr>
                <w:ins w:id="2300" w:author="xlli" w:date="2017-11-17T16:35:00Z"/>
                <w:szCs w:val="21"/>
              </w:rPr>
            </w:pPr>
          </w:p>
        </w:tc>
        <w:tc>
          <w:tcPr>
            <w:tcW w:w="648" w:type="dxa"/>
            <w:tcBorders>
              <w:tl2br w:val="nil"/>
              <w:tr2bl w:val="nil"/>
            </w:tcBorders>
          </w:tcPr>
          <w:p w:rsidR="00EC2B75" w:rsidRDefault="00EC2B75" w:rsidP="008616EC">
            <w:pPr>
              <w:jc w:val="center"/>
              <w:rPr>
                <w:ins w:id="2301" w:author="xlli" w:date="2017-11-17T16:35:00Z"/>
                <w:szCs w:val="21"/>
              </w:rPr>
            </w:pPr>
          </w:p>
        </w:tc>
        <w:tc>
          <w:tcPr>
            <w:tcW w:w="664" w:type="dxa"/>
            <w:tcBorders>
              <w:tl2br w:val="nil"/>
              <w:tr2bl w:val="nil"/>
            </w:tcBorders>
          </w:tcPr>
          <w:p w:rsidR="00EC2B75" w:rsidRDefault="00EC2B75" w:rsidP="008616EC">
            <w:pPr>
              <w:jc w:val="left"/>
              <w:rPr>
                <w:ins w:id="2302" w:author="xlli" w:date="2017-11-17T16:35:00Z"/>
                <w:szCs w:val="21"/>
              </w:rPr>
            </w:pPr>
          </w:p>
        </w:tc>
        <w:tc>
          <w:tcPr>
            <w:tcW w:w="1647" w:type="dxa"/>
            <w:tcBorders>
              <w:tl2br w:val="nil"/>
              <w:tr2bl w:val="nil"/>
            </w:tcBorders>
            <w:vAlign w:val="center"/>
          </w:tcPr>
          <w:p w:rsidR="00EC2B75" w:rsidRDefault="00EC2B75" w:rsidP="008616EC">
            <w:pPr>
              <w:rPr>
                <w:ins w:id="2303" w:author="xlli" w:date="2017-11-17T16:35:00Z"/>
              </w:rPr>
            </w:pPr>
            <w:ins w:id="2304" w:author="xlli" w:date="2017-11-17T16:37:00Z">
              <w:r>
                <w:rPr>
                  <w:rFonts w:hint="eastAsia"/>
                </w:rPr>
                <w:t>varchar(255)</w:t>
              </w:r>
            </w:ins>
          </w:p>
        </w:tc>
      </w:tr>
      <w:tr w:rsidR="00894486" w:rsidTr="008616EC">
        <w:trPr>
          <w:trHeight w:val="356"/>
          <w:jc w:val="center"/>
          <w:ins w:id="2305" w:author="xlli" w:date="2017-11-23T19:21:00Z"/>
        </w:trPr>
        <w:tc>
          <w:tcPr>
            <w:tcW w:w="1412" w:type="dxa"/>
            <w:tcBorders>
              <w:tl2br w:val="nil"/>
              <w:tr2bl w:val="nil"/>
            </w:tcBorders>
          </w:tcPr>
          <w:p w:rsidR="00894486" w:rsidRPr="00952589" w:rsidRDefault="00894486" w:rsidP="008616EC">
            <w:pPr>
              <w:rPr>
                <w:ins w:id="2306" w:author="xlli" w:date="2017-11-23T19:21:00Z"/>
              </w:rPr>
            </w:pPr>
            <w:ins w:id="2307" w:author="xlli" w:date="2017-11-23T19:21:00Z">
              <w:r w:rsidRPr="00894486">
                <w:t>business_id</w:t>
              </w:r>
            </w:ins>
          </w:p>
        </w:tc>
        <w:tc>
          <w:tcPr>
            <w:tcW w:w="1476" w:type="dxa"/>
            <w:tcBorders>
              <w:tl2br w:val="nil"/>
              <w:tr2bl w:val="nil"/>
            </w:tcBorders>
            <w:tcMar>
              <w:top w:w="0" w:type="dxa"/>
              <w:left w:w="108" w:type="dxa"/>
              <w:bottom w:w="0" w:type="dxa"/>
              <w:right w:w="108" w:type="dxa"/>
            </w:tcMar>
          </w:tcPr>
          <w:p w:rsidR="00894486" w:rsidRDefault="00894486" w:rsidP="008616EC">
            <w:pPr>
              <w:jc w:val="left"/>
              <w:rPr>
                <w:ins w:id="2308" w:author="xlli" w:date="2017-11-23T19:21:00Z"/>
              </w:rPr>
            </w:pPr>
            <w:ins w:id="2309" w:author="xlli" w:date="2017-11-23T19:21:00Z">
              <w:r>
                <w:rPr>
                  <w:rFonts w:hint="eastAsia"/>
                </w:rPr>
                <w:t>业务序号</w:t>
              </w:r>
            </w:ins>
          </w:p>
        </w:tc>
        <w:tc>
          <w:tcPr>
            <w:tcW w:w="672" w:type="dxa"/>
            <w:tcBorders>
              <w:tl2br w:val="nil"/>
              <w:tr2bl w:val="nil"/>
            </w:tcBorders>
            <w:tcMar>
              <w:top w:w="0" w:type="dxa"/>
              <w:left w:w="108" w:type="dxa"/>
              <w:bottom w:w="0" w:type="dxa"/>
              <w:right w:w="108" w:type="dxa"/>
            </w:tcMar>
          </w:tcPr>
          <w:p w:rsidR="00894486" w:rsidRDefault="00894486" w:rsidP="008616EC">
            <w:pPr>
              <w:rPr>
                <w:ins w:id="2310" w:author="xlli" w:date="2017-11-23T19:21:00Z"/>
                <w:rFonts w:cs="Calibri"/>
                <w:szCs w:val="21"/>
              </w:rPr>
            </w:pPr>
          </w:p>
        </w:tc>
        <w:tc>
          <w:tcPr>
            <w:tcW w:w="1621" w:type="dxa"/>
            <w:tcBorders>
              <w:tl2br w:val="nil"/>
              <w:tr2bl w:val="nil"/>
            </w:tcBorders>
            <w:tcMar>
              <w:top w:w="0" w:type="dxa"/>
              <w:left w:w="108" w:type="dxa"/>
              <w:bottom w:w="0" w:type="dxa"/>
              <w:right w:w="108" w:type="dxa"/>
            </w:tcMar>
          </w:tcPr>
          <w:p w:rsidR="00894486" w:rsidRDefault="00894486" w:rsidP="008616EC">
            <w:pPr>
              <w:jc w:val="left"/>
              <w:rPr>
                <w:ins w:id="2311" w:author="xlli" w:date="2017-11-23T19:21:00Z"/>
                <w:szCs w:val="21"/>
              </w:rPr>
            </w:pPr>
          </w:p>
        </w:tc>
        <w:tc>
          <w:tcPr>
            <w:tcW w:w="648" w:type="dxa"/>
            <w:tcBorders>
              <w:tl2br w:val="nil"/>
              <w:tr2bl w:val="nil"/>
            </w:tcBorders>
          </w:tcPr>
          <w:p w:rsidR="00894486" w:rsidRDefault="00894486" w:rsidP="008616EC">
            <w:pPr>
              <w:jc w:val="center"/>
              <w:rPr>
                <w:ins w:id="2312" w:author="xlli" w:date="2017-11-23T19:21:00Z"/>
                <w:szCs w:val="21"/>
              </w:rPr>
            </w:pPr>
          </w:p>
        </w:tc>
        <w:tc>
          <w:tcPr>
            <w:tcW w:w="664" w:type="dxa"/>
            <w:tcBorders>
              <w:tl2br w:val="nil"/>
              <w:tr2bl w:val="nil"/>
            </w:tcBorders>
          </w:tcPr>
          <w:p w:rsidR="00894486" w:rsidRDefault="00894486" w:rsidP="008616EC">
            <w:pPr>
              <w:jc w:val="left"/>
              <w:rPr>
                <w:ins w:id="2313" w:author="xlli" w:date="2017-11-23T19:21:00Z"/>
                <w:szCs w:val="21"/>
              </w:rPr>
            </w:pPr>
          </w:p>
        </w:tc>
        <w:tc>
          <w:tcPr>
            <w:tcW w:w="1647" w:type="dxa"/>
            <w:tcBorders>
              <w:tl2br w:val="nil"/>
              <w:tr2bl w:val="nil"/>
            </w:tcBorders>
            <w:vAlign w:val="center"/>
          </w:tcPr>
          <w:p w:rsidR="00894486" w:rsidRDefault="00894486" w:rsidP="008616EC">
            <w:pPr>
              <w:rPr>
                <w:ins w:id="2314" w:author="xlli" w:date="2017-11-23T19:21:00Z"/>
              </w:rPr>
            </w:pPr>
            <w:ins w:id="2315" w:author="xlli" w:date="2017-11-23T19:21:00Z">
              <w:r>
                <w:t>I</w:t>
              </w:r>
              <w:r>
                <w:rPr>
                  <w:rFonts w:hint="eastAsia"/>
                </w:rPr>
                <w:t>nt</w:t>
              </w:r>
            </w:ins>
          </w:p>
        </w:tc>
      </w:tr>
      <w:tr w:rsidR="00637BE4" w:rsidTr="008616EC">
        <w:trPr>
          <w:trHeight w:val="356"/>
          <w:jc w:val="center"/>
          <w:ins w:id="2316" w:author="t450" w:date="2017-11-27T14:52:00Z"/>
        </w:trPr>
        <w:tc>
          <w:tcPr>
            <w:tcW w:w="1412" w:type="dxa"/>
            <w:tcBorders>
              <w:tl2br w:val="nil"/>
              <w:tr2bl w:val="nil"/>
            </w:tcBorders>
          </w:tcPr>
          <w:p w:rsidR="00637BE4" w:rsidRPr="00952589" w:rsidRDefault="00637BE4" w:rsidP="008616EC">
            <w:pPr>
              <w:rPr>
                <w:ins w:id="2317" w:author="t450" w:date="2017-11-27T14:52:00Z"/>
              </w:rPr>
            </w:pPr>
            <w:ins w:id="2318" w:author="t450" w:date="2017-11-27T14:52:00Z">
              <w:r>
                <w:rPr>
                  <w:rFonts w:hint="eastAsia"/>
                </w:rPr>
                <w:t>del_flag</w:t>
              </w:r>
            </w:ins>
          </w:p>
        </w:tc>
        <w:tc>
          <w:tcPr>
            <w:tcW w:w="1476" w:type="dxa"/>
            <w:tcBorders>
              <w:tl2br w:val="nil"/>
              <w:tr2bl w:val="nil"/>
            </w:tcBorders>
            <w:tcMar>
              <w:top w:w="0" w:type="dxa"/>
              <w:left w:w="108" w:type="dxa"/>
              <w:bottom w:w="0" w:type="dxa"/>
              <w:right w:w="108" w:type="dxa"/>
            </w:tcMar>
          </w:tcPr>
          <w:p w:rsidR="00637BE4" w:rsidRDefault="00637BE4" w:rsidP="008616EC">
            <w:pPr>
              <w:jc w:val="left"/>
              <w:rPr>
                <w:ins w:id="2319" w:author="t450" w:date="2017-11-27T14:52:00Z"/>
              </w:rPr>
            </w:pPr>
            <w:ins w:id="2320" w:author="t450" w:date="2017-11-27T14:53:00Z">
              <w:r>
                <w:rPr>
                  <w:rFonts w:hint="eastAsia"/>
                </w:rPr>
                <w:t>删除标记</w:t>
              </w:r>
            </w:ins>
          </w:p>
        </w:tc>
        <w:tc>
          <w:tcPr>
            <w:tcW w:w="672" w:type="dxa"/>
            <w:tcBorders>
              <w:tl2br w:val="nil"/>
              <w:tr2bl w:val="nil"/>
            </w:tcBorders>
            <w:tcMar>
              <w:top w:w="0" w:type="dxa"/>
              <w:left w:w="108" w:type="dxa"/>
              <w:bottom w:w="0" w:type="dxa"/>
              <w:right w:w="108" w:type="dxa"/>
            </w:tcMar>
          </w:tcPr>
          <w:p w:rsidR="00637BE4" w:rsidRDefault="00637BE4" w:rsidP="008616EC">
            <w:pPr>
              <w:rPr>
                <w:ins w:id="2321" w:author="t450" w:date="2017-11-27T14:52:00Z"/>
                <w:rFonts w:cs="Calibri"/>
                <w:szCs w:val="21"/>
              </w:rPr>
            </w:pPr>
          </w:p>
        </w:tc>
        <w:tc>
          <w:tcPr>
            <w:tcW w:w="1621" w:type="dxa"/>
            <w:tcBorders>
              <w:tl2br w:val="nil"/>
              <w:tr2bl w:val="nil"/>
            </w:tcBorders>
            <w:tcMar>
              <w:top w:w="0" w:type="dxa"/>
              <w:left w:w="108" w:type="dxa"/>
              <w:bottom w:w="0" w:type="dxa"/>
              <w:right w:w="108" w:type="dxa"/>
            </w:tcMar>
          </w:tcPr>
          <w:p w:rsidR="00637BE4" w:rsidRDefault="00637BE4" w:rsidP="008616EC">
            <w:pPr>
              <w:jc w:val="left"/>
              <w:rPr>
                <w:ins w:id="2322" w:author="t450" w:date="2017-11-27T14:52:00Z"/>
                <w:szCs w:val="21"/>
              </w:rPr>
            </w:pPr>
          </w:p>
        </w:tc>
        <w:tc>
          <w:tcPr>
            <w:tcW w:w="648" w:type="dxa"/>
            <w:tcBorders>
              <w:tl2br w:val="nil"/>
              <w:tr2bl w:val="nil"/>
            </w:tcBorders>
          </w:tcPr>
          <w:p w:rsidR="00637BE4" w:rsidRDefault="00637BE4" w:rsidP="008616EC">
            <w:pPr>
              <w:jc w:val="center"/>
              <w:rPr>
                <w:ins w:id="2323" w:author="t450" w:date="2017-11-27T14:52:00Z"/>
                <w:szCs w:val="21"/>
              </w:rPr>
            </w:pPr>
          </w:p>
        </w:tc>
        <w:tc>
          <w:tcPr>
            <w:tcW w:w="664" w:type="dxa"/>
            <w:tcBorders>
              <w:tl2br w:val="nil"/>
              <w:tr2bl w:val="nil"/>
            </w:tcBorders>
          </w:tcPr>
          <w:p w:rsidR="00637BE4" w:rsidRDefault="00637BE4" w:rsidP="008616EC">
            <w:pPr>
              <w:jc w:val="left"/>
              <w:rPr>
                <w:ins w:id="2324" w:author="t450" w:date="2017-11-27T14:52:00Z"/>
                <w:szCs w:val="21"/>
              </w:rPr>
            </w:pPr>
          </w:p>
        </w:tc>
        <w:tc>
          <w:tcPr>
            <w:tcW w:w="1647" w:type="dxa"/>
            <w:tcBorders>
              <w:tl2br w:val="nil"/>
              <w:tr2bl w:val="nil"/>
            </w:tcBorders>
            <w:vAlign w:val="center"/>
          </w:tcPr>
          <w:p w:rsidR="00637BE4" w:rsidRDefault="00637BE4" w:rsidP="008616EC">
            <w:pPr>
              <w:rPr>
                <w:ins w:id="2325" w:author="t450" w:date="2017-11-27T14:52:00Z"/>
              </w:rPr>
            </w:pPr>
          </w:p>
        </w:tc>
      </w:tr>
      <w:tr w:rsidR="00EC2B75" w:rsidTr="008616EC">
        <w:trPr>
          <w:trHeight w:val="356"/>
          <w:jc w:val="center"/>
          <w:ins w:id="2326" w:author="xlli" w:date="2017-11-17T16:35:00Z"/>
        </w:trPr>
        <w:tc>
          <w:tcPr>
            <w:tcW w:w="1412" w:type="dxa"/>
            <w:tcBorders>
              <w:tl2br w:val="nil"/>
              <w:tr2bl w:val="nil"/>
            </w:tcBorders>
          </w:tcPr>
          <w:p w:rsidR="00EC2B75" w:rsidRPr="00AA5B23" w:rsidRDefault="00EC2B75" w:rsidP="008616EC">
            <w:pPr>
              <w:rPr>
                <w:ins w:id="2327" w:author="xlli" w:date="2017-11-17T16:35:00Z"/>
              </w:rPr>
            </w:pPr>
            <w:ins w:id="2328" w:author="xlli" w:date="2017-11-17T16:35:00Z">
              <w:r w:rsidRPr="00952589">
                <w:t>read_flag</w:t>
              </w:r>
            </w:ins>
          </w:p>
        </w:tc>
        <w:tc>
          <w:tcPr>
            <w:tcW w:w="1476" w:type="dxa"/>
            <w:tcBorders>
              <w:tl2br w:val="nil"/>
              <w:tr2bl w:val="nil"/>
            </w:tcBorders>
            <w:tcMar>
              <w:top w:w="0" w:type="dxa"/>
              <w:left w:w="108" w:type="dxa"/>
              <w:bottom w:w="0" w:type="dxa"/>
              <w:right w:w="108" w:type="dxa"/>
            </w:tcMar>
          </w:tcPr>
          <w:p w:rsidR="00EC2B75" w:rsidRDefault="00EC2B75" w:rsidP="008616EC">
            <w:pPr>
              <w:jc w:val="left"/>
              <w:rPr>
                <w:ins w:id="2329" w:author="xlli" w:date="2017-11-17T16:35:00Z"/>
              </w:rPr>
            </w:pPr>
            <w:ins w:id="2330" w:author="xlli" w:date="2017-11-17T16:36:00Z">
              <w:r>
                <w:rPr>
                  <w:rFonts w:hint="eastAsia"/>
                </w:rPr>
                <w:t>阅读标记</w:t>
              </w:r>
            </w:ins>
          </w:p>
        </w:tc>
        <w:tc>
          <w:tcPr>
            <w:tcW w:w="672" w:type="dxa"/>
            <w:tcBorders>
              <w:tl2br w:val="nil"/>
              <w:tr2bl w:val="nil"/>
            </w:tcBorders>
            <w:tcMar>
              <w:top w:w="0" w:type="dxa"/>
              <w:left w:w="108" w:type="dxa"/>
              <w:bottom w:w="0" w:type="dxa"/>
              <w:right w:w="108" w:type="dxa"/>
            </w:tcMar>
          </w:tcPr>
          <w:p w:rsidR="00EC2B75" w:rsidRDefault="00EC2B75" w:rsidP="008616EC">
            <w:pPr>
              <w:rPr>
                <w:ins w:id="2331" w:author="xlli" w:date="2017-11-17T16:35:00Z"/>
                <w:rFonts w:cs="Calibri"/>
                <w:szCs w:val="21"/>
              </w:rPr>
            </w:pPr>
          </w:p>
        </w:tc>
        <w:tc>
          <w:tcPr>
            <w:tcW w:w="1621" w:type="dxa"/>
            <w:tcBorders>
              <w:tl2br w:val="nil"/>
              <w:tr2bl w:val="nil"/>
            </w:tcBorders>
            <w:tcMar>
              <w:top w:w="0" w:type="dxa"/>
              <w:left w:w="108" w:type="dxa"/>
              <w:bottom w:w="0" w:type="dxa"/>
              <w:right w:w="108" w:type="dxa"/>
            </w:tcMar>
          </w:tcPr>
          <w:p w:rsidR="00EC2B75" w:rsidRDefault="00637BE4" w:rsidP="008616EC">
            <w:pPr>
              <w:jc w:val="left"/>
              <w:rPr>
                <w:ins w:id="2332" w:author="xlli" w:date="2017-11-17T16:35:00Z"/>
                <w:szCs w:val="21"/>
              </w:rPr>
            </w:pPr>
            <w:ins w:id="2333" w:author="t450" w:date="2017-11-27T14:55:00Z">
              <w:r>
                <w:rPr>
                  <w:rFonts w:hint="eastAsia"/>
                  <w:szCs w:val="21"/>
                </w:rPr>
                <w:t>如果企业有未读消息，仅显示最后</w:t>
              </w:r>
            </w:ins>
            <w:ins w:id="2334" w:author="t450" w:date="2017-11-27T14:56:00Z">
              <w:r>
                <w:rPr>
                  <w:rFonts w:hint="eastAsia"/>
                  <w:szCs w:val="21"/>
                </w:rPr>
                <w:t>一条未读的</w:t>
              </w:r>
            </w:ins>
          </w:p>
        </w:tc>
        <w:tc>
          <w:tcPr>
            <w:tcW w:w="648" w:type="dxa"/>
            <w:tcBorders>
              <w:tl2br w:val="nil"/>
              <w:tr2bl w:val="nil"/>
            </w:tcBorders>
          </w:tcPr>
          <w:p w:rsidR="00EC2B75" w:rsidRDefault="00EC2B75" w:rsidP="008616EC">
            <w:pPr>
              <w:jc w:val="center"/>
              <w:rPr>
                <w:ins w:id="2335" w:author="xlli" w:date="2017-11-17T16:35:00Z"/>
                <w:szCs w:val="21"/>
              </w:rPr>
            </w:pPr>
          </w:p>
        </w:tc>
        <w:tc>
          <w:tcPr>
            <w:tcW w:w="664" w:type="dxa"/>
            <w:tcBorders>
              <w:tl2br w:val="nil"/>
              <w:tr2bl w:val="nil"/>
            </w:tcBorders>
          </w:tcPr>
          <w:p w:rsidR="00EC2B75" w:rsidRDefault="00EC2B75" w:rsidP="008616EC">
            <w:pPr>
              <w:jc w:val="left"/>
              <w:rPr>
                <w:ins w:id="2336" w:author="xlli" w:date="2017-11-17T16:35:00Z"/>
                <w:szCs w:val="21"/>
              </w:rPr>
            </w:pPr>
          </w:p>
        </w:tc>
        <w:tc>
          <w:tcPr>
            <w:tcW w:w="1647" w:type="dxa"/>
            <w:tcBorders>
              <w:tl2br w:val="nil"/>
              <w:tr2bl w:val="nil"/>
            </w:tcBorders>
            <w:vAlign w:val="center"/>
          </w:tcPr>
          <w:p w:rsidR="00EC2B75" w:rsidRDefault="00637BE4" w:rsidP="008616EC">
            <w:pPr>
              <w:rPr>
                <w:ins w:id="2337" w:author="xlli" w:date="2017-11-17T16:35:00Z"/>
              </w:rPr>
            </w:pPr>
            <w:ins w:id="2338" w:author="t450" w:date="2017-11-27T14:55:00Z">
              <w:r>
                <w:rPr>
                  <w:rFonts w:hint="eastAsia"/>
                </w:rPr>
                <w:t>var</w:t>
              </w:r>
            </w:ins>
            <w:ins w:id="2339" w:author="xlli" w:date="2017-11-17T16:38:00Z">
              <w:r w:rsidR="00EC2B75">
                <w:rPr>
                  <w:rFonts w:hint="eastAsia"/>
                </w:rPr>
                <w:t>c</w:t>
              </w:r>
            </w:ins>
            <w:ins w:id="2340" w:author="xlli" w:date="2017-11-17T16:37:00Z">
              <w:r w:rsidR="00EC2B75" w:rsidRPr="0019590E">
                <w:t>har</w:t>
              </w:r>
              <w:r w:rsidR="00EC2B75">
                <w:rPr>
                  <w:rFonts w:hint="eastAsia"/>
                </w:rPr>
                <w:t>(1)</w:t>
              </w:r>
            </w:ins>
          </w:p>
        </w:tc>
      </w:tr>
    </w:tbl>
    <w:p w:rsidR="0057393B" w:rsidRPr="0057393B" w:rsidRDefault="0057393B">
      <w:pPr>
        <w:rPr>
          <w:rPrChange w:id="2341" w:author="xlli" w:date="2017-11-17T16:33:00Z">
            <w:rPr>
              <w:b/>
            </w:rPr>
          </w:rPrChange>
        </w:rPr>
      </w:pPr>
    </w:p>
    <w:p w:rsidR="002802C3" w:rsidRDefault="006F05B1">
      <w:pPr>
        <w:pStyle w:val="2"/>
      </w:pPr>
      <w:bookmarkStart w:id="2342" w:name="_Toc494290407"/>
      <w:r>
        <w:rPr>
          <w:rFonts w:hint="eastAsia"/>
        </w:rPr>
        <w:t>业务网数据库</w:t>
      </w:r>
      <w:bookmarkEnd w:id="2342"/>
    </w:p>
    <w:p w:rsidR="00AA46DE" w:rsidRDefault="00AA46DE" w:rsidP="000D278B">
      <w:pPr>
        <w:pStyle w:val="3"/>
      </w:pPr>
      <w:bookmarkStart w:id="2343" w:name="_Toc494290408"/>
      <w:r w:rsidRPr="006F05B1">
        <w:rPr>
          <w:rFonts w:hint="eastAsia"/>
        </w:rPr>
        <w:t>实体对应数据表描述</w:t>
      </w:r>
      <w:bookmarkEnd w:id="2343"/>
    </w:p>
    <w:p w:rsidR="00067770" w:rsidRDefault="00067770" w:rsidP="00067770">
      <w:pPr>
        <w:pStyle w:val="3"/>
      </w:pPr>
      <w:bookmarkStart w:id="2344" w:name="_Toc494290409"/>
      <w:r>
        <w:rPr>
          <w:rFonts w:hint="eastAsia"/>
        </w:rPr>
        <w:lastRenderedPageBreak/>
        <w:t>实体对应数据表描述</w:t>
      </w:r>
      <w:bookmarkEnd w:id="2344"/>
    </w:p>
    <w:tbl>
      <w:tblPr>
        <w:tblStyle w:val="ab"/>
        <w:tblW w:w="0" w:type="auto"/>
        <w:tblLayout w:type="fixed"/>
        <w:tblLook w:val="04A0" w:firstRow="1" w:lastRow="0" w:firstColumn="1" w:lastColumn="0" w:noHBand="0" w:noVBand="1"/>
      </w:tblPr>
      <w:tblGrid>
        <w:gridCol w:w="817"/>
        <w:gridCol w:w="1418"/>
        <w:gridCol w:w="2268"/>
        <w:gridCol w:w="1984"/>
        <w:gridCol w:w="2035"/>
      </w:tblGrid>
      <w:tr w:rsidR="00067770" w:rsidRPr="00FC463D" w:rsidTr="00137600">
        <w:tc>
          <w:tcPr>
            <w:tcW w:w="817" w:type="dxa"/>
          </w:tcPr>
          <w:p w:rsidR="00067770" w:rsidRPr="002802C3" w:rsidRDefault="00067770" w:rsidP="00137600">
            <w:pPr>
              <w:jc w:val="center"/>
              <w:rPr>
                <w:b/>
              </w:rPr>
            </w:pPr>
            <w:r w:rsidRPr="002802C3">
              <w:rPr>
                <w:rFonts w:hint="eastAsia"/>
                <w:b/>
              </w:rPr>
              <w:t>序号</w:t>
            </w:r>
          </w:p>
        </w:tc>
        <w:tc>
          <w:tcPr>
            <w:tcW w:w="1418" w:type="dxa"/>
          </w:tcPr>
          <w:p w:rsidR="00067770" w:rsidRPr="002802C3" w:rsidRDefault="00067770" w:rsidP="00137600">
            <w:pPr>
              <w:jc w:val="center"/>
              <w:rPr>
                <w:b/>
              </w:rPr>
            </w:pPr>
            <w:r>
              <w:rPr>
                <w:rFonts w:hint="eastAsia"/>
                <w:b/>
              </w:rPr>
              <w:t>分类</w:t>
            </w:r>
          </w:p>
        </w:tc>
        <w:tc>
          <w:tcPr>
            <w:tcW w:w="2268" w:type="dxa"/>
          </w:tcPr>
          <w:p w:rsidR="00067770" w:rsidRPr="00FC463D" w:rsidRDefault="00067770" w:rsidP="00137600">
            <w:pPr>
              <w:jc w:val="center"/>
              <w:rPr>
                <w:b/>
              </w:rPr>
            </w:pPr>
            <w:r w:rsidRPr="00FC463D">
              <w:rPr>
                <w:rFonts w:hint="eastAsia"/>
                <w:b/>
              </w:rPr>
              <w:t>实体描述</w:t>
            </w:r>
          </w:p>
        </w:tc>
        <w:tc>
          <w:tcPr>
            <w:tcW w:w="1984" w:type="dxa"/>
          </w:tcPr>
          <w:p w:rsidR="00067770" w:rsidRPr="002802C3" w:rsidRDefault="00067770" w:rsidP="00137600">
            <w:pPr>
              <w:jc w:val="center"/>
              <w:rPr>
                <w:b/>
              </w:rPr>
            </w:pPr>
            <w:r w:rsidRPr="002802C3">
              <w:rPr>
                <w:rFonts w:hint="eastAsia"/>
                <w:b/>
              </w:rPr>
              <w:t>数据表名称</w:t>
            </w:r>
          </w:p>
        </w:tc>
        <w:tc>
          <w:tcPr>
            <w:tcW w:w="2035" w:type="dxa"/>
          </w:tcPr>
          <w:p w:rsidR="00067770" w:rsidRPr="002802C3" w:rsidRDefault="00067770" w:rsidP="00137600">
            <w:pPr>
              <w:jc w:val="center"/>
              <w:rPr>
                <w:b/>
              </w:rPr>
            </w:pPr>
            <w:r w:rsidRPr="002802C3">
              <w:rPr>
                <w:rFonts w:hint="eastAsia"/>
                <w:b/>
              </w:rPr>
              <w:t>备注</w:t>
            </w:r>
          </w:p>
        </w:tc>
      </w:tr>
      <w:tr w:rsidR="00067770" w:rsidTr="00137600">
        <w:tc>
          <w:tcPr>
            <w:tcW w:w="817" w:type="dxa"/>
          </w:tcPr>
          <w:p w:rsidR="00067770" w:rsidRDefault="00067770" w:rsidP="00137600"/>
        </w:tc>
        <w:tc>
          <w:tcPr>
            <w:tcW w:w="1418" w:type="dxa"/>
            <w:vMerge w:val="restart"/>
            <w:vAlign w:val="center"/>
          </w:tcPr>
          <w:p w:rsidR="00067770" w:rsidRDefault="00067770" w:rsidP="00137600">
            <w:pPr>
              <w:jc w:val="center"/>
            </w:pPr>
            <w:r w:rsidRPr="00D5219B">
              <w:rPr>
                <w:rFonts w:hint="eastAsia"/>
              </w:rPr>
              <w:t>用户</w:t>
            </w:r>
          </w:p>
          <w:p w:rsidR="00067770" w:rsidRDefault="00067770" w:rsidP="00137600">
            <w:pPr>
              <w:jc w:val="center"/>
            </w:pPr>
            <w:r w:rsidRPr="00D5219B">
              <w:rPr>
                <w:rFonts w:hint="eastAsia"/>
              </w:rPr>
              <w:t>信息</w:t>
            </w:r>
          </w:p>
        </w:tc>
        <w:tc>
          <w:tcPr>
            <w:tcW w:w="2268" w:type="dxa"/>
          </w:tcPr>
          <w:p w:rsidR="00067770" w:rsidRPr="002802C3" w:rsidRDefault="00067770" w:rsidP="00137600">
            <w:pPr>
              <w:jc w:val="left"/>
              <w:rPr>
                <w:b/>
              </w:rPr>
            </w:pPr>
            <w:r w:rsidRPr="002802C3">
              <w:rPr>
                <w:rFonts w:hint="eastAsia"/>
                <w:b/>
              </w:rPr>
              <w:t>用户</w:t>
            </w:r>
          </w:p>
        </w:tc>
        <w:tc>
          <w:tcPr>
            <w:tcW w:w="1984" w:type="dxa"/>
          </w:tcPr>
          <w:p w:rsidR="00067770" w:rsidRDefault="00067770" w:rsidP="00137600">
            <w:r>
              <w:rPr>
                <w:rFonts w:hint="eastAsia"/>
              </w:rPr>
              <w:t>sys_user</w:t>
            </w:r>
          </w:p>
        </w:tc>
        <w:tc>
          <w:tcPr>
            <w:tcW w:w="2035" w:type="dxa"/>
          </w:tcPr>
          <w:p w:rsidR="00067770" w:rsidRDefault="00067770" w:rsidP="00137600"/>
        </w:tc>
      </w:tr>
      <w:tr w:rsidR="00067770" w:rsidTr="00137600">
        <w:tc>
          <w:tcPr>
            <w:tcW w:w="817" w:type="dxa"/>
          </w:tcPr>
          <w:p w:rsidR="00067770" w:rsidRDefault="00067770" w:rsidP="00137600"/>
        </w:tc>
        <w:tc>
          <w:tcPr>
            <w:tcW w:w="1418" w:type="dxa"/>
            <w:vMerge/>
            <w:vAlign w:val="center"/>
          </w:tcPr>
          <w:p w:rsidR="00067770" w:rsidRDefault="00067770" w:rsidP="00137600">
            <w:pPr>
              <w:jc w:val="center"/>
            </w:pPr>
          </w:p>
        </w:tc>
        <w:tc>
          <w:tcPr>
            <w:tcW w:w="2268" w:type="dxa"/>
          </w:tcPr>
          <w:p w:rsidR="00067770" w:rsidRPr="004411B7" w:rsidRDefault="00067770" w:rsidP="00137600">
            <w:pPr>
              <w:jc w:val="left"/>
              <w:rPr>
                <w:b/>
              </w:rPr>
            </w:pPr>
            <w:r w:rsidRPr="004411B7">
              <w:rPr>
                <w:rFonts w:hint="eastAsia"/>
                <w:b/>
              </w:rPr>
              <w:t>银行用户</w:t>
            </w:r>
          </w:p>
        </w:tc>
        <w:tc>
          <w:tcPr>
            <w:tcW w:w="1984" w:type="dxa"/>
          </w:tcPr>
          <w:p w:rsidR="00067770" w:rsidRDefault="00067770" w:rsidP="00137600">
            <w:r>
              <w:rPr>
                <w:rFonts w:hint="eastAsia"/>
              </w:rPr>
              <w:t>bank_user</w:t>
            </w:r>
          </w:p>
        </w:tc>
        <w:tc>
          <w:tcPr>
            <w:tcW w:w="2035" w:type="dxa"/>
          </w:tcPr>
          <w:p w:rsidR="00067770" w:rsidRDefault="00067770" w:rsidP="00137600"/>
        </w:tc>
      </w:tr>
      <w:tr w:rsidR="00067770" w:rsidTr="00137600">
        <w:tc>
          <w:tcPr>
            <w:tcW w:w="817" w:type="dxa"/>
          </w:tcPr>
          <w:p w:rsidR="00067770" w:rsidRDefault="00067770" w:rsidP="00137600"/>
        </w:tc>
        <w:tc>
          <w:tcPr>
            <w:tcW w:w="1418" w:type="dxa"/>
            <w:vMerge/>
            <w:vAlign w:val="center"/>
          </w:tcPr>
          <w:p w:rsidR="00067770" w:rsidRDefault="00067770" w:rsidP="00137600">
            <w:pPr>
              <w:jc w:val="center"/>
            </w:pPr>
          </w:p>
        </w:tc>
        <w:tc>
          <w:tcPr>
            <w:tcW w:w="2268" w:type="dxa"/>
          </w:tcPr>
          <w:p w:rsidR="00067770" w:rsidRPr="002802C3" w:rsidRDefault="00067770" w:rsidP="00137600">
            <w:pPr>
              <w:jc w:val="left"/>
              <w:rPr>
                <w:b/>
              </w:rPr>
            </w:pPr>
            <w:r w:rsidRPr="002802C3">
              <w:rPr>
                <w:rFonts w:hint="eastAsia"/>
                <w:b/>
              </w:rPr>
              <w:t>角色信息</w:t>
            </w:r>
          </w:p>
        </w:tc>
        <w:tc>
          <w:tcPr>
            <w:tcW w:w="1984" w:type="dxa"/>
          </w:tcPr>
          <w:p w:rsidR="00067770" w:rsidRDefault="00067770" w:rsidP="00137600">
            <w:r>
              <w:rPr>
                <w:rFonts w:hint="eastAsia"/>
              </w:rPr>
              <w:t>sys_role</w:t>
            </w:r>
          </w:p>
        </w:tc>
        <w:tc>
          <w:tcPr>
            <w:tcW w:w="2035" w:type="dxa"/>
          </w:tcPr>
          <w:p w:rsidR="00067770" w:rsidRDefault="00067770" w:rsidP="00137600"/>
        </w:tc>
      </w:tr>
      <w:tr w:rsidR="00067770" w:rsidTr="00137600">
        <w:tc>
          <w:tcPr>
            <w:tcW w:w="817" w:type="dxa"/>
          </w:tcPr>
          <w:p w:rsidR="00067770" w:rsidRDefault="00067770" w:rsidP="00137600"/>
        </w:tc>
        <w:tc>
          <w:tcPr>
            <w:tcW w:w="1418" w:type="dxa"/>
            <w:vMerge/>
            <w:vAlign w:val="center"/>
          </w:tcPr>
          <w:p w:rsidR="00067770" w:rsidRDefault="00067770" w:rsidP="00137600">
            <w:pPr>
              <w:jc w:val="center"/>
            </w:pPr>
          </w:p>
        </w:tc>
        <w:tc>
          <w:tcPr>
            <w:tcW w:w="2268" w:type="dxa"/>
          </w:tcPr>
          <w:p w:rsidR="00067770" w:rsidRPr="002802C3" w:rsidRDefault="00067770" w:rsidP="00137600">
            <w:pPr>
              <w:jc w:val="left"/>
              <w:rPr>
                <w:b/>
              </w:rPr>
            </w:pPr>
            <w:r>
              <w:rPr>
                <w:rFonts w:hint="eastAsia"/>
                <w:b/>
              </w:rPr>
              <w:t>系统资源</w:t>
            </w:r>
            <w:r w:rsidRPr="002802C3">
              <w:rPr>
                <w:rFonts w:hint="eastAsia"/>
                <w:b/>
              </w:rPr>
              <w:t>信息</w:t>
            </w:r>
          </w:p>
        </w:tc>
        <w:tc>
          <w:tcPr>
            <w:tcW w:w="1984" w:type="dxa"/>
          </w:tcPr>
          <w:p w:rsidR="00067770" w:rsidRDefault="00067770" w:rsidP="00137600">
            <w:r>
              <w:rPr>
                <w:rFonts w:hint="eastAsia"/>
              </w:rPr>
              <w:t>sys_permission</w:t>
            </w:r>
          </w:p>
        </w:tc>
        <w:tc>
          <w:tcPr>
            <w:tcW w:w="2035" w:type="dxa"/>
          </w:tcPr>
          <w:p w:rsidR="00067770" w:rsidRDefault="00067770" w:rsidP="00137600">
            <w:r>
              <w:rPr>
                <w:rFonts w:hint="eastAsia"/>
              </w:rPr>
              <w:t>资源控制到菜单</w:t>
            </w:r>
          </w:p>
        </w:tc>
      </w:tr>
      <w:tr w:rsidR="00067770" w:rsidTr="00137600">
        <w:tc>
          <w:tcPr>
            <w:tcW w:w="817" w:type="dxa"/>
          </w:tcPr>
          <w:p w:rsidR="00067770" w:rsidRDefault="00067770" w:rsidP="00137600"/>
        </w:tc>
        <w:tc>
          <w:tcPr>
            <w:tcW w:w="1418" w:type="dxa"/>
            <w:vMerge/>
            <w:vAlign w:val="center"/>
          </w:tcPr>
          <w:p w:rsidR="00067770" w:rsidRDefault="00067770" w:rsidP="00137600">
            <w:pPr>
              <w:jc w:val="center"/>
            </w:pPr>
          </w:p>
        </w:tc>
        <w:tc>
          <w:tcPr>
            <w:tcW w:w="2268" w:type="dxa"/>
          </w:tcPr>
          <w:p w:rsidR="00067770" w:rsidRPr="002802C3" w:rsidRDefault="00067770" w:rsidP="00137600">
            <w:pPr>
              <w:jc w:val="left"/>
              <w:rPr>
                <w:b/>
              </w:rPr>
            </w:pPr>
            <w:r>
              <w:rPr>
                <w:rFonts w:hint="eastAsia"/>
              </w:rPr>
              <w:t>角色拥有功能权限信息</w:t>
            </w:r>
          </w:p>
        </w:tc>
        <w:tc>
          <w:tcPr>
            <w:tcW w:w="1984" w:type="dxa"/>
          </w:tcPr>
          <w:p w:rsidR="00067770" w:rsidRDefault="00067770" w:rsidP="00137600">
            <w:r w:rsidRPr="006A3A33">
              <w:t>sys_role_permission</w:t>
            </w:r>
          </w:p>
        </w:tc>
        <w:tc>
          <w:tcPr>
            <w:tcW w:w="2035" w:type="dxa"/>
          </w:tcPr>
          <w:p w:rsidR="00067770" w:rsidRDefault="00067770" w:rsidP="00137600">
            <w:r>
              <w:rPr>
                <w:rFonts w:hint="eastAsia"/>
              </w:rPr>
              <w:t>待办清单上办事，查询只做查询</w:t>
            </w:r>
          </w:p>
        </w:tc>
      </w:tr>
      <w:tr w:rsidR="00067770" w:rsidTr="00137600">
        <w:tc>
          <w:tcPr>
            <w:tcW w:w="817" w:type="dxa"/>
          </w:tcPr>
          <w:p w:rsidR="00067770" w:rsidRDefault="00067770" w:rsidP="00137600"/>
        </w:tc>
        <w:tc>
          <w:tcPr>
            <w:tcW w:w="1418" w:type="dxa"/>
            <w:vMerge/>
            <w:vAlign w:val="center"/>
          </w:tcPr>
          <w:p w:rsidR="00067770" w:rsidRDefault="00067770" w:rsidP="00137600">
            <w:pPr>
              <w:jc w:val="center"/>
            </w:pPr>
          </w:p>
        </w:tc>
        <w:tc>
          <w:tcPr>
            <w:tcW w:w="2268" w:type="dxa"/>
          </w:tcPr>
          <w:p w:rsidR="00067770" w:rsidRPr="002802C3" w:rsidRDefault="00067770" w:rsidP="00137600">
            <w:pPr>
              <w:jc w:val="left"/>
              <w:rPr>
                <w:b/>
              </w:rPr>
            </w:pPr>
            <w:r>
              <w:rPr>
                <w:rFonts w:hint="eastAsia"/>
              </w:rPr>
              <w:t>用户所属角色信息</w:t>
            </w:r>
          </w:p>
        </w:tc>
        <w:tc>
          <w:tcPr>
            <w:tcW w:w="1984" w:type="dxa"/>
          </w:tcPr>
          <w:p w:rsidR="00067770" w:rsidRDefault="00067770" w:rsidP="00137600">
            <w:r>
              <w:rPr>
                <w:rFonts w:hint="eastAsia"/>
              </w:rPr>
              <w:t>sys_user_role</w:t>
            </w:r>
          </w:p>
        </w:tc>
        <w:tc>
          <w:tcPr>
            <w:tcW w:w="2035" w:type="dxa"/>
          </w:tcPr>
          <w:p w:rsidR="00067770" w:rsidRDefault="00067770" w:rsidP="00137600"/>
        </w:tc>
      </w:tr>
      <w:tr w:rsidR="00067770" w:rsidTr="00137600">
        <w:tc>
          <w:tcPr>
            <w:tcW w:w="817" w:type="dxa"/>
          </w:tcPr>
          <w:p w:rsidR="00067770" w:rsidRDefault="00067770" w:rsidP="00137600"/>
        </w:tc>
        <w:tc>
          <w:tcPr>
            <w:tcW w:w="1418" w:type="dxa"/>
            <w:vMerge w:val="restart"/>
            <w:vAlign w:val="center"/>
          </w:tcPr>
          <w:p w:rsidR="00067770" w:rsidRDefault="00067770" w:rsidP="00137600">
            <w:pPr>
              <w:jc w:val="center"/>
            </w:pPr>
            <w:r>
              <w:rPr>
                <w:rFonts w:hint="eastAsia"/>
              </w:rPr>
              <w:t>银行审批</w:t>
            </w:r>
          </w:p>
          <w:p w:rsidR="00067770" w:rsidRDefault="00067770" w:rsidP="00137600">
            <w:pPr>
              <w:jc w:val="center"/>
            </w:pPr>
            <w:r>
              <w:rPr>
                <w:rFonts w:hint="eastAsia"/>
              </w:rPr>
              <w:t>业务信息</w:t>
            </w:r>
          </w:p>
        </w:tc>
        <w:tc>
          <w:tcPr>
            <w:tcW w:w="2268" w:type="dxa"/>
          </w:tcPr>
          <w:p w:rsidR="00067770" w:rsidRPr="002802C3" w:rsidRDefault="00067770" w:rsidP="00137600">
            <w:pPr>
              <w:jc w:val="left"/>
              <w:rPr>
                <w:b/>
              </w:rPr>
            </w:pPr>
            <w:r w:rsidRPr="002802C3">
              <w:rPr>
                <w:rFonts w:hint="eastAsia"/>
                <w:b/>
              </w:rPr>
              <w:t>受理报告信息</w:t>
            </w:r>
          </w:p>
        </w:tc>
        <w:tc>
          <w:tcPr>
            <w:tcW w:w="1984" w:type="dxa"/>
          </w:tcPr>
          <w:p w:rsidR="00067770" w:rsidRDefault="00067770" w:rsidP="00137600">
            <w:r w:rsidRPr="00C10CB1">
              <w:t>approval_</w:t>
            </w:r>
            <w:r>
              <w:rPr>
                <w:rFonts w:hint="eastAsia"/>
              </w:rPr>
              <w:t>report</w:t>
            </w:r>
          </w:p>
          <w:p w:rsidR="00067770" w:rsidRDefault="00067770" w:rsidP="00137600"/>
        </w:tc>
        <w:tc>
          <w:tcPr>
            <w:tcW w:w="2035" w:type="dxa"/>
          </w:tcPr>
          <w:p w:rsidR="00067770" w:rsidRDefault="00067770" w:rsidP="00137600">
            <w:r>
              <w:rPr>
                <w:rFonts w:hint="eastAsia"/>
              </w:rPr>
              <w:t>受理报告单包含了</w:t>
            </w:r>
            <w:r>
              <w:rPr>
                <w:rFonts w:hint="eastAsia"/>
              </w:rPr>
              <w:t>approval_form</w:t>
            </w:r>
            <w:r>
              <w:rPr>
                <w:rFonts w:hint="eastAsia"/>
              </w:rPr>
              <w:t>的全部信息。线下提交的材料也从受理报告单开始。</w:t>
            </w:r>
          </w:p>
          <w:p w:rsidR="00067770" w:rsidRPr="00426B71" w:rsidRDefault="00067770" w:rsidP="00137600">
            <w:r>
              <w:rPr>
                <w:rFonts w:hint="eastAsia"/>
              </w:rPr>
              <w:t>重新接收时更新受理报告单。</w:t>
            </w:r>
          </w:p>
        </w:tc>
      </w:tr>
      <w:tr w:rsidR="00067770" w:rsidTr="00137600">
        <w:tc>
          <w:tcPr>
            <w:tcW w:w="817" w:type="dxa"/>
          </w:tcPr>
          <w:p w:rsidR="00067770" w:rsidRDefault="00067770" w:rsidP="00137600"/>
        </w:tc>
        <w:tc>
          <w:tcPr>
            <w:tcW w:w="1418" w:type="dxa"/>
            <w:vMerge/>
            <w:vAlign w:val="center"/>
          </w:tcPr>
          <w:p w:rsidR="00067770" w:rsidDel="00FA3963" w:rsidRDefault="00067770" w:rsidP="00137600">
            <w:pPr>
              <w:jc w:val="center"/>
            </w:pPr>
          </w:p>
        </w:tc>
        <w:tc>
          <w:tcPr>
            <w:tcW w:w="2268" w:type="dxa"/>
          </w:tcPr>
          <w:p w:rsidR="00067770" w:rsidRPr="002802C3" w:rsidRDefault="00067770" w:rsidP="00137600">
            <w:pPr>
              <w:jc w:val="left"/>
              <w:rPr>
                <w:b/>
              </w:rPr>
            </w:pPr>
            <w:r w:rsidRPr="002802C3">
              <w:rPr>
                <w:rFonts w:hint="eastAsia"/>
                <w:b/>
              </w:rPr>
              <w:t>受理报告</w:t>
            </w:r>
            <w:r>
              <w:rPr>
                <w:rFonts w:hint="eastAsia"/>
                <w:b/>
              </w:rPr>
              <w:t>_</w:t>
            </w:r>
            <w:r>
              <w:rPr>
                <w:rFonts w:hint="eastAsia"/>
                <w:b/>
              </w:rPr>
              <w:t>附件</w:t>
            </w:r>
          </w:p>
        </w:tc>
        <w:tc>
          <w:tcPr>
            <w:tcW w:w="1984" w:type="dxa"/>
          </w:tcPr>
          <w:p w:rsidR="00067770" w:rsidRPr="00C10CB1" w:rsidRDefault="00067770" w:rsidP="00137600">
            <w:r>
              <w:rPr>
                <w:rFonts w:hint="eastAsia"/>
              </w:rPr>
              <w:t>report_attachment</w:t>
            </w:r>
          </w:p>
        </w:tc>
        <w:tc>
          <w:tcPr>
            <w:tcW w:w="2035" w:type="dxa"/>
          </w:tcPr>
          <w:p w:rsidR="00067770" w:rsidRDefault="00067770" w:rsidP="00137600">
            <w:r>
              <w:rPr>
                <w:rFonts w:hint="eastAsia"/>
              </w:rPr>
              <w:t>存的企业线下上传的附件、加批注的附件。</w:t>
            </w:r>
          </w:p>
          <w:p w:rsidR="00067770" w:rsidRDefault="00067770" w:rsidP="00137600">
            <w:r>
              <w:rPr>
                <w:rFonts w:hint="eastAsia"/>
              </w:rPr>
              <w:t>附件表控制位。是否需要补正。</w:t>
            </w:r>
          </w:p>
        </w:tc>
      </w:tr>
      <w:tr w:rsidR="00067770" w:rsidTr="00137600">
        <w:trPr>
          <w:trHeight w:val="2677"/>
        </w:trPr>
        <w:tc>
          <w:tcPr>
            <w:tcW w:w="817" w:type="dxa"/>
          </w:tcPr>
          <w:p w:rsidR="00067770" w:rsidRDefault="00067770" w:rsidP="00137600"/>
        </w:tc>
        <w:tc>
          <w:tcPr>
            <w:tcW w:w="1418" w:type="dxa"/>
            <w:vMerge/>
            <w:vAlign w:val="center"/>
          </w:tcPr>
          <w:p w:rsidR="00067770" w:rsidDel="00FA3963" w:rsidRDefault="00067770" w:rsidP="00137600">
            <w:pPr>
              <w:jc w:val="center"/>
            </w:pPr>
          </w:p>
        </w:tc>
        <w:tc>
          <w:tcPr>
            <w:tcW w:w="2268" w:type="dxa"/>
          </w:tcPr>
          <w:p w:rsidR="00067770" w:rsidRPr="002802C3" w:rsidRDefault="00067770" w:rsidP="00137600">
            <w:pPr>
              <w:jc w:val="left"/>
              <w:rPr>
                <w:b/>
              </w:rPr>
            </w:pPr>
            <w:r>
              <w:rPr>
                <w:rFonts w:hint="eastAsia"/>
              </w:rPr>
              <w:t>流程实例</w:t>
            </w:r>
          </w:p>
        </w:tc>
        <w:tc>
          <w:tcPr>
            <w:tcW w:w="1984" w:type="dxa"/>
          </w:tcPr>
          <w:p w:rsidR="00067770" w:rsidRDefault="00067770" w:rsidP="00137600">
            <w:r>
              <w:rPr>
                <w:rFonts w:hint="eastAsia"/>
              </w:rPr>
              <w:t>pro_instance</w:t>
            </w:r>
          </w:p>
          <w:p w:rsidR="00067770" w:rsidRDefault="00067770" w:rsidP="00137600"/>
        </w:tc>
        <w:tc>
          <w:tcPr>
            <w:tcW w:w="2035" w:type="dxa"/>
          </w:tcPr>
          <w:p w:rsidR="00067770" w:rsidRDefault="00067770" w:rsidP="00137600">
            <w:r>
              <w:rPr>
                <w:rFonts w:hint="eastAsia"/>
              </w:rPr>
              <w:t>业务、申请单号、当前环节、当前处理人、进入流程时间。只记录当前这一步。与受理报告一对一。</w:t>
            </w:r>
          </w:p>
        </w:tc>
      </w:tr>
      <w:tr w:rsidR="00067770" w:rsidTr="00137600">
        <w:tc>
          <w:tcPr>
            <w:tcW w:w="817" w:type="dxa"/>
          </w:tcPr>
          <w:p w:rsidR="00067770" w:rsidRDefault="00067770" w:rsidP="00137600"/>
        </w:tc>
        <w:tc>
          <w:tcPr>
            <w:tcW w:w="1418" w:type="dxa"/>
            <w:vMerge w:val="restart"/>
            <w:vAlign w:val="center"/>
          </w:tcPr>
          <w:p w:rsidR="00067770" w:rsidRDefault="00067770" w:rsidP="00137600">
            <w:pPr>
              <w:jc w:val="center"/>
            </w:pPr>
            <w:r>
              <w:rPr>
                <w:rFonts w:hint="eastAsia"/>
              </w:rPr>
              <w:t>业务项</w:t>
            </w:r>
          </w:p>
          <w:p w:rsidR="00067770" w:rsidRDefault="00067770" w:rsidP="00137600">
            <w:pPr>
              <w:jc w:val="center"/>
            </w:pPr>
            <w:r>
              <w:rPr>
                <w:rFonts w:hint="eastAsia"/>
              </w:rPr>
              <w:lastRenderedPageBreak/>
              <w:t>基本信息</w:t>
            </w:r>
          </w:p>
        </w:tc>
        <w:tc>
          <w:tcPr>
            <w:tcW w:w="2268" w:type="dxa"/>
          </w:tcPr>
          <w:p w:rsidR="00067770" w:rsidRPr="002802C3" w:rsidRDefault="00067770" w:rsidP="00137600">
            <w:pPr>
              <w:jc w:val="left"/>
              <w:rPr>
                <w:b/>
              </w:rPr>
            </w:pPr>
            <w:r w:rsidRPr="002802C3">
              <w:rPr>
                <w:rFonts w:hint="eastAsia"/>
                <w:b/>
              </w:rPr>
              <w:lastRenderedPageBreak/>
              <w:t>业务</w:t>
            </w:r>
            <w:r>
              <w:rPr>
                <w:rFonts w:hint="eastAsia"/>
                <w:b/>
              </w:rPr>
              <w:t>项</w:t>
            </w:r>
            <w:r w:rsidRPr="002802C3">
              <w:rPr>
                <w:rFonts w:hint="eastAsia"/>
                <w:b/>
              </w:rPr>
              <w:t>信息</w:t>
            </w:r>
          </w:p>
        </w:tc>
        <w:tc>
          <w:tcPr>
            <w:tcW w:w="1984" w:type="dxa"/>
          </w:tcPr>
          <w:p w:rsidR="00067770" w:rsidRDefault="00067770" w:rsidP="00137600">
            <w:r>
              <w:rPr>
                <w:rFonts w:hint="eastAsia"/>
              </w:rPr>
              <w:t>bu_business</w:t>
            </w:r>
          </w:p>
        </w:tc>
        <w:tc>
          <w:tcPr>
            <w:tcW w:w="2035" w:type="dxa"/>
          </w:tcPr>
          <w:p w:rsidR="00067770" w:rsidRDefault="00067770" w:rsidP="00137600"/>
        </w:tc>
      </w:tr>
      <w:tr w:rsidR="00067770" w:rsidTr="00137600">
        <w:tc>
          <w:tcPr>
            <w:tcW w:w="817" w:type="dxa"/>
          </w:tcPr>
          <w:p w:rsidR="00067770" w:rsidRDefault="00067770" w:rsidP="00137600"/>
        </w:tc>
        <w:tc>
          <w:tcPr>
            <w:tcW w:w="1418" w:type="dxa"/>
            <w:vMerge/>
            <w:vAlign w:val="center"/>
          </w:tcPr>
          <w:p w:rsidR="00067770" w:rsidRDefault="00067770" w:rsidP="00137600">
            <w:pPr>
              <w:jc w:val="center"/>
            </w:pPr>
          </w:p>
        </w:tc>
        <w:tc>
          <w:tcPr>
            <w:tcW w:w="2268" w:type="dxa"/>
          </w:tcPr>
          <w:p w:rsidR="00067770" w:rsidRPr="002802C3" w:rsidDel="00FA3963" w:rsidRDefault="00067770" w:rsidP="00137600">
            <w:pPr>
              <w:jc w:val="left"/>
              <w:rPr>
                <w:b/>
              </w:rPr>
            </w:pPr>
            <w:r>
              <w:rPr>
                <w:rFonts w:hint="eastAsia"/>
                <w:b/>
              </w:rPr>
              <w:t>业务分类表</w:t>
            </w:r>
          </w:p>
        </w:tc>
        <w:tc>
          <w:tcPr>
            <w:tcW w:w="1984" w:type="dxa"/>
          </w:tcPr>
          <w:p w:rsidR="00067770" w:rsidRDefault="00067770" w:rsidP="00137600">
            <w:r>
              <w:rPr>
                <w:rFonts w:hint="eastAsia"/>
              </w:rPr>
              <w:t>bu_type</w:t>
            </w:r>
          </w:p>
        </w:tc>
        <w:tc>
          <w:tcPr>
            <w:tcW w:w="2035" w:type="dxa"/>
          </w:tcPr>
          <w:p w:rsidR="00067770" w:rsidRDefault="00067770" w:rsidP="00137600"/>
        </w:tc>
      </w:tr>
      <w:tr w:rsidR="00067770" w:rsidTr="00137600">
        <w:tc>
          <w:tcPr>
            <w:tcW w:w="817" w:type="dxa"/>
          </w:tcPr>
          <w:p w:rsidR="00067770" w:rsidRDefault="00067770" w:rsidP="00137600"/>
        </w:tc>
        <w:tc>
          <w:tcPr>
            <w:tcW w:w="1418" w:type="dxa"/>
            <w:vMerge/>
            <w:vAlign w:val="center"/>
          </w:tcPr>
          <w:p w:rsidR="00067770" w:rsidRDefault="00067770" w:rsidP="00137600">
            <w:pPr>
              <w:jc w:val="center"/>
            </w:pPr>
          </w:p>
        </w:tc>
        <w:tc>
          <w:tcPr>
            <w:tcW w:w="2268" w:type="dxa"/>
          </w:tcPr>
          <w:p w:rsidR="00067770" w:rsidRDefault="00067770" w:rsidP="00137600">
            <w:pPr>
              <w:jc w:val="left"/>
              <w:rPr>
                <w:b/>
              </w:rPr>
            </w:pPr>
            <w:r>
              <w:rPr>
                <w:rFonts w:hint="eastAsia"/>
                <w:b/>
              </w:rPr>
              <w:t>业务附件类型</w:t>
            </w:r>
          </w:p>
        </w:tc>
        <w:tc>
          <w:tcPr>
            <w:tcW w:w="1984" w:type="dxa"/>
          </w:tcPr>
          <w:p w:rsidR="00067770" w:rsidRDefault="00067770" w:rsidP="00137600">
            <w:r>
              <w:rPr>
                <w:rFonts w:hint="eastAsia"/>
              </w:rPr>
              <w:t>bu_attachment_type</w:t>
            </w:r>
          </w:p>
        </w:tc>
        <w:tc>
          <w:tcPr>
            <w:tcW w:w="2035" w:type="dxa"/>
          </w:tcPr>
          <w:p w:rsidR="00067770" w:rsidRDefault="00067770" w:rsidP="00137600"/>
        </w:tc>
      </w:tr>
      <w:tr w:rsidR="00067770" w:rsidTr="00137600">
        <w:tc>
          <w:tcPr>
            <w:tcW w:w="817" w:type="dxa"/>
          </w:tcPr>
          <w:p w:rsidR="00067770" w:rsidRDefault="00067770" w:rsidP="00137600"/>
        </w:tc>
        <w:tc>
          <w:tcPr>
            <w:tcW w:w="1418" w:type="dxa"/>
            <w:vMerge/>
            <w:vAlign w:val="center"/>
          </w:tcPr>
          <w:p w:rsidR="00067770" w:rsidRDefault="00067770" w:rsidP="00137600">
            <w:pPr>
              <w:jc w:val="center"/>
            </w:pPr>
          </w:p>
        </w:tc>
        <w:tc>
          <w:tcPr>
            <w:tcW w:w="2268" w:type="dxa"/>
          </w:tcPr>
          <w:p w:rsidR="00067770" w:rsidRPr="004411B7" w:rsidRDefault="00067770" w:rsidP="00137600">
            <w:pPr>
              <w:jc w:val="left"/>
            </w:pPr>
            <w:r w:rsidRPr="004411B7">
              <w:rPr>
                <w:rFonts w:hint="eastAsia"/>
              </w:rPr>
              <w:t>流程</w:t>
            </w:r>
            <w:r>
              <w:rPr>
                <w:rFonts w:hint="eastAsia"/>
              </w:rPr>
              <w:t>定义</w:t>
            </w:r>
          </w:p>
        </w:tc>
        <w:tc>
          <w:tcPr>
            <w:tcW w:w="1984" w:type="dxa"/>
          </w:tcPr>
          <w:p w:rsidR="00067770" w:rsidRDefault="00067770" w:rsidP="00137600">
            <w:r w:rsidRPr="007A1BF8">
              <w:t>pro</w:t>
            </w:r>
            <w:r>
              <w:rPr>
                <w:rFonts w:hint="eastAsia"/>
              </w:rPr>
              <w:t>cess</w:t>
            </w:r>
          </w:p>
        </w:tc>
        <w:tc>
          <w:tcPr>
            <w:tcW w:w="2035" w:type="dxa"/>
          </w:tcPr>
          <w:p w:rsidR="00067770" w:rsidRDefault="00067770" w:rsidP="00137600"/>
        </w:tc>
      </w:tr>
      <w:tr w:rsidR="00067770" w:rsidTr="00137600">
        <w:tc>
          <w:tcPr>
            <w:tcW w:w="817" w:type="dxa"/>
          </w:tcPr>
          <w:p w:rsidR="00067770" w:rsidRDefault="00067770" w:rsidP="00137600"/>
        </w:tc>
        <w:tc>
          <w:tcPr>
            <w:tcW w:w="1418" w:type="dxa"/>
            <w:vMerge/>
            <w:vAlign w:val="center"/>
          </w:tcPr>
          <w:p w:rsidR="00067770" w:rsidRDefault="00067770" w:rsidP="00137600">
            <w:pPr>
              <w:jc w:val="center"/>
            </w:pPr>
          </w:p>
        </w:tc>
        <w:tc>
          <w:tcPr>
            <w:tcW w:w="2268" w:type="dxa"/>
          </w:tcPr>
          <w:p w:rsidR="00067770" w:rsidRPr="004411B7" w:rsidRDefault="00067770" w:rsidP="00137600">
            <w:pPr>
              <w:jc w:val="left"/>
            </w:pPr>
            <w:r w:rsidRPr="004411B7">
              <w:rPr>
                <w:rFonts w:hint="eastAsia"/>
              </w:rPr>
              <w:t>流程</w:t>
            </w:r>
            <w:r>
              <w:rPr>
                <w:rFonts w:hint="eastAsia"/>
              </w:rPr>
              <w:t>审核环节表</w:t>
            </w:r>
          </w:p>
        </w:tc>
        <w:tc>
          <w:tcPr>
            <w:tcW w:w="1984" w:type="dxa"/>
          </w:tcPr>
          <w:p w:rsidR="00067770" w:rsidRDefault="00067770" w:rsidP="00137600">
            <w:r w:rsidRPr="007A1BF8">
              <w:t>pro_</w:t>
            </w:r>
            <w:r w:rsidRPr="00CB2A37">
              <w:t>s</w:t>
            </w:r>
            <w:r>
              <w:rPr>
                <w:rFonts w:hint="eastAsia"/>
              </w:rPr>
              <w:t>tep</w:t>
            </w:r>
          </w:p>
        </w:tc>
        <w:tc>
          <w:tcPr>
            <w:tcW w:w="2035" w:type="dxa"/>
          </w:tcPr>
          <w:p w:rsidR="00067770" w:rsidRDefault="00067770" w:rsidP="00137600"/>
        </w:tc>
      </w:tr>
      <w:tr w:rsidR="00067770" w:rsidTr="00137600">
        <w:tc>
          <w:tcPr>
            <w:tcW w:w="817" w:type="dxa"/>
          </w:tcPr>
          <w:p w:rsidR="00067770" w:rsidRDefault="00067770" w:rsidP="00137600"/>
        </w:tc>
        <w:tc>
          <w:tcPr>
            <w:tcW w:w="1418" w:type="dxa"/>
            <w:vMerge/>
            <w:vAlign w:val="center"/>
          </w:tcPr>
          <w:p w:rsidR="00067770" w:rsidRDefault="00067770" w:rsidP="00137600">
            <w:pPr>
              <w:jc w:val="center"/>
            </w:pPr>
          </w:p>
        </w:tc>
        <w:tc>
          <w:tcPr>
            <w:tcW w:w="2268" w:type="dxa"/>
          </w:tcPr>
          <w:p w:rsidR="00067770" w:rsidRPr="00FA3963" w:rsidRDefault="00067770" w:rsidP="00137600">
            <w:pPr>
              <w:jc w:val="left"/>
            </w:pPr>
            <w:r>
              <w:rPr>
                <w:rFonts w:hint="eastAsia"/>
              </w:rPr>
              <w:t>业务</w:t>
            </w:r>
            <w:r>
              <w:rPr>
                <w:rFonts w:hint="eastAsia"/>
              </w:rPr>
              <w:t>-</w:t>
            </w:r>
            <w:r>
              <w:rPr>
                <w:rFonts w:hint="eastAsia"/>
              </w:rPr>
              <w:t>流程关联关系表</w:t>
            </w:r>
          </w:p>
        </w:tc>
        <w:tc>
          <w:tcPr>
            <w:tcW w:w="1984" w:type="dxa"/>
          </w:tcPr>
          <w:p w:rsidR="00067770" w:rsidRPr="002F4728" w:rsidRDefault="00067770" w:rsidP="00137600">
            <w:r>
              <w:rPr>
                <w:rFonts w:hint="eastAsia"/>
              </w:rPr>
              <w:t>bu_process</w:t>
            </w:r>
          </w:p>
        </w:tc>
        <w:tc>
          <w:tcPr>
            <w:tcW w:w="2035" w:type="dxa"/>
          </w:tcPr>
          <w:p w:rsidR="00067770" w:rsidRDefault="00067770" w:rsidP="00137600"/>
        </w:tc>
      </w:tr>
      <w:tr w:rsidR="00067770" w:rsidTr="00137600">
        <w:tc>
          <w:tcPr>
            <w:tcW w:w="817" w:type="dxa"/>
          </w:tcPr>
          <w:p w:rsidR="00067770" w:rsidRDefault="00067770" w:rsidP="00137600"/>
        </w:tc>
        <w:tc>
          <w:tcPr>
            <w:tcW w:w="1418" w:type="dxa"/>
            <w:vMerge w:val="restart"/>
            <w:vAlign w:val="center"/>
          </w:tcPr>
          <w:p w:rsidR="00067770" w:rsidRDefault="00067770" w:rsidP="00137600">
            <w:pPr>
              <w:jc w:val="center"/>
            </w:pPr>
            <w:r>
              <w:rPr>
                <w:rFonts w:hint="eastAsia"/>
              </w:rPr>
              <w:t>法律法规</w:t>
            </w:r>
          </w:p>
        </w:tc>
        <w:tc>
          <w:tcPr>
            <w:tcW w:w="2268" w:type="dxa"/>
          </w:tcPr>
          <w:p w:rsidR="00067770" w:rsidRDefault="00067770" w:rsidP="00137600">
            <w:pPr>
              <w:jc w:val="left"/>
            </w:pPr>
            <w:r>
              <w:rPr>
                <w:rFonts w:hint="eastAsia"/>
              </w:rPr>
              <w:t>法律法规信息</w:t>
            </w:r>
          </w:p>
        </w:tc>
        <w:tc>
          <w:tcPr>
            <w:tcW w:w="1984" w:type="dxa"/>
          </w:tcPr>
          <w:p w:rsidR="00067770" w:rsidRDefault="00067770" w:rsidP="00137600">
            <w:r w:rsidRPr="00CB2A37">
              <w:t>laws</w:t>
            </w:r>
          </w:p>
        </w:tc>
        <w:tc>
          <w:tcPr>
            <w:tcW w:w="2035" w:type="dxa"/>
          </w:tcPr>
          <w:p w:rsidR="00067770" w:rsidRDefault="00067770" w:rsidP="00137600"/>
        </w:tc>
      </w:tr>
      <w:tr w:rsidR="00067770" w:rsidTr="00137600">
        <w:tc>
          <w:tcPr>
            <w:tcW w:w="817" w:type="dxa"/>
          </w:tcPr>
          <w:p w:rsidR="00067770" w:rsidRDefault="00067770" w:rsidP="00137600"/>
        </w:tc>
        <w:tc>
          <w:tcPr>
            <w:tcW w:w="1418" w:type="dxa"/>
            <w:vMerge/>
            <w:vAlign w:val="center"/>
          </w:tcPr>
          <w:p w:rsidR="00067770" w:rsidRDefault="00067770" w:rsidP="00137600">
            <w:pPr>
              <w:jc w:val="center"/>
            </w:pPr>
          </w:p>
        </w:tc>
        <w:tc>
          <w:tcPr>
            <w:tcW w:w="2268" w:type="dxa"/>
          </w:tcPr>
          <w:p w:rsidR="00067770" w:rsidRDefault="00067770" w:rsidP="00137600">
            <w:pPr>
              <w:jc w:val="left"/>
            </w:pPr>
            <w:r>
              <w:rPr>
                <w:rFonts w:hint="eastAsia"/>
              </w:rPr>
              <w:t>法律法规</w:t>
            </w:r>
            <w:r>
              <w:rPr>
                <w:rFonts w:hint="eastAsia"/>
              </w:rPr>
              <w:t>_</w:t>
            </w:r>
            <w:r>
              <w:rPr>
                <w:rFonts w:hint="eastAsia"/>
              </w:rPr>
              <w:t>业务关联表</w:t>
            </w:r>
          </w:p>
        </w:tc>
        <w:tc>
          <w:tcPr>
            <w:tcW w:w="1984" w:type="dxa"/>
          </w:tcPr>
          <w:p w:rsidR="00067770" w:rsidRPr="00CB2A37" w:rsidRDefault="00067770" w:rsidP="00137600">
            <w:r>
              <w:rPr>
                <w:rFonts w:hint="eastAsia"/>
              </w:rPr>
              <w:t>bu_laws</w:t>
            </w:r>
          </w:p>
        </w:tc>
        <w:tc>
          <w:tcPr>
            <w:tcW w:w="2035" w:type="dxa"/>
          </w:tcPr>
          <w:p w:rsidR="00067770" w:rsidRDefault="00067770" w:rsidP="00137600"/>
        </w:tc>
      </w:tr>
      <w:tr w:rsidR="00067770" w:rsidTr="00137600">
        <w:tc>
          <w:tcPr>
            <w:tcW w:w="817" w:type="dxa"/>
          </w:tcPr>
          <w:p w:rsidR="00067770" w:rsidRDefault="00067770" w:rsidP="00137600"/>
        </w:tc>
        <w:tc>
          <w:tcPr>
            <w:tcW w:w="1418" w:type="dxa"/>
            <w:vMerge w:val="restart"/>
            <w:vAlign w:val="center"/>
          </w:tcPr>
          <w:p w:rsidR="00067770" w:rsidRDefault="00067770" w:rsidP="00137600">
            <w:pPr>
              <w:jc w:val="center"/>
            </w:pPr>
            <w:r>
              <w:rPr>
                <w:rFonts w:hint="eastAsia"/>
              </w:rPr>
              <w:t>办事指南</w:t>
            </w:r>
          </w:p>
        </w:tc>
        <w:tc>
          <w:tcPr>
            <w:tcW w:w="2268" w:type="dxa"/>
          </w:tcPr>
          <w:p w:rsidR="00067770" w:rsidRDefault="00067770" w:rsidP="00137600">
            <w:pPr>
              <w:jc w:val="left"/>
            </w:pPr>
            <w:r>
              <w:rPr>
                <w:rFonts w:hint="eastAsia"/>
              </w:rPr>
              <w:t>办事指南信息</w:t>
            </w:r>
          </w:p>
        </w:tc>
        <w:tc>
          <w:tcPr>
            <w:tcW w:w="1984" w:type="dxa"/>
          </w:tcPr>
          <w:p w:rsidR="00067770" w:rsidRDefault="00067770" w:rsidP="00137600">
            <w:r w:rsidRPr="00CB2A37">
              <w:t>guide</w:t>
            </w:r>
            <w:r w:rsidRPr="006A3A33">
              <w:t>s</w:t>
            </w:r>
          </w:p>
        </w:tc>
        <w:tc>
          <w:tcPr>
            <w:tcW w:w="2035" w:type="dxa"/>
          </w:tcPr>
          <w:p w:rsidR="00067770" w:rsidRDefault="00067770" w:rsidP="00137600"/>
        </w:tc>
      </w:tr>
      <w:tr w:rsidR="00067770" w:rsidTr="00137600">
        <w:tc>
          <w:tcPr>
            <w:tcW w:w="817" w:type="dxa"/>
          </w:tcPr>
          <w:p w:rsidR="00067770" w:rsidRDefault="00067770" w:rsidP="00137600"/>
        </w:tc>
        <w:tc>
          <w:tcPr>
            <w:tcW w:w="1418" w:type="dxa"/>
            <w:vMerge/>
            <w:vAlign w:val="center"/>
          </w:tcPr>
          <w:p w:rsidR="00067770" w:rsidRDefault="00067770" w:rsidP="00137600"/>
        </w:tc>
        <w:tc>
          <w:tcPr>
            <w:tcW w:w="2268" w:type="dxa"/>
          </w:tcPr>
          <w:p w:rsidR="00067770" w:rsidRDefault="00067770" w:rsidP="00137600">
            <w:pPr>
              <w:jc w:val="left"/>
            </w:pPr>
            <w:r>
              <w:rPr>
                <w:rFonts w:hint="eastAsia"/>
              </w:rPr>
              <w:t>办事指南</w:t>
            </w:r>
            <w:r>
              <w:rPr>
                <w:rFonts w:hint="eastAsia"/>
              </w:rPr>
              <w:t>_</w:t>
            </w:r>
            <w:r>
              <w:rPr>
                <w:rFonts w:hint="eastAsia"/>
              </w:rPr>
              <w:t>业务关联表</w:t>
            </w:r>
          </w:p>
        </w:tc>
        <w:tc>
          <w:tcPr>
            <w:tcW w:w="1984" w:type="dxa"/>
          </w:tcPr>
          <w:p w:rsidR="00067770" w:rsidRPr="002F4728" w:rsidRDefault="00067770" w:rsidP="00137600">
            <w:r>
              <w:rPr>
                <w:rFonts w:hint="eastAsia"/>
              </w:rPr>
              <w:t>bu_guides</w:t>
            </w:r>
          </w:p>
        </w:tc>
        <w:tc>
          <w:tcPr>
            <w:tcW w:w="2035" w:type="dxa"/>
          </w:tcPr>
          <w:p w:rsidR="00067770" w:rsidRDefault="00067770" w:rsidP="00137600"/>
        </w:tc>
      </w:tr>
      <w:tr w:rsidR="00067770" w:rsidTr="00137600">
        <w:tc>
          <w:tcPr>
            <w:tcW w:w="817" w:type="dxa"/>
          </w:tcPr>
          <w:p w:rsidR="00067770" w:rsidRDefault="00067770" w:rsidP="00137600"/>
        </w:tc>
        <w:tc>
          <w:tcPr>
            <w:tcW w:w="1418" w:type="dxa"/>
            <w:vMerge w:val="restart"/>
            <w:vAlign w:val="center"/>
          </w:tcPr>
          <w:p w:rsidR="00067770" w:rsidRDefault="00067770" w:rsidP="00137600">
            <w:pPr>
              <w:jc w:val="center"/>
            </w:pPr>
          </w:p>
        </w:tc>
        <w:tc>
          <w:tcPr>
            <w:tcW w:w="2268" w:type="dxa"/>
          </w:tcPr>
          <w:p w:rsidR="00067770" w:rsidRDefault="00067770" w:rsidP="00137600">
            <w:pPr>
              <w:jc w:val="left"/>
            </w:pPr>
            <w:r>
              <w:rPr>
                <w:rFonts w:hint="eastAsia"/>
              </w:rPr>
              <w:t>业务日志</w:t>
            </w:r>
          </w:p>
        </w:tc>
        <w:tc>
          <w:tcPr>
            <w:tcW w:w="1984" w:type="dxa"/>
          </w:tcPr>
          <w:p w:rsidR="00067770" w:rsidRDefault="00067770" w:rsidP="00137600">
            <w:r>
              <w:rPr>
                <w:rFonts w:hint="eastAsia"/>
              </w:rPr>
              <w:t>bu_log</w:t>
            </w:r>
          </w:p>
        </w:tc>
        <w:tc>
          <w:tcPr>
            <w:tcW w:w="2035" w:type="dxa"/>
          </w:tcPr>
          <w:p w:rsidR="00067770" w:rsidRDefault="00067770" w:rsidP="00137600">
            <w:r>
              <w:rPr>
                <w:rFonts w:hint="eastAsia"/>
              </w:rPr>
              <w:t>业务申请的完整操作记录，业务操作人员感兴趣的日志，如业务流转。</w:t>
            </w:r>
            <w:r>
              <w:rPr>
                <w:rFonts w:hint="eastAsia"/>
              </w:rPr>
              <w:t xml:space="preserve"> </w:t>
            </w:r>
            <w:r>
              <w:rPr>
                <w:rFonts w:hint="eastAsia"/>
              </w:rPr>
              <w:t>需导入业务网。</w:t>
            </w:r>
          </w:p>
        </w:tc>
      </w:tr>
      <w:tr w:rsidR="00067770" w:rsidTr="00137600">
        <w:tc>
          <w:tcPr>
            <w:tcW w:w="817" w:type="dxa"/>
          </w:tcPr>
          <w:p w:rsidR="00067770" w:rsidRDefault="00067770" w:rsidP="00137600"/>
        </w:tc>
        <w:tc>
          <w:tcPr>
            <w:tcW w:w="1418" w:type="dxa"/>
            <w:vMerge/>
            <w:vAlign w:val="center"/>
          </w:tcPr>
          <w:p w:rsidR="00067770" w:rsidRDefault="00067770" w:rsidP="00137600">
            <w:pPr>
              <w:jc w:val="center"/>
            </w:pPr>
          </w:p>
        </w:tc>
        <w:tc>
          <w:tcPr>
            <w:tcW w:w="2268" w:type="dxa"/>
          </w:tcPr>
          <w:p w:rsidR="00067770" w:rsidRDefault="00067770" w:rsidP="00137600">
            <w:pPr>
              <w:jc w:val="left"/>
            </w:pPr>
            <w:r>
              <w:rPr>
                <w:rFonts w:hint="eastAsia"/>
              </w:rPr>
              <w:t>操作日志</w:t>
            </w:r>
          </w:p>
        </w:tc>
        <w:tc>
          <w:tcPr>
            <w:tcW w:w="1984" w:type="dxa"/>
          </w:tcPr>
          <w:p w:rsidR="00067770" w:rsidRDefault="00067770" w:rsidP="00137600">
            <w:r>
              <w:rPr>
                <w:rFonts w:hint="eastAsia"/>
              </w:rPr>
              <w:t>oper_log</w:t>
            </w:r>
          </w:p>
        </w:tc>
        <w:tc>
          <w:tcPr>
            <w:tcW w:w="2035" w:type="dxa"/>
          </w:tcPr>
          <w:p w:rsidR="00067770" w:rsidRDefault="00067770" w:rsidP="00137600">
            <w:r>
              <w:rPr>
                <w:rFonts w:hint="eastAsia"/>
              </w:rPr>
              <w:t>用户使用系统的轨迹，如上传附件、登录、退出等</w:t>
            </w:r>
          </w:p>
        </w:tc>
      </w:tr>
      <w:tr w:rsidR="00067770" w:rsidTr="00137600">
        <w:tc>
          <w:tcPr>
            <w:tcW w:w="817" w:type="dxa"/>
          </w:tcPr>
          <w:p w:rsidR="00067770" w:rsidRDefault="00067770" w:rsidP="00137600"/>
        </w:tc>
        <w:tc>
          <w:tcPr>
            <w:tcW w:w="1418" w:type="dxa"/>
            <w:vMerge/>
            <w:vAlign w:val="center"/>
          </w:tcPr>
          <w:p w:rsidR="00067770" w:rsidRDefault="00067770" w:rsidP="00137600">
            <w:pPr>
              <w:jc w:val="center"/>
            </w:pPr>
          </w:p>
        </w:tc>
        <w:tc>
          <w:tcPr>
            <w:tcW w:w="2268" w:type="dxa"/>
          </w:tcPr>
          <w:p w:rsidR="00067770" w:rsidRDefault="00067770" w:rsidP="00137600">
            <w:pPr>
              <w:jc w:val="left"/>
            </w:pPr>
            <w:r>
              <w:rPr>
                <w:rFonts w:hint="eastAsia"/>
              </w:rPr>
              <w:t>系统配置</w:t>
            </w:r>
          </w:p>
        </w:tc>
        <w:tc>
          <w:tcPr>
            <w:tcW w:w="1984" w:type="dxa"/>
          </w:tcPr>
          <w:p w:rsidR="00067770" w:rsidRDefault="00067770" w:rsidP="00137600">
            <w:r>
              <w:rPr>
                <w:rFonts w:hint="eastAsia"/>
              </w:rPr>
              <w:t>sys_config</w:t>
            </w:r>
          </w:p>
        </w:tc>
        <w:tc>
          <w:tcPr>
            <w:tcW w:w="2035" w:type="dxa"/>
          </w:tcPr>
          <w:p w:rsidR="00067770" w:rsidRDefault="00067770" w:rsidP="00137600">
            <w:r>
              <w:rPr>
                <w:rFonts w:hint="eastAsia"/>
              </w:rPr>
              <w:t>配置信息</w:t>
            </w:r>
          </w:p>
        </w:tc>
      </w:tr>
      <w:tr w:rsidR="00067770" w:rsidTr="00137600">
        <w:tc>
          <w:tcPr>
            <w:tcW w:w="817" w:type="dxa"/>
          </w:tcPr>
          <w:p w:rsidR="00067770" w:rsidRDefault="00067770" w:rsidP="00137600"/>
        </w:tc>
        <w:tc>
          <w:tcPr>
            <w:tcW w:w="1418" w:type="dxa"/>
            <w:vAlign w:val="center"/>
          </w:tcPr>
          <w:p w:rsidR="00067770" w:rsidRDefault="00067770" w:rsidP="00137600">
            <w:pPr>
              <w:jc w:val="center"/>
            </w:pPr>
            <w:r>
              <w:rPr>
                <w:rFonts w:hint="eastAsia"/>
              </w:rPr>
              <w:t>档案信息</w:t>
            </w:r>
          </w:p>
        </w:tc>
        <w:tc>
          <w:tcPr>
            <w:tcW w:w="2268" w:type="dxa"/>
          </w:tcPr>
          <w:p w:rsidR="00067770" w:rsidRDefault="00067770" w:rsidP="00137600">
            <w:pPr>
              <w:jc w:val="left"/>
            </w:pPr>
            <w:r>
              <w:rPr>
                <w:rFonts w:hint="eastAsia"/>
              </w:rPr>
              <w:t>档案</w:t>
            </w:r>
          </w:p>
        </w:tc>
        <w:tc>
          <w:tcPr>
            <w:tcW w:w="1984" w:type="dxa"/>
          </w:tcPr>
          <w:p w:rsidR="00067770" w:rsidRDefault="00067770" w:rsidP="00137600">
            <w:r>
              <w:rPr>
                <w:rFonts w:hint="eastAsia"/>
              </w:rPr>
              <w:t>document</w:t>
            </w:r>
          </w:p>
        </w:tc>
        <w:tc>
          <w:tcPr>
            <w:tcW w:w="2035" w:type="dxa"/>
          </w:tcPr>
          <w:p w:rsidR="00067770" w:rsidRDefault="00067770" w:rsidP="00137600"/>
        </w:tc>
      </w:tr>
      <w:tr w:rsidR="00067770" w:rsidTr="00137600">
        <w:tc>
          <w:tcPr>
            <w:tcW w:w="817" w:type="dxa"/>
          </w:tcPr>
          <w:p w:rsidR="00067770" w:rsidRDefault="00067770" w:rsidP="00137600"/>
        </w:tc>
        <w:tc>
          <w:tcPr>
            <w:tcW w:w="1418" w:type="dxa"/>
            <w:vMerge w:val="restart"/>
            <w:vAlign w:val="center"/>
          </w:tcPr>
          <w:p w:rsidR="00067770" w:rsidRDefault="00067770" w:rsidP="00137600">
            <w:pPr>
              <w:jc w:val="center"/>
            </w:pPr>
            <w:r>
              <w:rPr>
                <w:rFonts w:hint="eastAsia"/>
              </w:rPr>
              <w:t>附件存储</w:t>
            </w:r>
          </w:p>
        </w:tc>
        <w:tc>
          <w:tcPr>
            <w:tcW w:w="2268" w:type="dxa"/>
          </w:tcPr>
          <w:p w:rsidR="00067770" w:rsidRPr="006A3A33" w:rsidRDefault="00067770" w:rsidP="00137600">
            <w:pPr>
              <w:jc w:val="left"/>
            </w:pPr>
            <w:r>
              <w:rPr>
                <w:rFonts w:ascii="宋体" w:hAnsi="宋体" w:hint="eastAsia"/>
                <w:b/>
              </w:rPr>
              <w:t>附件存储元数据</w:t>
            </w:r>
          </w:p>
        </w:tc>
        <w:tc>
          <w:tcPr>
            <w:tcW w:w="1984" w:type="dxa"/>
          </w:tcPr>
          <w:p w:rsidR="00067770" w:rsidRPr="006A3A33" w:rsidRDefault="00067770" w:rsidP="00137600">
            <w:r>
              <w:rPr>
                <w:rFonts w:hint="eastAsia"/>
              </w:rPr>
              <w:t>attach</w:t>
            </w:r>
            <w:r w:rsidRPr="004411B7">
              <w:t>_addr_info</w:t>
            </w:r>
          </w:p>
        </w:tc>
        <w:tc>
          <w:tcPr>
            <w:tcW w:w="2035" w:type="dxa"/>
          </w:tcPr>
          <w:p w:rsidR="00067770" w:rsidRDefault="00067770" w:rsidP="00137600">
            <w:r>
              <w:rPr>
                <w:rFonts w:hint="eastAsia"/>
              </w:rPr>
              <w:t>附件存储地址</w:t>
            </w:r>
          </w:p>
        </w:tc>
      </w:tr>
      <w:tr w:rsidR="00067770" w:rsidTr="00137600">
        <w:tc>
          <w:tcPr>
            <w:tcW w:w="817" w:type="dxa"/>
          </w:tcPr>
          <w:p w:rsidR="00067770" w:rsidRDefault="00067770" w:rsidP="00137600"/>
        </w:tc>
        <w:tc>
          <w:tcPr>
            <w:tcW w:w="1418" w:type="dxa"/>
            <w:vMerge/>
            <w:vAlign w:val="center"/>
          </w:tcPr>
          <w:p w:rsidR="00067770" w:rsidRDefault="00067770" w:rsidP="00137600">
            <w:pPr>
              <w:jc w:val="center"/>
            </w:pPr>
          </w:p>
        </w:tc>
        <w:tc>
          <w:tcPr>
            <w:tcW w:w="2268" w:type="dxa"/>
          </w:tcPr>
          <w:p w:rsidR="00067770" w:rsidRPr="006A3A33" w:rsidRDefault="00067770" w:rsidP="00137600">
            <w:pPr>
              <w:jc w:val="left"/>
            </w:pPr>
            <w:r>
              <w:rPr>
                <w:rFonts w:ascii="宋体" w:hAnsi="宋体" w:hint="eastAsia"/>
                <w:b/>
              </w:rPr>
              <w:t>附件元数据</w:t>
            </w:r>
          </w:p>
        </w:tc>
        <w:tc>
          <w:tcPr>
            <w:tcW w:w="1984" w:type="dxa"/>
          </w:tcPr>
          <w:p w:rsidR="00067770" w:rsidRPr="006A3A33" w:rsidRDefault="00067770" w:rsidP="00137600">
            <w:r>
              <w:rPr>
                <w:rFonts w:hint="eastAsia"/>
              </w:rPr>
              <w:t>attachment</w:t>
            </w:r>
          </w:p>
        </w:tc>
        <w:tc>
          <w:tcPr>
            <w:tcW w:w="2035" w:type="dxa"/>
          </w:tcPr>
          <w:p w:rsidR="00067770" w:rsidRDefault="00067770" w:rsidP="00137600"/>
        </w:tc>
      </w:tr>
    </w:tbl>
    <w:p w:rsidR="00067770" w:rsidRPr="00067770" w:rsidRDefault="00067770" w:rsidP="000D278B"/>
    <w:p w:rsidR="006F05B1" w:rsidRDefault="006F05B1" w:rsidP="000D278B">
      <w:pPr>
        <w:pStyle w:val="3"/>
      </w:pPr>
      <w:bookmarkStart w:id="2345" w:name="_Toc493490700"/>
      <w:bookmarkStart w:id="2346" w:name="_Toc494290416"/>
      <w:bookmarkStart w:id="2347" w:name="_Toc493490706"/>
      <w:bookmarkStart w:id="2348" w:name="_Toc494290422"/>
      <w:bookmarkStart w:id="2349" w:name="_Toc493490712"/>
      <w:bookmarkStart w:id="2350" w:name="_Toc494290428"/>
      <w:bookmarkStart w:id="2351" w:name="_Toc493490718"/>
      <w:bookmarkStart w:id="2352" w:name="_Toc494290434"/>
      <w:bookmarkStart w:id="2353" w:name="_Toc493490724"/>
      <w:bookmarkStart w:id="2354" w:name="_Toc494290440"/>
      <w:bookmarkStart w:id="2355" w:name="_Toc493490730"/>
      <w:bookmarkStart w:id="2356" w:name="_Toc494290446"/>
      <w:bookmarkStart w:id="2357" w:name="_Toc493490736"/>
      <w:bookmarkStart w:id="2358" w:name="_Toc494290452"/>
      <w:bookmarkStart w:id="2359" w:name="_Toc493490742"/>
      <w:bookmarkStart w:id="2360" w:name="_Toc494290458"/>
      <w:bookmarkStart w:id="2361" w:name="_Toc493490748"/>
      <w:bookmarkStart w:id="2362" w:name="_Toc494290464"/>
      <w:bookmarkStart w:id="2363" w:name="_Toc493490754"/>
      <w:bookmarkStart w:id="2364" w:name="_Toc494290470"/>
      <w:bookmarkStart w:id="2365" w:name="_Toc493490760"/>
      <w:bookmarkStart w:id="2366" w:name="_Toc494290476"/>
      <w:bookmarkStart w:id="2367" w:name="_Toc493490766"/>
      <w:bookmarkStart w:id="2368" w:name="_Toc494290482"/>
      <w:bookmarkStart w:id="2369" w:name="_Toc493490772"/>
      <w:bookmarkStart w:id="2370" w:name="_Toc494290488"/>
      <w:bookmarkStart w:id="2371" w:name="_Toc493490778"/>
      <w:bookmarkStart w:id="2372" w:name="_Toc494290494"/>
      <w:bookmarkStart w:id="2373" w:name="_Toc493490784"/>
      <w:bookmarkStart w:id="2374" w:name="_Toc494290500"/>
      <w:bookmarkStart w:id="2375" w:name="_Toc493490790"/>
      <w:bookmarkStart w:id="2376" w:name="_Toc494290506"/>
      <w:bookmarkStart w:id="2377" w:name="_Toc493490796"/>
      <w:bookmarkStart w:id="2378" w:name="_Toc494290512"/>
      <w:bookmarkStart w:id="2379" w:name="_Toc493490802"/>
      <w:bookmarkStart w:id="2380" w:name="_Toc494290518"/>
      <w:bookmarkStart w:id="2381" w:name="_Toc493490808"/>
      <w:bookmarkStart w:id="2382" w:name="_Toc494290524"/>
      <w:bookmarkStart w:id="2383" w:name="_Toc494290530"/>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r w:rsidRPr="001A0C38">
        <w:rPr>
          <w:rFonts w:hint="eastAsia"/>
        </w:rPr>
        <w:t>数据表关系</w:t>
      </w:r>
      <w:bookmarkEnd w:id="2383"/>
    </w:p>
    <w:p w:rsidR="00421069" w:rsidRPr="00553063" w:rsidRDefault="00421069" w:rsidP="000D278B">
      <w:r>
        <w:rPr>
          <w:rFonts w:hint="eastAsia"/>
        </w:rPr>
        <w:lastRenderedPageBreak/>
        <w:t>同</w:t>
      </w:r>
      <w:r>
        <w:rPr>
          <w:rFonts w:hint="eastAsia"/>
        </w:rPr>
        <w:t>3.1.2</w:t>
      </w:r>
      <w:r>
        <w:rPr>
          <w:rFonts w:hint="eastAsia"/>
        </w:rPr>
        <w:t>。</w:t>
      </w:r>
    </w:p>
    <w:p w:rsidR="006F05B1" w:rsidRDefault="006F05B1" w:rsidP="000D278B">
      <w:pPr>
        <w:pStyle w:val="3"/>
      </w:pPr>
      <w:bookmarkStart w:id="2384" w:name="_Toc494290531"/>
      <w:r w:rsidRPr="000D278B">
        <w:rPr>
          <w:rFonts w:hint="eastAsia"/>
        </w:rPr>
        <w:t>数据表描述</w:t>
      </w:r>
      <w:bookmarkEnd w:id="2384"/>
    </w:p>
    <w:p w:rsidR="00E61FCF" w:rsidRPr="00137600" w:rsidRDefault="00E61FCF" w:rsidP="000D278B">
      <w:pPr>
        <w:ind w:firstLineChars="200" w:firstLine="480"/>
      </w:pPr>
      <w:r>
        <w:rPr>
          <w:rFonts w:hint="eastAsia"/>
        </w:rPr>
        <w:t>本部分数据库设计与互联网端数据库结构一致，档案管理只在业务</w:t>
      </w:r>
      <w:proofErr w:type="gramStart"/>
      <w:r>
        <w:rPr>
          <w:rFonts w:hint="eastAsia"/>
        </w:rPr>
        <w:t>网端做</w:t>
      </w:r>
      <w:proofErr w:type="gramEnd"/>
      <w:r>
        <w:rPr>
          <w:rFonts w:hint="eastAsia"/>
        </w:rPr>
        <w:t>，下面是档案信息表设计。</w:t>
      </w:r>
    </w:p>
    <w:p w:rsidR="00E61FCF" w:rsidRDefault="00E61FCF" w:rsidP="00E61FCF">
      <w:pPr>
        <w:pStyle w:val="4"/>
      </w:pPr>
      <w:r>
        <w:rPr>
          <w:rFonts w:hint="eastAsia"/>
        </w:rPr>
        <w:t>档案信息（</w:t>
      </w:r>
      <w:r>
        <w:rPr>
          <w:rFonts w:hint="eastAsia"/>
        </w:rPr>
        <w:t>document</w:t>
      </w:r>
      <w:r>
        <w:rPr>
          <w:rFonts w:hint="eastAsia"/>
        </w:rP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148"/>
        <w:gridCol w:w="1380"/>
        <w:gridCol w:w="710"/>
        <w:gridCol w:w="2020"/>
        <w:gridCol w:w="657"/>
        <w:gridCol w:w="674"/>
        <w:gridCol w:w="1671"/>
      </w:tblGrid>
      <w:tr w:rsidR="00E61FCF" w:rsidTr="00137600">
        <w:trPr>
          <w:trHeight w:val="356"/>
          <w:jc w:val="center"/>
        </w:trPr>
        <w:tc>
          <w:tcPr>
            <w:tcW w:w="1148" w:type="dxa"/>
            <w:tcBorders>
              <w:tl2br w:val="nil"/>
              <w:tr2bl w:val="nil"/>
            </w:tcBorders>
          </w:tcPr>
          <w:p w:rsidR="00E61FCF" w:rsidRDefault="00E61FCF" w:rsidP="00137600">
            <w:pPr>
              <w:rPr>
                <w:rFonts w:ascii="宋体" w:hAnsi="宋体"/>
                <w:b/>
                <w:szCs w:val="21"/>
              </w:rPr>
            </w:pPr>
            <w:r>
              <w:rPr>
                <w:rFonts w:ascii="宋体" w:hAnsi="宋体" w:hint="eastAsia"/>
                <w:b/>
                <w:szCs w:val="21"/>
              </w:rPr>
              <w:t>DOCUMENT</w:t>
            </w:r>
          </w:p>
        </w:tc>
        <w:tc>
          <w:tcPr>
            <w:tcW w:w="7112" w:type="dxa"/>
            <w:gridSpan w:val="6"/>
            <w:tcBorders>
              <w:tl2br w:val="nil"/>
              <w:tr2bl w:val="nil"/>
            </w:tcBorders>
            <w:tcMar>
              <w:top w:w="0" w:type="dxa"/>
              <w:left w:w="108" w:type="dxa"/>
              <w:bottom w:w="0" w:type="dxa"/>
              <w:right w:w="108" w:type="dxa"/>
            </w:tcMar>
          </w:tcPr>
          <w:p w:rsidR="00E61FCF" w:rsidRDefault="00E61FCF" w:rsidP="00137600">
            <w:pPr>
              <w:rPr>
                <w:rFonts w:ascii="宋体" w:hAnsi="宋体"/>
                <w:szCs w:val="21"/>
              </w:rPr>
            </w:pPr>
            <w:r>
              <w:rPr>
                <w:rFonts w:ascii="宋体" w:hAnsi="宋体" w:hint="eastAsia"/>
                <w:b/>
                <w:szCs w:val="21"/>
              </w:rPr>
              <w:t>档案信息表</w:t>
            </w:r>
          </w:p>
        </w:tc>
      </w:tr>
      <w:tr w:rsidR="00E61FCF" w:rsidTr="00137600">
        <w:trPr>
          <w:trHeight w:val="668"/>
          <w:jc w:val="center"/>
        </w:trPr>
        <w:tc>
          <w:tcPr>
            <w:tcW w:w="1148" w:type="dxa"/>
            <w:tcBorders>
              <w:tl2br w:val="nil"/>
              <w:tr2bl w:val="nil"/>
            </w:tcBorders>
          </w:tcPr>
          <w:p w:rsidR="00E61FCF" w:rsidRDefault="00E61FCF" w:rsidP="00137600">
            <w:r>
              <w:rPr>
                <w:rFonts w:ascii="宋体" w:hAnsi="宋体" w:hint="eastAsia"/>
                <w:szCs w:val="21"/>
              </w:rPr>
              <w:t>字段代码</w:t>
            </w:r>
          </w:p>
        </w:tc>
        <w:tc>
          <w:tcPr>
            <w:tcW w:w="1380" w:type="dxa"/>
            <w:tcBorders>
              <w:tl2br w:val="nil"/>
              <w:tr2bl w:val="nil"/>
            </w:tcBorders>
            <w:tcMar>
              <w:top w:w="0" w:type="dxa"/>
              <w:left w:w="108" w:type="dxa"/>
              <w:bottom w:w="0" w:type="dxa"/>
              <w:right w:w="108" w:type="dxa"/>
            </w:tcMar>
          </w:tcPr>
          <w:p w:rsidR="00E61FCF" w:rsidRDefault="00E61FCF" w:rsidP="00137600">
            <w:pPr>
              <w:rPr>
                <w:rFonts w:cs="Calibri"/>
                <w:szCs w:val="21"/>
              </w:rPr>
            </w:pPr>
            <w:r>
              <w:rPr>
                <w:rFonts w:ascii="宋体" w:hAnsi="宋体" w:hint="eastAsia"/>
                <w:szCs w:val="21"/>
              </w:rPr>
              <w:t>字段名</w:t>
            </w:r>
          </w:p>
        </w:tc>
        <w:tc>
          <w:tcPr>
            <w:tcW w:w="710" w:type="dxa"/>
            <w:tcBorders>
              <w:tl2br w:val="nil"/>
              <w:tr2bl w:val="nil"/>
            </w:tcBorders>
            <w:tcMar>
              <w:top w:w="0" w:type="dxa"/>
              <w:left w:w="108" w:type="dxa"/>
              <w:bottom w:w="0" w:type="dxa"/>
              <w:right w:w="108" w:type="dxa"/>
            </w:tcMar>
          </w:tcPr>
          <w:p w:rsidR="00E61FCF" w:rsidRDefault="00E61FCF" w:rsidP="00137600">
            <w:pPr>
              <w:rPr>
                <w:rFonts w:cs="Calibri"/>
                <w:szCs w:val="21"/>
              </w:rPr>
            </w:pPr>
            <w:r>
              <w:rPr>
                <w:rFonts w:ascii="宋体" w:hAnsi="宋体" w:hint="eastAsia"/>
                <w:szCs w:val="21"/>
              </w:rPr>
              <w:t>主键</w:t>
            </w:r>
          </w:p>
        </w:tc>
        <w:tc>
          <w:tcPr>
            <w:tcW w:w="2020" w:type="dxa"/>
            <w:tcBorders>
              <w:tl2br w:val="nil"/>
              <w:tr2bl w:val="nil"/>
            </w:tcBorders>
            <w:tcMar>
              <w:top w:w="0" w:type="dxa"/>
              <w:left w:w="108" w:type="dxa"/>
              <w:bottom w:w="0" w:type="dxa"/>
              <w:right w:w="108" w:type="dxa"/>
            </w:tcMar>
          </w:tcPr>
          <w:p w:rsidR="00E61FCF" w:rsidRDefault="00E61FCF" w:rsidP="00137600">
            <w:r>
              <w:rPr>
                <w:rFonts w:ascii="宋体" w:hAnsi="宋体" w:hint="eastAsia"/>
                <w:szCs w:val="21"/>
              </w:rPr>
              <w:t>备注</w:t>
            </w:r>
          </w:p>
        </w:tc>
        <w:tc>
          <w:tcPr>
            <w:tcW w:w="657" w:type="dxa"/>
            <w:tcBorders>
              <w:tl2br w:val="nil"/>
              <w:tr2bl w:val="nil"/>
            </w:tcBorders>
          </w:tcPr>
          <w:p w:rsidR="00E61FCF" w:rsidRDefault="00E61FCF" w:rsidP="00137600">
            <w:pPr>
              <w:rPr>
                <w:szCs w:val="21"/>
              </w:rPr>
            </w:pPr>
            <w:r>
              <w:rPr>
                <w:rFonts w:cs="Calibri" w:hint="eastAsia"/>
                <w:szCs w:val="21"/>
              </w:rPr>
              <w:t>可空</w:t>
            </w:r>
          </w:p>
        </w:tc>
        <w:tc>
          <w:tcPr>
            <w:tcW w:w="674" w:type="dxa"/>
            <w:tcBorders>
              <w:tl2br w:val="nil"/>
              <w:tr2bl w:val="nil"/>
            </w:tcBorders>
          </w:tcPr>
          <w:p w:rsidR="00E61FCF" w:rsidRDefault="00E61FCF" w:rsidP="00137600">
            <w:pPr>
              <w:rPr>
                <w:szCs w:val="21"/>
              </w:rPr>
            </w:pPr>
            <w:r>
              <w:rPr>
                <w:rFonts w:cs="Calibri" w:hint="eastAsia"/>
                <w:szCs w:val="21"/>
              </w:rPr>
              <w:t>默认值</w:t>
            </w:r>
          </w:p>
        </w:tc>
        <w:tc>
          <w:tcPr>
            <w:tcW w:w="1671" w:type="dxa"/>
            <w:tcBorders>
              <w:tl2br w:val="nil"/>
              <w:tr2bl w:val="nil"/>
            </w:tcBorders>
          </w:tcPr>
          <w:p w:rsidR="00E61FCF" w:rsidRDefault="00E61FCF" w:rsidP="00137600">
            <w:r>
              <w:rPr>
                <w:rFonts w:ascii="宋体" w:hAnsi="宋体" w:hint="eastAsia"/>
                <w:szCs w:val="21"/>
              </w:rPr>
              <w:t>类型</w:t>
            </w:r>
          </w:p>
        </w:tc>
      </w:tr>
      <w:tr w:rsidR="00E61FCF" w:rsidTr="00137600">
        <w:trPr>
          <w:trHeight w:val="356"/>
          <w:jc w:val="center"/>
        </w:trPr>
        <w:tc>
          <w:tcPr>
            <w:tcW w:w="1148" w:type="dxa"/>
            <w:tcBorders>
              <w:tl2br w:val="nil"/>
              <w:tr2bl w:val="nil"/>
            </w:tcBorders>
          </w:tcPr>
          <w:p w:rsidR="00E61FCF" w:rsidRDefault="00E61FCF" w:rsidP="00137600">
            <w:pPr>
              <w:rPr>
                <w:rFonts w:ascii="宋体" w:hAnsi="宋体"/>
                <w:szCs w:val="21"/>
              </w:rPr>
            </w:pPr>
            <w:r>
              <w:rPr>
                <w:rFonts w:hint="eastAsia"/>
              </w:rPr>
              <w:t>id</w:t>
            </w:r>
          </w:p>
        </w:tc>
        <w:tc>
          <w:tcPr>
            <w:tcW w:w="1380" w:type="dxa"/>
            <w:tcBorders>
              <w:tl2br w:val="nil"/>
              <w:tr2bl w:val="nil"/>
            </w:tcBorders>
            <w:tcMar>
              <w:top w:w="0" w:type="dxa"/>
              <w:left w:w="108" w:type="dxa"/>
              <w:bottom w:w="0" w:type="dxa"/>
              <w:right w:w="108" w:type="dxa"/>
            </w:tcMar>
          </w:tcPr>
          <w:p w:rsidR="00E61FCF" w:rsidRDefault="00E61FCF" w:rsidP="00137600">
            <w:pPr>
              <w:jc w:val="left"/>
              <w:rPr>
                <w:rFonts w:cs="Calibri"/>
                <w:szCs w:val="21"/>
              </w:rPr>
            </w:pPr>
            <w:r>
              <w:rPr>
                <w:rFonts w:hint="eastAsia"/>
              </w:rPr>
              <w:t>编号</w:t>
            </w:r>
          </w:p>
        </w:tc>
        <w:tc>
          <w:tcPr>
            <w:tcW w:w="710" w:type="dxa"/>
            <w:tcBorders>
              <w:tl2br w:val="nil"/>
              <w:tr2bl w:val="nil"/>
            </w:tcBorders>
            <w:tcMar>
              <w:top w:w="0" w:type="dxa"/>
              <w:left w:w="108" w:type="dxa"/>
              <w:bottom w:w="0" w:type="dxa"/>
              <w:right w:w="108" w:type="dxa"/>
            </w:tcMar>
          </w:tcPr>
          <w:p w:rsidR="00E61FCF" w:rsidRDefault="00E61FCF" w:rsidP="00137600">
            <w:pPr>
              <w:rPr>
                <w:rFonts w:cs="Calibri"/>
                <w:szCs w:val="21"/>
              </w:rPr>
            </w:pPr>
            <w:r>
              <w:rPr>
                <w:rFonts w:cs="Calibri" w:hint="eastAsia"/>
                <w:szCs w:val="21"/>
              </w:rPr>
              <w:t>Y</w:t>
            </w:r>
          </w:p>
        </w:tc>
        <w:tc>
          <w:tcPr>
            <w:tcW w:w="2020" w:type="dxa"/>
            <w:tcBorders>
              <w:tl2br w:val="nil"/>
              <w:tr2bl w:val="nil"/>
            </w:tcBorders>
            <w:tcMar>
              <w:top w:w="0" w:type="dxa"/>
              <w:left w:w="108" w:type="dxa"/>
              <w:bottom w:w="0" w:type="dxa"/>
              <w:right w:w="108" w:type="dxa"/>
            </w:tcMar>
          </w:tcPr>
          <w:p w:rsidR="00E61FCF" w:rsidRDefault="00E61FCF" w:rsidP="00137600">
            <w:pPr>
              <w:jc w:val="left"/>
              <w:rPr>
                <w:szCs w:val="21"/>
              </w:rPr>
            </w:pPr>
          </w:p>
        </w:tc>
        <w:tc>
          <w:tcPr>
            <w:tcW w:w="657" w:type="dxa"/>
            <w:tcBorders>
              <w:tl2br w:val="nil"/>
              <w:tr2bl w:val="nil"/>
            </w:tcBorders>
          </w:tcPr>
          <w:p w:rsidR="00E61FCF" w:rsidRDefault="00E61FCF" w:rsidP="00137600">
            <w:pPr>
              <w:jc w:val="center"/>
              <w:rPr>
                <w:szCs w:val="21"/>
              </w:rPr>
            </w:pPr>
            <w:r>
              <w:rPr>
                <w:rFonts w:hint="eastAsia"/>
                <w:szCs w:val="21"/>
              </w:rPr>
              <w:t>N</w:t>
            </w:r>
          </w:p>
        </w:tc>
        <w:tc>
          <w:tcPr>
            <w:tcW w:w="674" w:type="dxa"/>
            <w:tcBorders>
              <w:tl2br w:val="nil"/>
              <w:tr2bl w:val="nil"/>
            </w:tcBorders>
          </w:tcPr>
          <w:p w:rsidR="00E61FCF" w:rsidRDefault="00E61FCF" w:rsidP="00137600">
            <w:pPr>
              <w:jc w:val="left"/>
              <w:rPr>
                <w:szCs w:val="21"/>
              </w:rPr>
            </w:pPr>
          </w:p>
        </w:tc>
        <w:tc>
          <w:tcPr>
            <w:tcW w:w="1671" w:type="dxa"/>
            <w:tcBorders>
              <w:tl2br w:val="nil"/>
              <w:tr2bl w:val="nil"/>
            </w:tcBorders>
            <w:vAlign w:val="center"/>
          </w:tcPr>
          <w:p w:rsidR="00E61FCF" w:rsidRDefault="00E61FCF" w:rsidP="00137600">
            <w:pPr>
              <w:rPr>
                <w:rFonts w:ascii="宋体" w:hAnsi="宋体" w:cs="宋体"/>
                <w:szCs w:val="21"/>
              </w:rPr>
            </w:pPr>
            <w:r>
              <w:rPr>
                <w:rFonts w:hint="eastAsia"/>
              </w:rPr>
              <w:t>int</w:t>
            </w:r>
          </w:p>
        </w:tc>
      </w:tr>
      <w:tr w:rsidR="00E61FCF" w:rsidTr="00137600">
        <w:trPr>
          <w:trHeight w:val="512"/>
          <w:jc w:val="center"/>
        </w:trPr>
        <w:tc>
          <w:tcPr>
            <w:tcW w:w="1148" w:type="dxa"/>
            <w:tcBorders>
              <w:tl2br w:val="nil"/>
              <w:tr2bl w:val="nil"/>
            </w:tcBorders>
          </w:tcPr>
          <w:p w:rsidR="00E61FCF" w:rsidRDefault="00E61FCF" w:rsidP="00137600">
            <w:r>
              <w:rPr>
                <w:rFonts w:hint="eastAsia"/>
              </w:rPr>
              <w:t>report_id</w:t>
            </w:r>
          </w:p>
        </w:tc>
        <w:tc>
          <w:tcPr>
            <w:tcW w:w="1380" w:type="dxa"/>
            <w:tcBorders>
              <w:tl2br w:val="nil"/>
              <w:tr2bl w:val="nil"/>
            </w:tcBorders>
            <w:tcMar>
              <w:top w:w="0" w:type="dxa"/>
              <w:left w:w="108" w:type="dxa"/>
              <w:bottom w:w="0" w:type="dxa"/>
              <w:right w:w="108" w:type="dxa"/>
            </w:tcMar>
          </w:tcPr>
          <w:p w:rsidR="00E61FCF" w:rsidRPr="004411B7" w:rsidRDefault="00E61FCF" w:rsidP="00137600">
            <w:pPr>
              <w:jc w:val="left"/>
            </w:pPr>
            <w:r>
              <w:rPr>
                <w:rFonts w:hint="eastAsia"/>
              </w:rPr>
              <w:t>审批单</w:t>
            </w:r>
            <w:r>
              <w:rPr>
                <w:rFonts w:hint="eastAsia"/>
              </w:rPr>
              <w:t>id</w:t>
            </w:r>
          </w:p>
        </w:tc>
        <w:tc>
          <w:tcPr>
            <w:tcW w:w="710" w:type="dxa"/>
            <w:tcBorders>
              <w:tl2br w:val="nil"/>
              <w:tr2bl w:val="nil"/>
            </w:tcBorders>
            <w:tcMar>
              <w:top w:w="0" w:type="dxa"/>
              <w:left w:w="108" w:type="dxa"/>
              <w:bottom w:w="0" w:type="dxa"/>
              <w:right w:w="108" w:type="dxa"/>
            </w:tcMar>
          </w:tcPr>
          <w:p w:rsidR="00E61FCF" w:rsidRDefault="00E61FCF" w:rsidP="00137600">
            <w:pPr>
              <w:rPr>
                <w:rFonts w:cs="Calibri"/>
                <w:szCs w:val="21"/>
              </w:rPr>
            </w:pPr>
          </w:p>
        </w:tc>
        <w:tc>
          <w:tcPr>
            <w:tcW w:w="2020" w:type="dxa"/>
            <w:tcBorders>
              <w:tl2br w:val="nil"/>
              <w:tr2bl w:val="nil"/>
            </w:tcBorders>
            <w:tcMar>
              <w:top w:w="0" w:type="dxa"/>
              <w:left w:w="108" w:type="dxa"/>
              <w:bottom w:w="0" w:type="dxa"/>
              <w:right w:w="108" w:type="dxa"/>
            </w:tcMar>
          </w:tcPr>
          <w:p w:rsidR="00E61FCF" w:rsidRDefault="00E61FCF" w:rsidP="00137600">
            <w:pPr>
              <w:jc w:val="left"/>
              <w:rPr>
                <w:szCs w:val="21"/>
              </w:rPr>
            </w:pPr>
          </w:p>
        </w:tc>
        <w:tc>
          <w:tcPr>
            <w:tcW w:w="657" w:type="dxa"/>
            <w:tcBorders>
              <w:tl2br w:val="nil"/>
              <w:tr2bl w:val="nil"/>
            </w:tcBorders>
          </w:tcPr>
          <w:p w:rsidR="00E61FCF" w:rsidRDefault="00E61FCF" w:rsidP="00137600">
            <w:pPr>
              <w:jc w:val="center"/>
              <w:rPr>
                <w:szCs w:val="21"/>
              </w:rPr>
            </w:pPr>
            <w:r>
              <w:rPr>
                <w:rFonts w:hint="eastAsia"/>
                <w:szCs w:val="21"/>
              </w:rPr>
              <w:t xml:space="preserve">N </w:t>
            </w:r>
          </w:p>
        </w:tc>
        <w:tc>
          <w:tcPr>
            <w:tcW w:w="674" w:type="dxa"/>
            <w:tcBorders>
              <w:tl2br w:val="nil"/>
              <w:tr2bl w:val="nil"/>
            </w:tcBorders>
          </w:tcPr>
          <w:p w:rsidR="00E61FCF" w:rsidRDefault="00E61FCF" w:rsidP="00137600">
            <w:pPr>
              <w:jc w:val="left"/>
              <w:rPr>
                <w:szCs w:val="21"/>
              </w:rPr>
            </w:pPr>
          </w:p>
        </w:tc>
        <w:tc>
          <w:tcPr>
            <w:tcW w:w="1671" w:type="dxa"/>
            <w:tcBorders>
              <w:tl2br w:val="nil"/>
              <w:tr2bl w:val="nil"/>
            </w:tcBorders>
            <w:vAlign w:val="center"/>
          </w:tcPr>
          <w:p w:rsidR="00E61FCF" w:rsidRDefault="00E61FCF" w:rsidP="00137600">
            <w:r>
              <w:rPr>
                <w:rFonts w:hint="eastAsia"/>
              </w:rPr>
              <w:t>int</w:t>
            </w:r>
          </w:p>
        </w:tc>
      </w:tr>
      <w:tr w:rsidR="00E61FCF" w:rsidTr="00137600">
        <w:trPr>
          <w:trHeight w:val="512"/>
          <w:jc w:val="center"/>
        </w:trPr>
        <w:tc>
          <w:tcPr>
            <w:tcW w:w="1148" w:type="dxa"/>
            <w:tcBorders>
              <w:tl2br w:val="nil"/>
              <w:tr2bl w:val="nil"/>
            </w:tcBorders>
          </w:tcPr>
          <w:p w:rsidR="00E61FCF" w:rsidRDefault="00E61FCF" w:rsidP="00137600">
            <w:pPr>
              <w:rPr>
                <w:rFonts w:ascii="宋体" w:hAnsi="宋体"/>
                <w:szCs w:val="21"/>
              </w:rPr>
            </w:pPr>
            <w:r>
              <w:rPr>
                <w:rFonts w:hint="eastAsia"/>
              </w:rPr>
              <w:t>keeptime</w:t>
            </w:r>
          </w:p>
        </w:tc>
        <w:tc>
          <w:tcPr>
            <w:tcW w:w="1380" w:type="dxa"/>
            <w:tcBorders>
              <w:tl2br w:val="nil"/>
              <w:tr2bl w:val="nil"/>
            </w:tcBorders>
            <w:tcMar>
              <w:top w:w="0" w:type="dxa"/>
              <w:left w:w="108" w:type="dxa"/>
              <w:bottom w:w="0" w:type="dxa"/>
              <w:right w:w="108" w:type="dxa"/>
            </w:tcMar>
          </w:tcPr>
          <w:p w:rsidR="00E61FCF" w:rsidRPr="004411B7" w:rsidRDefault="00E61FCF" w:rsidP="00137600">
            <w:pPr>
              <w:jc w:val="left"/>
            </w:pPr>
            <w:r w:rsidRPr="004411B7">
              <w:rPr>
                <w:rFonts w:hint="eastAsia"/>
              </w:rPr>
              <w:t>档案保管期限</w:t>
            </w:r>
          </w:p>
        </w:tc>
        <w:tc>
          <w:tcPr>
            <w:tcW w:w="710" w:type="dxa"/>
            <w:tcBorders>
              <w:tl2br w:val="nil"/>
              <w:tr2bl w:val="nil"/>
            </w:tcBorders>
            <w:tcMar>
              <w:top w:w="0" w:type="dxa"/>
              <w:left w:w="108" w:type="dxa"/>
              <w:bottom w:w="0" w:type="dxa"/>
              <w:right w:w="108" w:type="dxa"/>
            </w:tcMar>
          </w:tcPr>
          <w:p w:rsidR="00E61FCF" w:rsidRDefault="00E61FCF" w:rsidP="00137600">
            <w:pPr>
              <w:rPr>
                <w:rFonts w:cs="Calibri"/>
                <w:szCs w:val="21"/>
              </w:rPr>
            </w:pPr>
          </w:p>
        </w:tc>
        <w:tc>
          <w:tcPr>
            <w:tcW w:w="2020" w:type="dxa"/>
            <w:tcBorders>
              <w:tl2br w:val="nil"/>
              <w:tr2bl w:val="nil"/>
            </w:tcBorders>
            <w:tcMar>
              <w:top w:w="0" w:type="dxa"/>
              <w:left w:w="108" w:type="dxa"/>
              <w:bottom w:w="0" w:type="dxa"/>
              <w:right w:w="108" w:type="dxa"/>
            </w:tcMar>
          </w:tcPr>
          <w:p w:rsidR="00E61FCF" w:rsidRDefault="00E61FCF" w:rsidP="00137600">
            <w:pPr>
              <w:jc w:val="left"/>
              <w:rPr>
                <w:szCs w:val="21"/>
              </w:rPr>
            </w:pPr>
          </w:p>
        </w:tc>
        <w:tc>
          <w:tcPr>
            <w:tcW w:w="657" w:type="dxa"/>
            <w:tcBorders>
              <w:tl2br w:val="nil"/>
              <w:tr2bl w:val="nil"/>
            </w:tcBorders>
          </w:tcPr>
          <w:p w:rsidR="00E61FCF" w:rsidRDefault="00E61FCF" w:rsidP="00137600">
            <w:pPr>
              <w:jc w:val="center"/>
              <w:rPr>
                <w:szCs w:val="21"/>
              </w:rPr>
            </w:pPr>
            <w:r>
              <w:rPr>
                <w:rFonts w:hint="eastAsia"/>
                <w:szCs w:val="21"/>
              </w:rPr>
              <w:t>N</w:t>
            </w:r>
          </w:p>
        </w:tc>
        <w:tc>
          <w:tcPr>
            <w:tcW w:w="674" w:type="dxa"/>
            <w:tcBorders>
              <w:tl2br w:val="nil"/>
              <w:tr2bl w:val="nil"/>
            </w:tcBorders>
          </w:tcPr>
          <w:p w:rsidR="00E61FCF" w:rsidRDefault="00E61FCF" w:rsidP="00137600">
            <w:pPr>
              <w:jc w:val="left"/>
              <w:rPr>
                <w:szCs w:val="21"/>
              </w:rPr>
            </w:pPr>
          </w:p>
        </w:tc>
        <w:tc>
          <w:tcPr>
            <w:tcW w:w="1671" w:type="dxa"/>
            <w:tcBorders>
              <w:tl2br w:val="nil"/>
              <w:tr2bl w:val="nil"/>
            </w:tcBorders>
            <w:vAlign w:val="center"/>
          </w:tcPr>
          <w:p w:rsidR="00E61FCF" w:rsidRDefault="00E61FCF" w:rsidP="00137600">
            <w:pPr>
              <w:rPr>
                <w:rFonts w:ascii="宋体" w:hAnsi="宋体" w:cs="宋体"/>
                <w:szCs w:val="21"/>
              </w:rPr>
            </w:pPr>
            <w:r>
              <w:rPr>
                <w:rFonts w:hint="eastAsia"/>
              </w:rPr>
              <w:t>varchar(255)</w:t>
            </w:r>
          </w:p>
        </w:tc>
      </w:tr>
      <w:tr w:rsidR="00E61FCF" w:rsidTr="00137600">
        <w:trPr>
          <w:trHeight w:val="356"/>
          <w:jc w:val="center"/>
        </w:trPr>
        <w:tc>
          <w:tcPr>
            <w:tcW w:w="1148" w:type="dxa"/>
            <w:tcBorders>
              <w:tl2br w:val="nil"/>
              <w:tr2bl w:val="nil"/>
            </w:tcBorders>
          </w:tcPr>
          <w:p w:rsidR="00E61FCF" w:rsidRDefault="00E61FCF" w:rsidP="00137600">
            <w:pPr>
              <w:rPr>
                <w:rFonts w:ascii="宋体" w:hAnsi="宋体"/>
                <w:szCs w:val="21"/>
              </w:rPr>
            </w:pPr>
            <w:r>
              <w:rPr>
                <w:rFonts w:hint="eastAsia"/>
              </w:rPr>
              <w:t>keep_by</w:t>
            </w:r>
          </w:p>
        </w:tc>
        <w:tc>
          <w:tcPr>
            <w:tcW w:w="1380" w:type="dxa"/>
            <w:tcBorders>
              <w:tl2br w:val="nil"/>
              <w:tr2bl w:val="nil"/>
            </w:tcBorders>
            <w:tcMar>
              <w:top w:w="0" w:type="dxa"/>
              <w:left w:w="108" w:type="dxa"/>
              <w:bottom w:w="0" w:type="dxa"/>
              <w:right w:w="108" w:type="dxa"/>
            </w:tcMar>
          </w:tcPr>
          <w:p w:rsidR="00E61FCF" w:rsidRPr="004411B7" w:rsidRDefault="00E61FCF" w:rsidP="00137600">
            <w:pPr>
              <w:jc w:val="left"/>
            </w:pPr>
            <w:r w:rsidRPr="004411B7">
              <w:rPr>
                <w:rFonts w:hint="eastAsia"/>
              </w:rPr>
              <w:t>档案保管人</w:t>
            </w:r>
          </w:p>
        </w:tc>
        <w:tc>
          <w:tcPr>
            <w:tcW w:w="710" w:type="dxa"/>
            <w:tcBorders>
              <w:tl2br w:val="nil"/>
              <w:tr2bl w:val="nil"/>
            </w:tcBorders>
            <w:tcMar>
              <w:top w:w="0" w:type="dxa"/>
              <w:left w:w="108" w:type="dxa"/>
              <w:bottom w:w="0" w:type="dxa"/>
              <w:right w:w="108" w:type="dxa"/>
            </w:tcMar>
          </w:tcPr>
          <w:p w:rsidR="00E61FCF" w:rsidRDefault="00E61FCF" w:rsidP="00137600">
            <w:pPr>
              <w:rPr>
                <w:rFonts w:cs="Calibri"/>
                <w:szCs w:val="21"/>
              </w:rPr>
            </w:pPr>
          </w:p>
        </w:tc>
        <w:tc>
          <w:tcPr>
            <w:tcW w:w="2020" w:type="dxa"/>
            <w:tcBorders>
              <w:tl2br w:val="nil"/>
              <w:tr2bl w:val="nil"/>
            </w:tcBorders>
            <w:tcMar>
              <w:top w:w="0" w:type="dxa"/>
              <w:left w:w="108" w:type="dxa"/>
              <w:bottom w:w="0" w:type="dxa"/>
              <w:right w:w="108" w:type="dxa"/>
            </w:tcMar>
          </w:tcPr>
          <w:p w:rsidR="00E61FCF" w:rsidRDefault="00E61FCF" w:rsidP="00137600">
            <w:pPr>
              <w:jc w:val="left"/>
              <w:rPr>
                <w:szCs w:val="21"/>
              </w:rPr>
            </w:pPr>
          </w:p>
        </w:tc>
        <w:tc>
          <w:tcPr>
            <w:tcW w:w="657" w:type="dxa"/>
            <w:tcBorders>
              <w:tl2br w:val="nil"/>
              <w:tr2bl w:val="nil"/>
            </w:tcBorders>
          </w:tcPr>
          <w:p w:rsidR="00E61FCF" w:rsidRDefault="00E61FCF" w:rsidP="00137600">
            <w:pPr>
              <w:jc w:val="center"/>
              <w:rPr>
                <w:szCs w:val="21"/>
              </w:rPr>
            </w:pPr>
            <w:r>
              <w:rPr>
                <w:rFonts w:hint="eastAsia"/>
                <w:szCs w:val="21"/>
              </w:rPr>
              <w:t>Y</w:t>
            </w:r>
          </w:p>
        </w:tc>
        <w:tc>
          <w:tcPr>
            <w:tcW w:w="674" w:type="dxa"/>
            <w:tcBorders>
              <w:tl2br w:val="nil"/>
              <w:tr2bl w:val="nil"/>
            </w:tcBorders>
          </w:tcPr>
          <w:p w:rsidR="00E61FCF" w:rsidRDefault="00E61FCF" w:rsidP="00137600">
            <w:pPr>
              <w:jc w:val="left"/>
              <w:rPr>
                <w:szCs w:val="21"/>
              </w:rPr>
            </w:pPr>
          </w:p>
        </w:tc>
        <w:tc>
          <w:tcPr>
            <w:tcW w:w="1671" w:type="dxa"/>
            <w:tcBorders>
              <w:tl2br w:val="nil"/>
              <w:tr2bl w:val="nil"/>
            </w:tcBorders>
            <w:vAlign w:val="center"/>
          </w:tcPr>
          <w:p w:rsidR="00E61FCF" w:rsidRDefault="00E61FCF" w:rsidP="00137600">
            <w:pPr>
              <w:rPr>
                <w:rFonts w:ascii="宋体" w:hAnsi="宋体" w:cs="宋体"/>
                <w:szCs w:val="21"/>
              </w:rPr>
            </w:pPr>
            <w:r>
              <w:rPr>
                <w:rFonts w:hint="eastAsia"/>
              </w:rPr>
              <w:t>varchar(255)</w:t>
            </w:r>
          </w:p>
        </w:tc>
      </w:tr>
      <w:tr w:rsidR="00E61FCF" w:rsidTr="00137600">
        <w:trPr>
          <w:trHeight w:val="356"/>
          <w:jc w:val="center"/>
        </w:trPr>
        <w:tc>
          <w:tcPr>
            <w:tcW w:w="1148" w:type="dxa"/>
            <w:tcBorders>
              <w:tl2br w:val="nil"/>
              <w:tr2bl w:val="nil"/>
            </w:tcBorders>
          </w:tcPr>
          <w:p w:rsidR="00E61FCF" w:rsidRDefault="00E61FCF" w:rsidP="00137600">
            <w:pPr>
              <w:rPr>
                <w:rFonts w:ascii="宋体" w:hAnsi="宋体"/>
                <w:szCs w:val="21"/>
              </w:rPr>
            </w:pPr>
            <w:r>
              <w:rPr>
                <w:rFonts w:hint="eastAsia"/>
              </w:rPr>
              <w:t>documentid</w:t>
            </w:r>
          </w:p>
        </w:tc>
        <w:tc>
          <w:tcPr>
            <w:tcW w:w="1380" w:type="dxa"/>
            <w:tcBorders>
              <w:tl2br w:val="nil"/>
              <w:tr2bl w:val="nil"/>
            </w:tcBorders>
            <w:tcMar>
              <w:top w:w="0" w:type="dxa"/>
              <w:left w:w="108" w:type="dxa"/>
              <w:bottom w:w="0" w:type="dxa"/>
              <w:right w:w="108" w:type="dxa"/>
            </w:tcMar>
          </w:tcPr>
          <w:p w:rsidR="00E61FCF" w:rsidRPr="004411B7" w:rsidRDefault="00E61FCF" w:rsidP="00137600">
            <w:pPr>
              <w:jc w:val="left"/>
            </w:pPr>
            <w:r w:rsidRPr="004411B7">
              <w:rPr>
                <w:rFonts w:hint="eastAsia"/>
              </w:rPr>
              <w:t>档案编号</w:t>
            </w:r>
          </w:p>
        </w:tc>
        <w:tc>
          <w:tcPr>
            <w:tcW w:w="710" w:type="dxa"/>
            <w:tcBorders>
              <w:tl2br w:val="nil"/>
              <w:tr2bl w:val="nil"/>
            </w:tcBorders>
            <w:tcMar>
              <w:top w:w="0" w:type="dxa"/>
              <w:left w:w="108" w:type="dxa"/>
              <w:bottom w:w="0" w:type="dxa"/>
              <w:right w:w="108" w:type="dxa"/>
            </w:tcMar>
          </w:tcPr>
          <w:p w:rsidR="00E61FCF" w:rsidRDefault="00E61FCF" w:rsidP="00137600">
            <w:pPr>
              <w:rPr>
                <w:rFonts w:cs="Calibri"/>
                <w:szCs w:val="21"/>
              </w:rPr>
            </w:pPr>
          </w:p>
        </w:tc>
        <w:tc>
          <w:tcPr>
            <w:tcW w:w="2020" w:type="dxa"/>
            <w:tcBorders>
              <w:tl2br w:val="nil"/>
              <w:tr2bl w:val="nil"/>
            </w:tcBorders>
            <w:tcMar>
              <w:top w:w="0" w:type="dxa"/>
              <w:left w:w="108" w:type="dxa"/>
              <w:bottom w:w="0" w:type="dxa"/>
              <w:right w:w="108" w:type="dxa"/>
            </w:tcMar>
          </w:tcPr>
          <w:p w:rsidR="00E61FCF" w:rsidRDefault="00E61FCF" w:rsidP="00137600">
            <w:pPr>
              <w:jc w:val="left"/>
              <w:rPr>
                <w:szCs w:val="21"/>
              </w:rPr>
            </w:pPr>
          </w:p>
        </w:tc>
        <w:tc>
          <w:tcPr>
            <w:tcW w:w="657" w:type="dxa"/>
            <w:tcBorders>
              <w:tl2br w:val="nil"/>
              <w:tr2bl w:val="nil"/>
            </w:tcBorders>
          </w:tcPr>
          <w:p w:rsidR="00E61FCF" w:rsidRDefault="00E61FCF" w:rsidP="00137600">
            <w:pPr>
              <w:jc w:val="center"/>
              <w:rPr>
                <w:szCs w:val="21"/>
              </w:rPr>
            </w:pPr>
            <w:r>
              <w:rPr>
                <w:rFonts w:hint="eastAsia"/>
                <w:szCs w:val="21"/>
              </w:rPr>
              <w:t>Y</w:t>
            </w:r>
          </w:p>
        </w:tc>
        <w:tc>
          <w:tcPr>
            <w:tcW w:w="674" w:type="dxa"/>
            <w:tcBorders>
              <w:tl2br w:val="nil"/>
              <w:tr2bl w:val="nil"/>
            </w:tcBorders>
          </w:tcPr>
          <w:p w:rsidR="00E61FCF" w:rsidRDefault="00E61FCF" w:rsidP="00137600">
            <w:pPr>
              <w:jc w:val="left"/>
              <w:rPr>
                <w:szCs w:val="21"/>
              </w:rPr>
            </w:pPr>
          </w:p>
        </w:tc>
        <w:tc>
          <w:tcPr>
            <w:tcW w:w="1671" w:type="dxa"/>
            <w:tcBorders>
              <w:tl2br w:val="nil"/>
              <w:tr2bl w:val="nil"/>
            </w:tcBorders>
            <w:vAlign w:val="center"/>
          </w:tcPr>
          <w:p w:rsidR="00E61FCF" w:rsidRDefault="00E61FCF" w:rsidP="00137600">
            <w:pPr>
              <w:rPr>
                <w:rFonts w:ascii="宋体" w:hAnsi="宋体" w:cs="宋体"/>
                <w:szCs w:val="21"/>
              </w:rPr>
            </w:pPr>
            <w:r>
              <w:rPr>
                <w:rFonts w:hint="eastAsia"/>
              </w:rPr>
              <w:t>varchar(2000)</w:t>
            </w:r>
          </w:p>
        </w:tc>
      </w:tr>
      <w:tr w:rsidR="00E61FCF" w:rsidTr="00137600">
        <w:trPr>
          <w:trHeight w:val="356"/>
          <w:jc w:val="center"/>
        </w:trPr>
        <w:tc>
          <w:tcPr>
            <w:tcW w:w="1148" w:type="dxa"/>
            <w:tcBorders>
              <w:tl2br w:val="nil"/>
              <w:tr2bl w:val="nil"/>
            </w:tcBorders>
          </w:tcPr>
          <w:p w:rsidR="00E61FCF" w:rsidRDefault="00E61FCF" w:rsidP="00137600">
            <w:r>
              <w:rPr>
                <w:rFonts w:hint="eastAsia"/>
              </w:rPr>
              <w:t>saveaddress</w:t>
            </w:r>
          </w:p>
        </w:tc>
        <w:tc>
          <w:tcPr>
            <w:tcW w:w="1380" w:type="dxa"/>
            <w:tcBorders>
              <w:tl2br w:val="nil"/>
              <w:tr2bl w:val="nil"/>
            </w:tcBorders>
            <w:tcMar>
              <w:top w:w="0" w:type="dxa"/>
              <w:left w:w="108" w:type="dxa"/>
              <w:bottom w:w="0" w:type="dxa"/>
              <w:right w:w="108" w:type="dxa"/>
            </w:tcMar>
          </w:tcPr>
          <w:p w:rsidR="00E61FCF" w:rsidRPr="004411B7" w:rsidRDefault="00E61FCF" w:rsidP="00137600">
            <w:pPr>
              <w:jc w:val="left"/>
            </w:pPr>
            <w:r w:rsidRPr="004411B7">
              <w:rPr>
                <w:rFonts w:hint="eastAsia"/>
              </w:rPr>
              <w:t>档案保管地点</w:t>
            </w:r>
          </w:p>
        </w:tc>
        <w:tc>
          <w:tcPr>
            <w:tcW w:w="710" w:type="dxa"/>
            <w:tcBorders>
              <w:tl2br w:val="nil"/>
              <w:tr2bl w:val="nil"/>
            </w:tcBorders>
            <w:tcMar>
              <w:top w:w="0" w:type="dxa"/>
              <w:left w:w="108" w:type="dxa"/>
              <w:bottom w:w="0" w:type="dxa"/>
              <w:right w:w="108" w:type="dxa"/>
            </w:tcMar>
          </w:tcPr>
          <w:p w:rsidR="00E61FCF" w:rsidRDefault="00E61FCF" w:rsidP="00137600">
            <w:pPr>
              <w:rPr>
                <w:rFonts w:cs="Calibri"/>
                <w:szCs w:val="21"/>
              </w:rPr>
            </w:pPr>
          </w:p>
        </w:tc>
        <w:tc>
          <w:tcPr>
            <w:tcW w:w="2020" w:type="dxa"/>
            <w:tcBorders>
              <w:tl2br w:val="nil"/>
              <w:tr2bl w:val="nil"/>
            </w:tcBorders>
            <w:tcMar>
              <w:top w:w="0" w:type="dxa"/>
              <w:left w:w="108" w:type="dxa"/>
              <w:bottom w:w="0" w:type="dxa"/>
              <w:right w:w="108" w:type="dxa"/>
            </w:tcMar>
          </w:tcPr>
          <w:p w:rsidR="00E61FCF" w:rsidRDefault="00E61FCF" w:rsidP="00137600">
            <w:pPr>
              <w:jc w:val="left"/>
            </w:pPr>
          </w:p>
        </w:tc>
        <w:tc>
          <w:tcPr>
            <w:tcW w:w="657" w:type="dxa"/>
            <w:tcBorders>
              <w:tl2br w:val="nil"/>
              <w:tr2bl w:val="nil"/>
            </w:tcBorders>
          </w:tcPr>
          <w:p w:rsidR="00E61FCF" w:rsidRDefault="00E61FCF" w:rsidP="00137600">
            <w:pPr>
              <w:jc w:val="center"/>
              <w:rPr>
                <w:szCs w:val="21"/>
              </w:rPr>
            </w:pPr>
            <w:r>
              <w:rPr>
                <w:rFonts w:hint="eastAsia"/>
                <w:szCs w:val="21"/>
              </w:rPr>
              <w:t>Y</w:t>
            </w:r>
          </w:p>
        </w:tc>
        <w:tc>
          <w:tcPr>
            <w:tcW w:w="674" w:type="dxa"/>
            <w:tcBorders>
              <w:tl2br w:val="nil"/>
              <w:tr2bl w:val="nil"/>
            </w:tcBorders>
          </w:tcPr>
          <w:p w:rsidR="00E61FCF" w:rsidRDefault="00E61FCF" w:rsidP="00137600">
            <w:pPr>
              <w:jc w:val="left"/>
              <w:rPr>
                <w:szCs w:val="21"/>
              </w:rPr>
            </w:pPr>
          </w:p>
        </w:tc>
        <w:tc>
          <w:tcPr>
            <w:tcW w:w="1671" w:type="dxa"/>
            <w:tcBorders>
              <w:tl2br w:val="nil"/>
              <w:tr2bl w:val="nil"/>
            </w:tcBorders>
            <w:vAlign w:val="center"/>
          </w:tcPr>
          <w:p w:rsidR="00E61FCF" w:rsidRDefault="00E61FCF" w:rsidP="00137600">
            <w:r>
              <w:rPr>
                <w:rFonts w:hint="eastAsia"/>
              </w:rPr>
              <w:t>varchar(20)</w:t>
            </w:r>
          </w:p>
        </w:tc>
      </w:tr>
      <w:tr w:rsidR="00E61FCF" w:rsidTr="00137600">
        <w:trPr>
          <w:trHeight w:val="356"/>
          <w:jc w:val="center"/>
        </w:trPr>
        <w:tc>
          <w:tcPr>
            <w:tcW w:w="1148" w:type="dxa"/>
            <w:tcBorders>
              <w:tl2br w:val="nil"/>
              <w:tr2bl w:val="nil"/>
            </w:tcBorders>
          </w:tcPr>
          <w:p w:rsidR="00E61FCF" w:rsidRDefault="00E61FCF" w:rsidP="00137600">
            <w:r>
              <w:rPr>
                <w:rFonts w:hint="eastAsia"/>
              </w:rPr>
              <w:t>boxid</w:t>
            </w:r>
          </w:p>
        </w:tc>
        <w:tc>
          <w:tcPr>
            <w:tcW w:w="1380" w:type="dxa"/>
            <w:tcBorders>
              <w:tl2br w:val="nil"/>
              <w:tr2bl w:val="nil"/>
            </w:tcBorders>
            <w:tcMar>
              <w:top w:w="0" w:type="dxa"/>
              <w:left w:w="108" w:type="dxa"/>
              <w:bottom w:w="0" w:type="dxa"/>
              <w:right w:w="108" w:type="dxa"/>
            </w:tcMar>
          </w:tcPr>
          <w:p w:rsidR="00E61FCF" w:rsidRPr="004411B7" w:rsidRDefault="00E61FCF" w:rsidP="00137600">
            <w:pPr>
              <w:jc w:val="left"/>
            </w:pPr>
            <w:r w:rsidRPr="004411B7">
              <w:rPr>
                <w:rFonts w:hint="eastAsia"/>
              </w:rPr>
              <w:t>档案</w:t>
            </w:r>
            <w:proofErr w:type="gramStart"/>
            <w:r w:rsidRPr="004411B7">
              <w:rPr>
                <w:rFonts w:hint="eastAsia"/>
              </w:rPr>
              <w:t>保管盒号</w:t>
            </w:r>
            <w:proofErr w:type="gramEnd"/>
          </w:p>
        </w:tc>
        <w:tc>
          <w:tcPr>
            <w:tcW w:w="710" w:type="dxa"/>
            <w:tcBorders>
              <w:tl2br w:val="nil"/>
              <w:tr2bl w:val="nil"/>
            </w:tcBorders>
            <w:tcMar>
              <w:top w:w="0" w:type="dxa"/>
              <w:left w:w="108" w:type="dxa"/>
              <w:bottom w:w="0" w:type="dxa"/>
              <w:right w:w="108" w:type="dxa"/>
            </w:tcMar>
          </w:tcPr>
          <w:p w:rsidR="00E61FCF" w:rsidRDefault="00E61FCF" w:rsidP="00137600">
            <w:pPr>
              <w:rPr>
                <w:rFonts w:cs="Calibri"/>
                <w:szCs w:val="21"/>
              </w:rPr>
            </w:pPr>
          </w:p>
        </w:tc>
        <w:tc>
          <w:tcPr>
            <w:tcW w:w="2020" w:type="dxa"/>
            <w:tcBorders>
              <w:tl2br w:val="nil"/>
              <w:tr2bl w:val="nil"/>
            </w:tcBorders>
            <w:tcMar>
              <w:top w:w="0" w:type="dxa"/>
              <w:left w:w="108" w:type="dxa"/>
              <w:bottom w:w="0" w:type="dxa"/>
              <w:right w:w="108" w:type="dxa"/>
            </w:tcMar>
          </w:tcPr>
          <w:p w:rsidR="00E61FCF" w:rsidRDefault="00E61FCF" w:rsidP="00137600">
            <w:pPr>
              <w:jc w:val="left"/>
            </w:pPr>
          </w:p>
        </w:tc>
        <w:tc>
          <w:tcPr>
            <w:tcW w:w="657" w:type="dxa"/>
            <w:tcBorders>
              <w:tl2br w:val="nil"/>
              <w:tr2bl w:val="nil"/>
            </w:tcBorders>
          </w:tcPr>
          <w:p w:rsidR="00E61FCF" w:rsidRDefault="00E61FCF" w:rsidP="00137600">
            <w:pPr>
              <w:jc w:val="center"/>
              <w:rPr>
                <w:szCs w:val="21"/>
              </w:rPr>
            </w:pPr>
            <w:r>
              <w:rPr>
                <w:rFonts w:hint="eastAsia"/>
                <w:szCs w:val="21"/>
              </w:rPr>
              <w:t>Y</w:t>
            </w:r>
          </w:p>
        </w:tc>
        <w:tc>
          <w:tcPr>
            <w:tcW w:w="674" w:type="dxa"/>
            <w:tcBorders>
              <w:tl2br w:val="nil"/>
              <w:tr2bl w:val="nil"/>
            </w:tcBorders>
          </w:tcPr>
          <w:p w:rsidR="00E61FCF" w:rsidRDefault="00E61FCF" w:rsidP="00137600">
            <w:pPr>
              <w:jc w:val="left"/>
              <w:rPr>
                <w:szCs w:val="21"/>
              </w:rPr>
            </w:pPr>
          </w:p>
        </w:tc>
        <w:tc>
          <w:tcPr>
            <w:tcW w:w="1671" w:type="dxa"/>
            <w:tcBorders>
              <w:tl2br w:val="nil"/>
              <w:tr2bl w:val="nil"/>
            </w:tcBorders>
            <w:vAlign w:val="center"/>
          </w:tcPr>
          <w:p w:rsidR="00E61FCF" w:rsidRDefault="00E61FCF" w:rsidP="00137600">
            <w:r>
              <w:rPr>
                <w:rFonts w:hint="eastAsia"/>
              </w:rPr>
              <w:t>varchar(20)</w:t>
            </w:r>
          </w:p>
        </w:tc>
      </w:tr>
      <w:tr w:rsidR="00E61FCF" w:rsidTr="00137600">
        <w:trPr>
          <w:trHeight w:val="356"/>
          <w:jc w:val="center"/>
        </w:trPr>
        <w:tc>
          <w:tcPr>
            <w:tcW w:w="1148" w:type="dxa"/>
            <w:tcBorders>
              <w:tl2br w:val="nil"/>
              <w:tr2bl w:val="nil"/>
            </w:tcBorders>
          </w:tcPr>
          <w:p w:rsidR="00E61FCF" w:rsidRDefault="00E61FCF" w:rsidP="00137600">
            <w:r>
              <w:rPr>
                <w:rFonts w:hint="eastAsia"/>
              </w:rPr>
              <w:t>totalpage</w:t>
            </w:r>
          </w:p>
        </w:tc>
        <w:tc>
          <w:tcPr>
            <w:tcW w:w="1380" w:type="dxa"/>
            <w:tcBorders>
              <w:tl2br w:val="nil"/>
              <w:tr2bl w:val="nil"/>
            </w:tcBorders>
            <w:tcMar>
              <w:top w:w="0" w:type="dxa"/>
              <w:left w:w="108" w:type="dxa"/>
              <w:bottom w:w="0" w:type="dxa"/>
              <w:right w:w="108" w:type="dxa"/>
            </w:tcMar>
          </w:tcPr>
          <w:p w:rsidR="00E61FCF" w:rsidRPr="004411B7" w:rsidRDefault="00E61FCF" w:rsidP="00137600">
            <w:pPr>
              <w:jc w:val="left"/>
            </w:pPr>
            <w:r w:rsidRPr="004411B7">
              <w:rPr>
                <w:rFonts w:hint="eastAsia"/>
              </w:rPr>
              <w:t>档案页数</w:t>
            </w:r>
          </w:p>
        </w:tc>
        <w:tc>
          <w:tcPr>
            <w:tcW w:w="710" w:type="dxa"/>
            <w:tcBorders>
              <w:tl2br w:val="nil"/>
              <w:tr2bl w:val="nil"/>
            </w:tcBorders>
            <w:tcMar>
              <w:top w:w="0" w:type="dxa"/>
              <w:left w:w="108" w:type="dxa"/>
              <w:bottom w:w="0" w:type="dxa"/>
              <w:right w:w="108" w:type="dxa"/>
            </w:tcMar>
          </w:tcPr>
          <w:p w:rsidR="00E61FCF" w:rsidRDefault="00E61FCF" w:rsidP="00137600">
            <w:pPr>
              <w:rPr>
                <w:rFonts w:cs="Calibri"/>
                <w:szCs w:val="21"/>
              </w:rPr>
            </w:pPr>
          </w:p>
        </w:tc>
        <w:tc>
          <w:tcPr>
            <w:tcW w:w="2020" w:type="dxa"/>
            <w:tcBorders>
              <w:tl2br w:val="nil"/>
              <w:tr2bl w:val="nil"/>
            </w:tcBorders>
            <w:tcMar>
              <w:top w:w="0" w:type="dxa"/>
              <w:left w:w="108" w:type="dxa"/>
              <w:bottom w:w="0" w:type="dxa"/>
              <w:right w:w="108" w:type="dxa"/>
            </w:tcMar>
          </w:tcPr>
          <w:p w:rsidR="00E61FCF" w:rsidRDefault="00E61FCF" w:rsidP="00137600">
            <w:pPr>
              <w:jc w:val="left"/>
            </w:pPr>
          </w:p>
        </w:tc>
        <w:tc>
          <w:tcPr>
            <w:tcW w:w="657" w:type="dxa"/>
            <w:tcBorders>
              <w:tl2br w:val="nil"/>
              <w:tr2bl w:val="nil"/>
            </w:tcBorders>
          </w:tcPr>
          <w:p w:rsidR="00E61FCF" w:rsidRDefault="00E61FCF" w:rsidP="00137600">
            <w:pPr>
              <w:jc w:val="center"/>
              <w:rPr>
                <w:szCs w:val="21"/>
              </w:rPr>
            </w:pPr>
            <w:r>
              <w:rPr>
                <w:rFonts w:hint="eastAsia"/>
                <w:szCs w:val="21"/>
              </w:rPr>
              <w:t>Y</w:t>
            </w:r>
          </w:p>
        </w:tc>
        <w:tc>
          <w:tcPr>
            <w:tcW w:w="674" w:type="dxa"/>
            <w:tcBorders>
              <w:tl2br w:val="nil"/>
              <w:tr2bl w:val="nil"/>
            </w:tcBorders>
          </w:tcPr>
          <w:p w:rsidR="00E61FCF" w:rsidRDefault="00E61FCF" w:rsidP="00137600">
            <w:pPr>
              <w:jc w:val="left"/>
              <w:rPr>
                <w:szCs w:val="21"/>
              </w:rPr>
            </w:pPr>
          </w:p>
        </w:tc>
        <w:tc>
          <w:tcPr>
            <w:tcW w:w="1671" w:type="dxa"/>
            <w:tcBorders>
              <w:tl2br w:val="nil"/>
              <w:tr2bl w:val="nil"/>
            </w:tcBorders>
            <w:vAlign w:val="center"/>
          </w:tcPr>
          <w:p w:rsidR="00E61FCF" w:rsidRDefault="00E61FCF" w:rsidP="00137600">
            <w:r>
              <w:rPr>
                <w:rFonts w:hint="eastAsia"/>
              </w:rPr>
              <w:t>int</w:t>
            </w:r>
          </w:p>
        </w:tc>
      </w:tr>
      <w:tr w:rsidR="00E61FCF" w:rsidTr="00137600">
        <w:trPr>
          <w:trHeight w:val="356"/>
          <w:jc w:val="center"/>
        </w:trPr>
        <w:tc>
          <w:tcPr>
            <w:tcW w:w="1148" w:type="dxa"/>
            <w:tcBorders>
              <w:tl2br w:val="nil"/>
              <w:tr2bl w:val="nil"/>
            </w:tcBorders>
          </w:tcPr>
          <w:p w:rsidR="00E61FCF" w:rsidRDefault="00E61FCF" w:rsidP="00137600">
            <w:pPr>
              <w:rPr>
                <w:rFonts w:ascii="宋体" w:hAnsi="宋体"/>
                <w:szCs w:val="21"/>
              </w:rPr>
            </w:pPr>
            <w:r>
              <w:rPr>
                <w:rFonts w:hint="eastAsia"/>
              </w:rPr>
              <w:t>create_by</w:t>
            </w:r>
          </w:p>
        </w:tc>
        <w:tc>
          <w:tcPr>
            <w:tcW w:w="1380" w:type="dxa"/>
            <w:tcBorders>
              <w:tl2br w:val="nil"/>
              <w:tr2bl w:val="nil"/>
            </w:tcBorders>
            <w:tcMar>
              <w:top w:w="0" w:type="dxa"/>
              <w:left w:w="108" w:type="dxa"/>
              <w:bottom w:w="0" w:type="dxa"/>
              <w:right w:w="108" w:type="dxa"/>
            </w:tcMar>
          </w:tcPr>
          <w:p w:rsidR="00E61FCF" w:rsidRDefault="00E61FCF" w:rsidP="00137600">
            <w:pPr>
              <w:jc w:val="left"/>
              <w:rPr>
                <w:rFonts w:cs="Calibri"/>
                <w:szCs w:val="21"/>
              </w:rPr>
            </w:pPr>
            <w:r>
              <w:rPr>
                <w:rFonts w:hint="eastAsia"/>
              </w:rPr>
              <w:t>档案录入人</w:t>
            </w:r>
          </w:p>
        </w:tc>
        <w:tc>
          <w:tcPr>
            <w:tcW w:w="710" w:type="dxa"/>
            <w:tcBorders>
              <w:tl2br w:val="nil"/>
              <w:tr2bl w:val="nil"/>
            </w:tcBorders>
            <w:tcMar>
              <w:top w:w="0" w:type="dxa"/>
              <w:left w:w="108" w:type="dxa"/>
              <w:bottom w:w="0" w:type="dxa"/>
              <w:right w:w="108" w:type="dxa"/>
            </w:tcMar>
          </w:tcPr>
          <w:p w:rsidR="00E61FCF" w:rsidRDefault="00E61FCF" w:rsidP="00137600">
            <w:pPr>
              <w:rPr>
                <w:rFonts w:cs="Calibri"/>
                <w:szCs w:val="21"/>
              </w:rPr>
            </w:pPr>
          </w:p>
        </w:tc>
        <w:tc>
          <w:tcPr>
            <w:tcW w:w="2020" w:type="dxa"/>
            <w:tcBorders>
              <w:tl2br w:val="nil"/>
              <w:tr2bl w:val="nil"/>
            </w:tcBorders>
            <w:tcMar>
              <w:top w:w="0" w:type="dxa"/>
              <w:left w:w="108" w:type="dxa"/>
              <w:bottom w:w="0" w:type="dxa"/>
              <w:right w:w="108" w:type="dxa"/>
            </w:tcMar>
          </w:tcPr>
          <w:p w:rsidR="00E61FCF" w:rsidRDefault="00E61FCF" w:rsidP="00137600">
            <w:pPr>
              <w:jc w:val="left"/>
              <w:rPr>
                <w:szCs w:val="21"/>
              </w:rPr>
            </w:pPr>
          </w:p>
        </w:tc>
        <w:tc>
          <w:tcPr>
            <w:tcW w:w="657" w:type="dxa"/>
            <w:tcBorders>
              <w:tl2br w:val="nil"/>
              <w:tr2bl w:val="nil"/>
            </w:tcBorders>
          </w:tcPr>
          <w:p w:rsidR="00E61FCF" w:rsidRDefault="00E61FCF" w:rsidP="00137600">
            <w:pPr>
              <w:jc w:val="center"/>
              <w:rPr>
                <w:szCs w:val="21"/>
              </w:rPr>
            </w:pPr>
            <w:r>
              <w:rPr>
                <w:rFonts w:hint="eastAsia"/>
                <w:szCs w:val="21"/>
              </w:rPr>
              <w:t>Y</w:t>
            </w:r>
          </w:p>
        </w:tc>
        <w:tc>
          <w:tcPr>
            <w:tcW w:w="674" w:type="dxa"/>
            <w:tcBorders>
              <w:tl2br w:val="nil"/>
              <w:tr2bl w:val="nil"/>
            </w:tcBorders>
          </w:tcPr>
          <w:p w:rsidR="00E61FCF" w:rsidRDefault="00E61FCF" w:rsidP="00137600">
            <w:pPr>
              <w:jc w:val="left"/>
              <w:rPr>
                <w:szCs w:val="21"/>
              </w:rPr>
            </w:pPr>
          </w:p>
        </w:tc>
        <w:tc>
          <w:tcPr>
            <w:tcW w:w="1671" w:type="dxa"/>
            <w:tcBorders>
              <w:tl2br w:val="nil"/>
              <w:tr2bl w:val="nil"/>
            </w:tcBorders>
            <w:vAlign w:val="center"/>
          </w:tcPr>
          <w:p w:rsidR="00E61FCF" w:rsidRDefault="00E61FCF" w:rsidP="00137600">
            <w:pPr>
              <w:rPr>
                <w:rFonts w:ascii="宋体" w:hAnsi="宋体" w:cs="宋体"/>
                <w:szCs w:val="21"/>
              </w:rPr>
            </w:pPr>
            <w:r>
              <w:rPr>
                <w:rFonts w:hint="eastAsia"/>
              </w:rPr>
              <w:t>varchar(255)</w:t>
            </w:r>
          </w:p>
        </w:tc>
      </w:tr>
      <w:tr w:rsidR="00E61FCF" w:rsidTr="00137600">
        <w:trPr>
          <w:trHeight w:val="356"/>
          <w:jc w:val="center"/>
        </w:trPr>
        <w:tc>
          <w:tcPr>
            <w:tcW w:w="1148" w:type="dxa"/>
            <w:tcBorders>
              <w:tl2br w:val="nil"/>
              <w:tr2bl w:val="nil"/>
            </w:tcBorders>
          </w:tcPr>
          <w:p w:rsidR="00E61FCF" w:rsidRDefault="00E61FCF" w:rsidP="00137600">
            <w:pPr>
              <w:rPr>
                <w:rFonts w:ascii="宋体" w:hAnsi="宋体"/>
                <w:szCs w:val="21"/>
              </w:rPr>
            </w:pPr>
            <w:r>
              <w:rPr>
                <w:rFonts w:hint="eastAsia"/>
              </w:rPr>
              <w:t>create_date</w:t>
            </w:r>
          </w:p>
        </w:tc>
        <w:tc>
          <w:tcPr>
            <w:tcW w:w="1380" w:type="dxa"/>
            <w:tcBorders>
              <w:tl2br w:val="nil"/>
              <w:tr2bl w:val="nil"/>
            </w:tcBorders>
            <w:tcMar>
              <w:top w:w="0" w:type="dxa"/>
              <w:left w:w="108" w:type="dxa"/>
              <w:bottom w:w="0" w:type="dxa"/>
              <w:right w:w="108" w:type="dxa"/>
            </w:tcMar>
          </w:tcPr>
          <w:p w:rsidR="00E61FCF" w:rsidRDefault="00E61FCF" w:rsidP="00137600">
            <w:pPr>
              <w:jc w:val="left"/>
              <w:rPr>
                <w:rFonts w:cs="Calibri"/>
                <w:szCs w:val="21"/>
              </w:rPr>
            </w:pPr>
            <w:r>
              <w:rPr>
                <w:rFonts w:hint="eastAsia"/>
              </w:rPr>
              <w:t>录入时间</w:t>
            </w:r>
          </w:p>
        </w:tc>
        <w:tc>
          <w:tcPr>
            <w:tcW w:w="710" w:type="dxa"/>
            <w:tcBorders>
              <w:tl2br w:val="nil"/>
              <w:tr2bl w:val="nil"/>
            </w:tcBorders>
            <w:tcMar>
              <w:top w:w="0" w:type="dxa"/>
              <w:left w:w="108" w:type="dxa"/>
              <w:bottom w:w="0" w:type="dxa"/>
              <w:right w:w="108" w:type="dxa"/>
            </w:tcMar>
          </w:tcPr>
          <w:p w:rsidR="00E61FCF" w:rsidRDefault="00E61FCF" w:rsidP="00137600">
            <w:pPr>
              <w:rPr>
                <w:rFonts w:cs="Calibri"/>
                <w:szCs w:val="21"/>
              </w:rPr>
            </w:pPr>
          </w:p>
        </w:tc>
        <w:tc>
          <w:tcPr>
            <w:tcW w:w="2020" w:type="dxa"/>
            <w:tcBorders>
              <w:tl2br w:val="nil"/>
              <w:tr2bl w:val="nil"/>
            </w:tcBorders>
            <w:tcMar>
              <w:top w:w="0" w:type="dxa"/>
              <w:left w:w="108" w:type="dxa"/>
              <w:bottom w:w="0" w:type="dxa"/>
              <w:right w:w="108" w:type="dxa"/>
            </w:tcMar>
          </w:tcPr>
          <w:p w:rsidR="00E61FCF" w:rsidRDefault="00E61FCF" w:rsidP="00137600">
            <w:pPr>
              <w:jc w:val="left"/>
              <w:rPr>
                <w:szCs w:val="21"/>
              </w:rPr>
            </w:pPr>
          </w:p>
        </w:tc>
        <w:tc>
          <w:tcPr>
            <w:tcW w:w="657" w:type="dxa"/>
            <w:tcBorders>
              <w:tl2br w:val="nil"/>
              <w:tr2bl w:val="nil"/>
            </w:tcBorders>
          </w:tcPr>
          <w:p w:rsidR="00E61FCF" w:rsidRDefault="00E61FCF" w:rsidP="00137600">
            <w:pPr>
              <w:jc w:val="center"/>
              <w:rPr>
                <w:szCs w:val="21"/>
              </w:rPr>
            </w:pPr>
            <w:r>
              <w:rPr>
                <w:rFonts w:hint="eastAsia"/>
                <w:szCs w:val="21"/>
              </w:rPr>
              <w:t>Y</w:t>
            </w:r>
          </w:p>
        </w:tc>
        <w:tc>
          <w:tcPr>
            <w:tcW w:w="674" w:type="dxa"/>
            <w:tcBorders>
              <w:tl2br w:val="nil"/>
              <w:tr2bl w:val="nil"/>
            </w:tcBorders>
          </w:tcPr>
          <w:p w:rsidR="00E61FCF" w:rsidRDefault="00E61FCF" w:rsidP="00137600">
            <w:pPr>
              <w:jc w:val="left"/>
              <w:rPr>
                <w:szCs w:val="21"/>
              </w:rPr>
            </w:pPr>
          </w:p>
        </w:tc>
        <w:tc>
          <w:tcPr>
            <w:tcW w:w="1671" w:type="dxa"/>
            <w:tcBorders>
              <w:tl2br w:val="nil"/>
              <w:tr2bl w:val="nil"/>
            </w:tcBorders>
            <w:vAlign w:val="center"/>
          </w:tcPr>
          <w:p w:rsidR="00E61FCF" w:rsidRDefault="00E61FCF" w:rsidP="00137600">
            <w:pPr>
              <w:rPr>
                <w:rFonts w:ascii="宋体" w:hAnsi="宋体" w:cs="宋体"/>
                <w:szCs w:val="21"/>
              </w:rPr>
            </w:pPr>
            <w:r>
              <w:rPr>
                <w:rFonts w:hint="eastAsia"/>
              </w:rPr>
              <w:t>datetime</w:t>
            </w:r>
          </w:p>
        </w:tc>
      </w:tr>
      <w:tr w:rsidR="00E61FCF" w:rsidTr="00137600">
        <w:trPr>
          <w:trHeight w:val="356"/>
          <w:jc w:val="center"/>
        </w:trPr>
        <w:tc>
          <w:tcPr>
            <w:tcW w:w="1148" w:type="dxa"/>
            <w:tcBorders>
              <w:tl2br w:val="nil"/>
              <w:tr2bl w:val="nil"/>
            </w:tcBorders>
          </w:tcPr>
          <w:p w:rsidR="00E61FCF" w:rsidRDefault="00E61FCF" w:rsidP="00137600">
            <w:r>
              <w:rPr>
                <w:rFonts w:hint="eastAsia"/>
              </w:rPr>
              <w:t>update_by</w:t>
            </w:r>
          </w:p>
        </w:tc>
        <w:tc>
          <w:tcPr>
            <w:tcW w:w="1380" w:type="dxa"/>
            <w:tcBorders>
              <w:tl2br w:val="nil"/>
              <w:tr2bl w:val="nil"/>
            </w:tcBorders>
            <w:tcMar>
              <w:top w:w="0" w:type="dxa"/>
              <w:left w:w="108" w:type="dxa"/>
              <w:bottom w:w="0" w:type="dxa"/>
              <w:right w:w="108" w:type="dxa"/>
            </w:tcMar>
          </w:tcPr>
          <w:p w:rsidR="00E61FCF" w:rsidRDefault="00E61FCF" w:rsidP="00137600">
            <w:pPr>
              <w:jc w:val="left"/>
              <w:rPr>
                <w:rFonts w:cs="Calibri"/>
                <w:szCs w:val="21"/>
              </w:rPr>
            </w:pPr>
            <w:r>
              <w:rPr>
                <w:rFonts w:hint="eastAsia"/>
              </w:rPr>
              <w:t>更新者</w:t>
            </w:r>
          </w:p>
        </w:tc>
        <w:tc>
          <w:tcPr>
            <w:tcW w:w="710" w:type="dxa"/>
            <w:tcBorders>
              <w:tl2br w:val="nil"/>
              <w:tr2bl w:val="nil"/>
            </w:tcBorders>
            <w:tcMar>
              <w:top w:w="0" w:type="dxa"/>
              <w:left w:w="108" w:type="dxa"/>
              <w:bottom w:w="0" w:type="dxa"/>
              <w:right w:w="108" w:type="dxa"/>
            </w:tcMar>
          </w:tcPr>
          <w:p w:rsidR="00E61FCF" w:rsidRDefault="00E61FCF" w:rsidP="00137600">
            <w:pPr>
              <w:rPr>
                <w:rFonts w:cs="Calibri"/>
                <w:szCs w:val="21"/>
              </w:rPr>
            </w:pPr>
          </w:p>
        </w:tc>
        <w:tc>
          <w:tcPr>
            <w:tcW w:w="2020" w:type="dxa"/>
            <w:tcBorders>
              <w:tl2br w:val="nil"/>
              <w:tr2bl w:val="nil"/>
            </w:tcBorders>
            <w:tcMar>
              <w:top w:w="0" w:type="dxa"/>
              <w:left w:w="108" w:type="dxa"/>
              <w:bottom w:w="0" w:type="dxa"/>
              <w:right w:w="108" w:type="dxa"/>
            </w:tcMar>
          </w:tcPr>
          <w:p w:rsidR="00E61FCF" w:rsidRDefault="00E61FCF" w:rsidP="00137600">
            <w:pPr>
              <w:jc w:val="left"/>
            </w:pPr>
          </w:p>
        </w:tc>
        <w:tc>
          <w:tcPr>
            <w:tcW w:w="657" w:type="dxa"/>
            <w:tcBorders>
              <w:tl2br w:val="nil"/>
              <w:tr2bl w:val="nil"/>
            </w:tcBorders>
          </w:tcPr>
          <w:p w:rsidR="00E61FCF" w:rsidRDefault="00E61FCF" w:rsidP="00137600">
            <w:pPr>
              <w:jc w:val="center"/>
              <w:rPr>
                <w:szCs w:val="21"/>
              </w:rPr>
            </w:pPr>
            <w:r>
              <w:rPr>
                <w:rFonts w:hint="eastAsia"/>
                <w:szCs w:val="21"/>
              </w:rPr>
              <w:t>Y</w:t>
            </w:r>
          </w:p>
        </w:tc>
        <w:tc>
          <w:tcPr>
            <w:tcW w:w="674" w:type="dxa"/>
            <w:tcBorders>
              <w:tl2br w:val="nil"/>
              <w:tr2bl w:val="nil"/>
            </w:tcBorders>
          </w:tcPr>
          <w:p w:rsidR="00E61FCF" w:rsidRDefault="00E61FCF" w:rsidP="00137600">
            <w:pPr>
              <w:jc w:val="left"/>
              <w:rPr>
                <w:szCs w:val="21"/>
              </w:rPr>
            </w:pPr>
          </w:p>
        </w:tc>
        <w:tc>
          <w:tcPr>
            <w:tcW w:w="1671" w:type="dxa"/>
            <w:tcBorders>
              <w:tl2br w:val="nil"/>
              <w:tr2bl w:val="nil"/>
            </w:tcBorders>
            <w:vAlign w:val="center"/>
          </w:tcPr>
          <w:p w:rsidR="00E61FCF" w:rsidRDefault="00E61FCF" w:rsidP="00137600">
            <w:pPr>
              <w:rPr>
                <w:rFonts w:ascii="宋体" w:hAnsi="宋体" w:cs="宋体"/>
                <w:szCs w:val="21"/>
              </w:rPr>
            </w:pPr>
            <w:r>
              <w:rPr>
                <w:rFonts w:hint="eastAsia"/>
              </w:rPr>
              <w:t>varchar(255)</w:t>
            </w:r>
          </w:p>
        </w:tc>
      </w:tr>
      <w:tr w:rsidR="00E61FCF" w:rsidTr="00137600">
        <w:trPr>
          <w:trHeight w:val="356"/>
          <w:jc w:val="center"/>
        </w:trPr>
        <w:tc>
          <w:tcPr>
            <w:tcW w:w="1148" w:type="dxa"/>
            <w:tcBorders>
              <w:tl2br w:val="nil"/>
              <w:tr2bl w:val="nil"/>
            </w:tcBorders>
          </w:tcPr>
          <w:p w:rsidR="00E61FCF" w:rsidRDefault="00E61FCF" w:rsidP="00137600">
            <w:r>
              <w:rPr>
                <w:rFonts w:hint="eastAsia"/>
              </w:rPr>
              <w:lastRenderedPageBreak/>
              <w:t>update_date</w:t>
            </w:r>
          </w:p>
        </w:tc>
        <w:tc>
          <w:tcPr>
            <w:tcW w:w="1380" w:type="dxa"/>
            <w:tcBorders>
              <w:tl2br w:val="nil"/>
              <w:tr2bl w:val="nil"/>
            </w:tcBorders>
            <w:tcMar>
              <w:top w:w="0" w:type="dxa"/>
              <w:left w:w="108" w:type="dxa"/>
              <w:bottom w:w="0" w:type="dxa"/>
              <w:right w:w="108" w:type="dxa"/>
            </w:tcMar>
          </w:tcPr>
          <w:p w:rsidR="00E61FCF" w:rsidRDefault="00E61FCF" w:rsidP="00137600">
            <w:pPr>
              <w:jc w:val="left"/>
              <w:rPr>
                <w:rFonts w:cs="Calibri"/>
                <w:szCs w:val="21"/>
              </w:rPr>
            </w:pPr>
            <w:r>
              <w:rPr>
                <w:rFonts w:hint="eastAsia"/>
              </w:rPr>
              <w:t>更新时间</w:t>
            </w:r>
          </w:p>
        </w:tc>
        <w:tc>
          <w:tcPr>
            <w:tcW w:w="710" w:type="dxa"/>
            <w:tcBorders>
              <w:tl2br w:val="nil"/>
              <w:tr2bl w:val="nil"/>
            </w:tcBorders>
            <w:tcMar>
              <w:top w:w="0" w:type="dxa"/>
              <w:left w:w="108" w:type="dxa"/>
              <w:bottom w:w="0" w:type="dxa"/>
              <w:right w:w="108" w:type="dxa"/>
            </w:tcMar>
          </w:tcPr>
          <w:p w:rsidR="00E61FCF" w:rsidRDefault="00E61FCF" w:rsidP="00137600">
            <w:pPr>
              <w:rPr>
                <w:rFonts w:cs="Calibri"/>
                <w:szCs w:val="21"/>
              </w:rPr>
            </w:pPr>
          </w:p>
        </w:tc>
        <w:tc>
          <w:tcPr>
            <w:tcW w:w="2020" w:type="dxa"/>
            <w:tcBorders>
              <w:tl2br w:val="nil"/>
              <w:tr2bl w:val="nil"/>
            </w:tcBorders>
            <w:tcMar>
              <w:top w:w="0" w:type="dxa"/>
              <w:left w:w="108" w:type="dxa"/>
              <w:bottom w:w="0" w:type="dxa"/>
              <w:right w:w="108" w:type="dxa"/>
            </w:tcMar>
          </w:tcPr>
          <w:p w:rsidR="00E61FCF" w:rsidRDefault="00E61FCF" w:rsidP="00137600">
            <w:pPr>
              <w:jc w:val="left"/>
            </w:pPr>
          </w:p>
        </w:tc>
        <w:tc>
          <w:tcPr>
            <w:tcW w:w="657" w:type="dxa"/>
            <w:tcBorders>
              <w:tl2br w:val="nil"/>
              <w:tr2bl w:val="nil"/>
            </w:tcBorders>
          </w:tcPr>
          <w:p w:rsidR="00E61FCF" w:rsidRDefault="00E61FCF" w:rsidP="00137600">
            <w:pPr>
              <w:jc w:val="center"/>
              <w:rPr>
                <w:szCs w:val="21"/>
              </w:rPr>
            </w:pPr>
            <w:r>
              <w:rPr>
                <w:rFonts w:hint="eastAsia"/>
                <w:szCs w:val="21"/>
              </w:rPr>
              <w:t>Y</w:t>
            </w:r>
          </w:p>
        </w:tc>
        <w:tc>
          <w:tcPr>
            <w:tcW w:w="674" w:type="dxa"/>
            <w:tcBorders>
              <w:tl2br w:val="nil"/>
              <w:tr2bl w:val="nil"/>
            </w:tcBorders>
          </w:tcPr>
          <w:p w:rsidR="00E61FCF" w:rsidRDefault="00E61FCF" w:rsidP="00137600">
            <w:pPr>
              <w:jc w:val="left"/>
              <w:rPr>
                <w:szCs w:val="21"/>
              </w:rPr>
            </w:pPr>
          </w:p>
        </w:tc>
        <w:tc>
          <w:tcPr>
            <w:tcW w:w="1671" w:type="dxa"/>
            <w:tcBorders>
              <w:tl2br w:val="nil"/>
              <w:tr2bl w:val="nil"/>
            </w:tcBorders>
            <w:vAlign w:val="center"/>
          </w:tcPr>
          <w:p w:rsidR="00E61FCF" w:rsidRDefault="00E61FCF" w:rsidP="00137600">
            <w:pPr>
              <w:rPr>
                <w:rFonts w:ascii="宋体" w:hAnsi="宋体" w:cs="宋体"/>
                <w:szCs w:val="21"/>
              </w:rPr>
            </w:pPr>
            <w:r>
              <w:rPr>
                <w:rFonts w:hint="eastAsia"/>
              </w:rPr>
              <w:t>datetime</w:t>
            </w:r>
          </w:p>
        </w:tc>
      </w:tr>
      <w:tr w:rsidR="00E61FCF" w:rsidTr="00137600">
        <w:trPr>
          <w:trHeight w:val="356"/>
          <w:jc w:val="center"/>
        </w:trPr>
        <w:tc>
          <w:tcPr>
            <w:tcW w:w="1148" w:type="dxa"/>
            <w:tcBorders>
              <w:tl2br w:val="nil"/>
              <w:tr2bl w:val="nil"/>
            </w:tcBorders>
          </w:tcPr>
          <w:p w:rsidR="00E61FCF" w:rsidRDefault="00E61FCF" w:rsidP="00137600">
            <w:r>
              <w:rPr>
                <w:rFonts w:hint="eastAsia"/>
              </w:rPr>
              <w:t>remarks</w:t>
            </w:r>
          </w:p>
        </w:tc>
        <w:tc>
          <w:tcPr>
            <w:tcW w:w="1380" w:type="dxa"/>
            <w:tcBorders>
              <w:tl2br w:val="nil"/>
              <w:tr2bl w:val="nil"/>
            </w:tcBorders>
            <w:tcMar>
              <w:top w:w="0" w:type="dxa"/>
              <w:left w:w="108" w:type="dxa"/>
              <w:bottom w:w="0" w:type="dxa"/>
              <w:right w:w="108" w:type="dxa"/>
            </w:tcMar>
          </w:tcPr>
          <w:p w:rsidR="00E61FCF" w:rsidRDefault="00E61FCF" w:rsidP="00137600">
            <w:pPr>
              <w:jc w:val="left"/>
            </w:pPr>
            <w:r>
              <w:rPr>
                <w:rFonts w:hint="eastAsia"/>
              </w:rPr>
              <w:t>备注信息</w:t>
            </w:r>
          </w:p>
        </w:tc>
        <w:tc>
          <w:tcPr>
            <w:tcW w:w="710" w:type="dxa"/>
            <w:tcBorders>
              <w:tl2br w:val="nil"/>
              <w:tr2bl w:val="nil"/>
            </w:tcBorders>
            <w:tcMar>
              <w:top w:w="0" w:type="dxa"/>
              <w:left w:w="108" w:type="dxa"/>
              <w:bottom w:w="0" w:type="dxa"/>
              <w:right w:w="108" w:type="dxa"/>
            </w:tcMar>
          </w:tcPr>
          <w:p w:rsidR="00E61FCF" w:rsidRDefault="00E61FCF" w:rsidP="00137600">
            <w:pPr>
              <w:rPr>
                <w:rFonts w:cs="Calibri"/>
                <w:szCs w:val="21"/>
              </w:rPr>
            </w:pPr>
          </w:p>
        </w:tc>
        <w:tc>
          <w:tcPr>
            <w:tcW w:w="2020" w:type="dxa"/>
            <w:tcBorders>
              <w:tl2br w:val="nil"/>
              <w:tr2bl w:val="nil"/>
            </w:tcBorders>
            <w:tcMar>
              <w:top w:w="0" w:type="dxa"/>
              <w:left w:w="108" w:type="dxa"/>
              <w:bottom w:w="0" w:type="dxa"/>
              <w:right w:w="108" w:type="dxa"/>
            </w:tcMar>
          </w:tcPr>
          <w:p w:rsidR="00E61FCF" w:rsidRDefault="00E61FCF" w:rsidP="00137600">
            <w:pPr>
              <w:jc w:val="left"/>
            </w:pPr>
          </w:p>
        </w:tc>
        <w:tc>
          <w:tcPr>
            <w:tcW w:w="657" w:type="dxa"/>
            <w:tcBorders>
              <w:tl2br w:val="nil"/>
              <w:tr2bl w:val="nil"/>
            </w:tcBorders>
          </w:tcPr>
          <w:p w:rsidR="00E61FCF" w:rsidRDefault="00E61FCF" w:rsidP="00137600">
            <w:pPr>
              <w:jc w:val="center"/>
              <w:rPr>
                <w:szCs w:val="21"/>
              </w:rPr>
            </w:pPr>
            <w:r>
              <w:rPr>
                <w:rFonts w:hint="eastAsia"/>
                <w:szCs w:val="21"/>
              </w:rPr>
              <w:t>Y</w:t>
            </w:r>
          </w:p>
        </w:tc>
        <w:tc>
          <w:tcPr>
            <w:tcW w:w="674" w:type="dxa"/>
            <w:tcBorders>
              <w:tl2br w:val="nil"/>
              <w:tr2bl w:val="nil"/>
            </w:tcBorders>
          </w:tcPr>
          <w:p w:rsidR="00E61FCF" w:rsidRDefault="00E61FCF" w:rsidP="00137600">
            <w:pPr>
              <w:jc w:val="left"/>
              <w:rPr>
                <w:szCs w:val="21"/>
              </w:rPr>
            </w:pPr>
          </w:p>
        </w:tc>
        <w:tc>
          <w:tcPr>
            <w:tcW w:w="1671" w:type="dxa"/>
            <w:tcBorders>
              <w:tl2br w:val="nil"/>
              <w:tr2bl w:val="nil"/>
            </w:tcBorders>
            <w:vAlign w:val="center"/>
          </w:tcPr>
          <w:p w:rsidR="00E61FCF" w:rsidRDefault="00E61FCF" w:rsidP="00137600">
            <w:r>
              <w:rPr>
                <w:rFonts w:hint="eastAsia"/>
              </w:rPr>
              <w:t>varchar(255)</w:t>
            </w:r>
          </w:p>
        </w:tc>
      </w:tr>
      <w:tr w:rsidR="00E61FCF" w:rsidTr="00137600">
        <w:trPr>
          <w:trHeight w:val="396"/>
          <w:jc w:val="center"/>
        </w:trPr>
        <w:tc>
          <w:tcPr>
            <w:tcW w:w="1148" w:type="dxa"/>
            <w:tcBorders>
              <w:tl2br w:val="nil"/>
              <w:tr2bl w:val="nil"/>
            </w:tcBorders>
          </w:tcPr>
          <w:p w:rsidR="00E61FCF" w:rsidRDefault="00E61FCF" w:rsidP="00137600">
            <w:r>
              <w:rPr>
                <w:rFonts w:hint="eastAsia"/>
              </w:rPr>
              <w:t>del_flag</w:t>
            </w:r>
          </w:p>
        </w:tc>
        <w:tc>
          <w:tcPr>
            <w:tcW w:w="1380" w:type="dxa"/>
            <w:tcBorders>
              <w:tl2br w:val="nil"/>
              <w:tr2bl w:val="nil"/>
            </w:tcBorders>
            <w:tcMar>
              <w:top w:w="0" w:type="dxa"/>
              <w:left w:w="108" w:type="dxa"/>
              <w:bottom w:w="0" w:type="dxa"/>
              <w:right w:w="108" w:type="dxa"/>
            </w:tcMar>
          </w:tcPr>
          <w:p w:rsidR="00E61FCF" w:rsidRDefault="00E61FCF" w:rsidP="00137600">
            <w:pPr>
              <w:jc w:val="left"/>
            </w:pPr>
            <w:r>
              <w:rPr>
                <w:rFonts w:hint="eastAsia"/>
              </w:rPr>
              <w:t>删除标记</w:t>
            </w:r>
          </w:p>
        </w:tc>
        <w:tc>
          <w:tcPr>
            <w:tcW w:w="710" w:type="dxa"/>
            <w:tcBorders>
              <w:tl2br w:val="nil"/>
              <w:tr2bl w:val="nil"/>
            </w:tcBorders>
            <w:tcMar>
              <w:top w:w="0" w:type="dxa"/>
              <w:left w:w="108" w:type="dxa"/>
              <w:bottom w:w="0" w:type="dxa"/>
              <w:right w:w="108" w:type="dxa"/>
            </w:tcMar>
          </w:tcPr>
          <w:p w:rsidR="00E61FCF" w:rsidRDefault="00E61FCF" w:rsidP="00137600">
            <w:pPr>
              <w:rPr>
                <w:rFonts w:cs="Calibri"/>
                <w:szCs w:val="21"/>
              </w:rPr>
            </w:pPr>
          </w:p>
        </w:tc>
        <w:tc>
          <w:tcPr>
            <w:tcW w:w="2020" w:type="dxa"/>
            <w:tcBorders>
              <w:tl2br w:val="nil"/>
              <w:tr2bl w:val="nil"/>
            </w:tcBorders>
            <w:tcMar>
              <w:top w:w="0" w:type="dxa"/>
              <w:left w:w="108" w:type="dxa"/>
              <w:bottom w:w="0" w:type="dxa"/>
              <w:right w:w="108" w:type="dxa"/>
            </w:tcMar>
          </w:tcPr>
          <w:p w:rsidR="00E61FCF" w:rsidRDefault="00BB62E8" w:rsidP="00137600">
            <w:pPr>
              <w:jc w:val="left"/>
            </w:pPr>
            <w:ins w:id="2385" w:author="xlli" w:date="2017-11-17T10:06:00Z">
              <w:r>
                <w:rPr>
                  <w:rFonts w:hint="eastAsia"/>
                </w:rPr>
                <w:t xml:space="preserve"> </w:t>
              </w:r>
            </w:ins>
          </w:p>
        </w:tc>
        <w:tc>
          <w:tcPr>
            <w:tcW w:w="657" w:type="dxa"/>
            <w:tcBorders>
              <w:tl2br w:val="nil"/>
              <w:tr2bl w:val="nil"/>
            </w:tcBorders>
          </w:tcPr>
          <w:p w:rsidR="00E61FCF" w:rsidRDefault="00E61FCF" w:rsidP="00137600">
            <w:pPr>
              <w:jc w:val="center"/>
              <w:rPr>
                <w:szCs w:val="21"/>
              </w:rPr>
            </w:pPr>
            <w:r>
              <w:rPr>
                <w:rFonts w:hint="eastAsia"/>
                <w:szCs w:val="21"/>
              </w:rPr>
              <w:t>Y</w:t>
            </w:r>
          </w:p>
        </w:tc>
        <w:tc>
          <w:tcPr>
            <w:tcW w:w="674" w:type="dxa"/>
            <w:tcBorders>
              <w:tl2br w:val="nil"/>
              <w:tr2bl w:val="nil"/>
            </w:tcBorders>
          </w:tcPr>
          <w:p w:rsidR="00E61FCF" w:rsidRDefault="00E61FCF" w:rsidP="00137600">
            <w:pPr>
              <w:jc w:val="left"/>
              <w:rPr>
                <w:szCs w:val="21"/>
              </w:rPr>
            </w:pPr>
          </w:p>
        </w:tc>
        <w:tc>
          <w:tcPr>
            <w:tcW w:w="1671" w:type="dxa"/>
            <w:tcBorders>
              <w:tl2br w:val="nil"/>
              <w:tr2bl w:val="nil"/>
            </w:tcBorders>
            <w:vAlign w:val="center"/>
          </w:tcPr>
          <w:p w:rsidR="00E61FCF" w:rsidRDefault="00E61FCF" w:rsidP="00137600">
            <w:r>
              <w:rPr>
                <w:rFonts w:hint="eastAsia"/>
              </w:rPr>
              <w:t>char(1)</w:t>
            </w:r>
          </w:p>
        </w:tc>
      </w:tr>
    </w:tbl>
    <w:p w:rsidR="00BF03FB" w:rsidRDefault="00BF03FB" w:rsidP="00BF03FB">
      <w:pPr>
        <w:pStyle w:val="2"/>
        <w:rPr>
          <w:ins w:id="2386" w:author="t450" w:date="2017-09-28T11:07:00Z"/>
        </w:rPr>
      </w:pPr>
      <w:ins w:id="2387" w:author="t450" w:date="2017-09-28T11:07:00Z">
        <w:r>
          <w:rPr>
            <w:rFonts w:hint="eastAsia"/>
          </w:rPr>
          <w:t>文件存储容量</w:t>
        </w:r>
      </w:ins>
    </w:p>
    <w:p w:rsidR="00BF03FB" w:rsidRDefault="00BF03FB" w:rsidP="00BF03FB">
      <w:pPr>
        <w:ind w:firstLine="420"/>
      </w:pPr>
      <w:moveToRangeStart w:id="2388" w:author="t450" w:date="2017-09-28T11:07:00Z" w:name="move494360151"/>
      <w:commentRangeStart w:id="2389"/>
      <w:moveTo w:id="2390" w:author="t450" w:date="2017-09-28T11:07:00Z">
        <w:r>
          <w:rPr>
            <w:rFonts w:hint="eastAsia"/>
          </w:rPr>
          <w:t>业务量估算：每周</w:t>
        </w:r>
        <w:r>
          <w:rPr>
            <w:rFonts w:hint="eastAsia"/>
          </w:rPr>
          <w:t>20</w:t>
        </w:r>
        <w:r>
          <w:rPr>
            <w:rFonts w:hint="eastAsia"/>
          </w:rPr>
          <w:t>笔业务，每笔业务平均</w:t>
        </w:r>
        <w:r>
          <w:rPr>
            <w:rFonts w:hint="eastAsia"/>
          </w:rPr>
          <w:t>8</w:t>
        </w:r>
        <w:r>
          <w:rPr>
            <w:rFonts w:hint="eastAsia"/>
          </w:rPr>
          <w:t>个附件，每个附件</w:t>
        </w:r>
        <w:r>
          <w:rPr>
            <w:rFonts w:hint="eastAsia"/>
          </w:rPr>
          <w:t>10m.</w:t>
        </w:r>
      </w:moveTo>
    </w:p>
    <w:p w:rsidR="00BF03FB" w:rsidRPr="001A0C38" w:rsidRDefault="00BF03FB" w:rsidP="00BF03FB">
      <w:moveTo w:id="2391" w:author="t450" w:date="2017-09-28T11:07:00Z">
        <w:r>
          <w:rPr>
            <w:rFonts w:hint="eastAsia"/>
          </w:rPr>
          <w:t xml:space="preserve">20*52*8*10=83200m </w:t>
        </w:r>
        <w:r>
          <w:rPr>
            <w:rFonts w:hint="eastAsia"/>
          </w:rPr>
          <w:t>每年大约</w:t>
        </w:r>
        <w:r>
          <w:rPr>
            <w:rFonts w:hint="eastAsia"/>
          </w:rPr>
          <w:t>83G</w:t>
        </w:r>
        <w:r>
          <w:rPr>
            <w:rFonts w:hint="eastAsia"/>
          </w:rPr>
          <w:t>文件存储空间。</w:t>
        </w:r>
        <w:commentRangeEnd w:id="2389"/>
        <w:r>
          <w:rPr>
            <w:rStyle w:val="aa"/>
          </w:rPr>
          <w:commentReference w:id="2389"/>
        </w:r>
      </w:moveTo>
    </w:p>
    <w:moveToRangeEnd w:id="2388"/>
    <w:p w:rsidR="00BF03FB" w:rsidRPr="00BF03FB" w:rsidRDefault="00BF03FB" w:rsidP="00E61FCF"/>
    <w:p w:rsidR="006F05B1" w:rsidRDefault="006F05B1" w:rsidP="000D278B">
      <w:pPr>
        <w:pStyle w:val="1"/>
        <w:rPr>
          <w:ins w:id="2392" w:author="t450" w:date="2017-09-28T10:52:00Z"/>
        </w:rPr>
      </w:pPr>
      <w:bookmarkStart w:id="2393" w:name="_Toc493490816"/>
      <w:bookmarkStart w:id="2394" w:name="_Toc494290532"/>
      <w:bookmarkStart w:id="2395" w:name="_Toc494290533"/>
      <w:bookmarkEnd w:id="2393"/>
      <w:bookmarkEnd w:id="2394"/>
      <w:commentRangeStart w:id="2396"/>
      <w:r>
        <w:rPr>
          <w:rFonts w:hint="eastAsia"/>
        </w:rPr>
        <w:t>接口设计</w:t>
      </w:r>
      <w:bookmarkEnd w:id="2395"/>
      <w:commentRangeEnd w:id="2396"/>
      <w:r w:rsidR="000D278B">
        <w:rPr>
          <w:rStyle w:val="aa"/>
          <w:rFonts w:ascii="Times New Roman" w:eastAsia="宋体" w:hAnsi="Times New Roman"/>
          <w:b w:val="0"/>
          <w:smallCaps w:val="0"/>
          <w:spacing w:val="0"/>
          <w:kern w:val="2"/>
        </w:rPr>
        <w:commentReference w:id="2396"/>
      </w:r>
    </w:p>
    <w:p w:rsidR="001C3868" w:rsidRPr="001C3868" w:rsidRDefault="001C3868">
      <w:pPr>
        <w:pPrChange w:id="2397" w:author="t450" w:date="2017-09-28T10:52:00Z">
          <w:pPr>
            <w:pStyle w:val="1"/>
          </w:pPr>
        </w:pPrChange>
      </w:pPr>
    </w:p>
    <w:p w:rsidR="006F05B1" w:rsidRPr="001A0C38" w:rsidDel="001C3868" w:rsidRDefault="006F05B1" w:rsidP="00E94BEB">
      <w:pPr>
        <w:ind w:firstLineChars="200" w:firstLine="480"/>
        <w:rPr>
          <w:del w:id="2398" w:author="t450" w:date="2017-09-28T10:52:00Z"/>
        </w:rPr>
      </w:pPr>
      <w:del w:id="2399" w:author="t450" w:date="2017-09-28T10:52:00Z">
        <w:r w:rsidDel="001C3868">
          <w:rPr>
            <w:rFonts w:hint="eastAsia"/>
          </w:rPr>
          <w:delText>无接口需求。</w:delText>
        </w:r>
      </w:del>
    </w:p>
    <w:p w:rsidR="006F05B1" w:rsidRDefault="006F05B1" w:rsidP="000D278B">
      <w:pPr>
        <w:pStyle w:val="1"/>
        <w:rPr>
          <w:ins w:id="2400" w:author="t450" w:date="2017-09-28T10:59:00Z"/>
        </w:rPr>
      </w:pPr>
      <w:bookmarkStart w:id="2401" w:name="_Toc494290534"/>
      <w:r>
        <w:rPr>
          <w:rFonts w:hint="eastAsia"/>
        </w:rPr>
        <w:t>安全设计</w:t>
      </w:r>
      <w:bookmarkEnd w:id="2401"/>
    </w:p>
    <w:p w:rsidR="00F921C4" w:rsidRPr="00F921C4" w:rsidRDefault="00F921C4" w:rsidP="00F921C4">
      <w:pPr>
        <w:pStyle w:val="af2"/>
        <w:ind w:firstLine="480"/>
        <w:rPr>
          <w:ins w:id="2402" w:author="t450" w:date="2017-09-28T10:59:00Z"/>
        </w:rPr>
      </w:pPr>
      <w:ins w:id="2403" w:author="t450" w:date="2017-09-28T10:59:00Z">
        <w:r w:rsidRPr="00F921C4">
          <w:rPr>
            <w:rFonts w:hint="eastAsia"/>
          </w:rPr>
          <w:t>根据国家有关信息安全条例的要求，本项目信息系统安全等级应</w:t>
        </w:r>
        <w:proofErr w:type="gramStart"/>
        <w:r w:rsidRPr="00F921C4">
          <w:rPr>
            <w:rFonts w:hint="eastAsia"/>
          </w:rPr>
          <w:t>达到第</w:t>
        </w:r>
        <w:proofErr w:type="gramEnd"/>
        <w:r w:rsidRPr="00F921C4">
          <w:rPr>
            <w:rFonts w:hint="eastAsia"/>
          </w:rPr>
          <w:t>一级安全要求。为确保系统的安全可靠运行，有必要加强信息安全保障系统建设工作，进一步完善信息安全保护措施，实施等级保护制度。</w:t>
        </w:r>
      </w:ins>
    </w:p>
    <w:p w:rsidR="00F921C4" w:rsidRPr="00C779DD" w:rsidRDefault="00F921C4" w:rsidP="00BF03FB">
      <w:pPr>
        <w:pStyle w:val="af2"/>
        <w:ind w:firstLine="480"/>
        <w:rPr>
          <w:ins w:id="2404" w:author="t450" w:date="2017-09-28T10:59:00Z"/>
        </w:rPr>
      </w:pPr>
      <w:ins w:id="2405" w:author="t450" w:date="2017-09-28T11:00:00Z">
        <w:r w:rsidRPr="00BF03FB">
          <w:rPr>
            <w:rFonts w:hint="eastAsia"/>
          </w:rPr>
          <w:t>外汇业务网上预审</w:t>
        </w:r>
        <w:proofErr w:type="gramStart"/>
        <w:r w:rsidRPr="00BF03FB">
          <w:rPr>
            <w:rFonts w:hint="eastAsia"/>
          </w:rPr>
          <w:t>批系统</w:t>
        </w:r>
        <w:proofErr w:type="gramEnd"/>
        <w:r w:rsidRPr="00BF03FB">
          <w:rPr>
            <w:rFonts w:hint="eastAsia"/>
          </w:rPr>
          <w:t>依托人民银行</w:t>
        </w:r>
      </w:ins>
      <w:ins w:id="2406" w:author="t450" w:date="2017-09-28T10:59:00Z">
        <w:r w:rsidRPr="00BF03FB">
          <w:rPr>
            <w:rFonts w:hint="eastAsia"/>
          </w:rPr>
          <w:t>专网的安全基础防护措施，从整个系统的物理安全、网络安全、数据信息安全、应用系统安全等各个层面到安全管理制度建设等进行综合考虑、全面布防。</w:t>
        </w:r>
      </w:ins>
    </w:p>
    <w:p w:rsidR="00F921C4" w:rsidRPr="00EA78F1" w:rsidRDefault="00F921C4" w:rsidP="00BF03FB">
      <w:pPr>
        <w:pStyle w:val="af2"/>
        <w:ind w:firstLine="480"/>
        <w:rPr>
          <w:ins w:id="2407" w:author="t450" w:date="2017-09-28T10:59:00Z"/>
        </w:rPr>
      </w:pPr>
      <w:ins w:id="2408" w:author="t450" w:date="2017-09-28T10:59:00Z">
        <w:r w:rsidRPr="00C779DD">
          <w:rPr>
            <w:rFonts w:hint="eastAsia"/>
          </w:rPr>
          <w:t>系统安全实施有以下方面：</w:t>
        </w:r>
      </w:ins>
    </w:p>
    <w:p w:rsidR="00F921C4" w:rsidRPr="001E55F8" w:rsidRDefault="00F921C4" w:rsidP="00C779DD">
      <w:pPr>
        <w:pStyle w:val="af2"/>
        <w:ind w:firstLine="480"/>
        <w:rPr>
          <w:ins w:id="2409" w:author="t450" w:date="2017-09-28T10:59:00Z"/>
        </w:rPr>
      </w:pPr>
      <w:ins w:id="2410" w:author="t450" w:date="2017-09-28T10:59:00Z">
        <w:r w:rsidRPr="00E44195">
          <w:rPr>
            <w:rFonts w:hint="eastAsia"/>
          </w:rPr>
          <w:t>1.</w:t>
        </w:r>
        <w:r w:rsidRPr="008060B5">
          <w:rPr>
            <w:rFonts w:hint="eastAsia"/>
          </w:rPr>
          <w:t>身份鉴别</w:t>
        </w:r>
      </w:ins>
    </w:p>
    <w:p w:rsidR="00F921C4" w:rsidRPr="00F921C4" w:rsidRDefault="00F921C4">
      <w:pPr>
        <w:ind w:firstLineChars="200" w:firstLine="480"/>
        <w:rPr>
          <w:ins w:id="2411" w:author="t450" w:date="2017-09-28T10:59:00Z"/>
          <w:rFonts w:hAnsi="宋体"/>
          <w:color w:val="000000"/>
        </w:rPr>
        <w:pPrChange w:id="2412" w:author="t450" w:date="2017-09-28T11:01:00Z">
          <w:pPr>
            <w:ind w:firstLineChars="200" w:firstLine="560"/>
          </w:pPr>
        </w:pPrChange>
      </w:pPr>
      <w:ins w:id="2413" w:author="t450" w:date="2017-09-28T10:59:00Z">
        <w:r w:rsidRPr="00F921C4">
          <w:rPr>
            <w:rFonts w:hint="eastAsia"/>
            <w:rPrChange w:id="2414" w:author="t450" w:date="2017-09-28T11:01:00Z">
              <w:rPr>
                <w:rFonts w:hint="eastAsia"/>
                <w:sz w:val="28"/>
                <w:szCs w:val="28"/>
              </w:rPr>
            </w:rPrChange>
          </w:rPr>
          <w:t>使用</w:t>
        </w:r>
      </w:ins>
      <w:ins w:id="2415" w:author="t450" w:date="2017-09-28T11:00:00Z">
        <w:r w:rsidRPr="00F921C4">
          <w:rPr>
            <w:rFonts w:hAnsi="宋体" w:hint="eastAsia"/>
            <w:color w:val="000000"/>
          </w:rPr>
          <w:t>认证</w:t>
        </w:r>
      </w:ins>
      <w:ins w:id="2416" w:author="t450" w:date="2017-09-28T10:59:00Z">
        <w:r w:rsidRPr="00F921C4">
          <w:rPr>
            <w:rFonts w:hAnsi="宋体" w:hint="eastAsia"/>
            <w:color w:val="000000"/>
          </w:rPr>
          <w:t>系统实现验证登录、注册用户等的电子身份认证</w:t>
        </w:r>
      </w:ins>
      <w:ins w:id="2417" w:author="t450" w:date="2017-09-28T11:02:00Z">
        <w:r>
          <w:rPr>
            <w:rFonts w:hAnsi="宋体" w:hint="eastAsia"/>
            <w:color w:val="000000"/>
          </w:rPr>
          <w:t>，只有</w:t>
        </w:r>
      </w:ins>
      <w:ins w:id="2418" w:author="t450" w:date="2017-09-28T11:03:00Z">
        <w:r>
          <w:rPr>
            <w:rFonts w:hAnsi="宋体" w:hint="eastAsia"/>
            <w:color w:val="000000"/>
          </w:rPr>
          <w:t>通</w:t>
        </w:r>
      </w:ins>
      <w:ins w:id="2419" w:author="t450" w:date="2017-09-28T11:02:00Z">
        <w:r>
          <w:rPr>
            <w:rFonts w:hAnsi="宋体" w:hint="eastAsia"/>
            <w:color w:val="000000"/>
          </w:rPr>
          <w:t>过验证的用户才可以访问</w:t>
        </w:r>
      </w:ins>
      <w:ins w:id="2420" w:author="t450" w:date="2017-09-28T11:04:00Z">
        <w:r w:rsidR="00BF03FB">
          <w:rPr>
            <w:rFonts w:hAnsi="宋体" w:hint="eastAsia"/>
            <w:color w:val="000000"/>
          </w:rPr>
          <w:t>系统</w:t>
        </w:r>
      </w:ins>
      <w:ins w:id="2421" w:author="t450" w:date="2017-09-28T10:59:00Z">
        <w:r w:rsidRPr="00F921C4">
          <w:rPr>
            <w:rFonts w:hAnsi="宋体" w:hint="eastAsia"/>
            <w:color w:val="000000"/>
          </w:rPr>
          <w:t>。</w:t>
        </w:r>
      </w:ins>
    </w:p>
    <w:p w:rsidR="00F921C4" w:rsidRPr="00F921C4" w:rsidRDefault="00F921C4" w:rsidP="00F921C4">
      <w:pPr>
        <w:pStyle w:val="af2"/>
        <w:ind w:firstLine="480"/>
        <w:rPr>
          <w:ins w:id="2422" w:author="t450" w:date="2017-09-28T10:59:00Z"/>
        </w:rPr>
      </w:pPr>
      <w:ins w:id="2423" w:author="t450" w:date="2017-09-28T10:59:00Z">
        <w:r w:rsidRPr="00F921C4">
          <w:rPr>
            <w:rFonts w:hint="eastAsia"/>
          </w:rPr>
          <w:t>2.访问控制</w:t>
        </w:r>
      </w:ins>
    </w:p>
    <w:p w:rsidR="00F921C4" w:rsidRPr="00BF03FB" w:rsidRDefault="00F921C4" w:rsidP="00F921C4">
      <w:pPr>
        <w:pStyle w:val="af2"/>
        <w:ind w:firstLine="480"/>
        <w:rPr>
          <w:ins w:id="2424" w:author="t450" w:date="2017-09-28T10:59:00Z"/>
        </w:rPr>
      </w:pPr>
      <w:ins w:id="2425" w:author="t450" w:date="2017-09-28T10:59:00Z">
        <w:r w:rsidRPr="00BF03FB">
          <w:rPr>
            <w:rFonts w:hint="eastAsia"/>
          </w:rPr>
          <w:t>系统所有业务数据存储在数据库中，用户只能通过具有</w:t>
        </w:r>
        <w:r w:rsidRPr="00BF03FB">
          <w:rPr>
            <w:rFonts w:hAnsi="宋体" w:hint="eastAsia"/>
            <w:color w:val="000000"/>
          </w:rPr>
          <w:t>系统认证</w:t>
        </w:r>
        <w:r w:rsidRPr="00BF03FB">
          <w:rPr>
            <w:rFonts w:hint="eastAsia"/>
          </w:rPr>
          <w:t>的应用系统</w:t>
        </w:r>
        <w:proofErr w:type="gramStart"/>
        <w:r w:rsidRPr="00BF03FB">
          <w:rPr>
            <w:rFonts w:hint="eastAsia"/>
          </w:rPr>
          <w:t>间接访问</w:t>
        </w:r>
        <w:proofErr w:type="gramEnd"/>
        <w:r w:rsidRPr="00BF03FB">
          <w:rPr>
            <w:rFonts w:hint="eastAsia"/>
          </w:rPr>
          <w:t>数据。</w:t>
        </w:r>
      </w:ins>
    </w:p>
    <w:p w:rsidR="00F921C4" w:rsidRPr="00AC7C87" w:rsidRDefault="00F921C4" w:rsidP="00BF03FB">
      <w:pPr>
        <w:pStyle w:val="af2"/>
        <w:ind w:firstLine="480"/>
        <w:rPr>
          <w:ins w:id="2426" w:author="t450" w:date="2017-09-28T10:59:00Z"/>
        </w:rPr>
      </w:pPr>
      <w:ins w:id="2427" w:author="t450" w:date="2017-09-28T10:59:00Z">
        <w:r w:rsidRPr="00BF03FB">
          <w:rPr>
            <w:rFonts w:hint="eastAsia"/>
          </w:rPr>
          <w:lastRenderedPageBreak/>
          <w:t>3.通信完整性、保密性</w:t>
        </w:r>
      </w:ins>
    </w:p>
    <w:p w:rsidR="00F921C4" w:rsidRPr="00EA78F1" w:rsidRDefault="00F921C4" w:rsidP="00C779DD">
      <w:pPr>
        <w:pStyle w:val="af2"/>
        <w:ind w:firstLine="480"/>
        <w:rPr>
          <w:ins w:id="2428" w:author="t450" w:date="2017-09-28T10:59:00Z"/>
        </w:rPr>
      </w:pPr>
      <w:ins w:id="2429" w:author="t450" w:date="2017-09-28T10:59:00Z">
        <w:r w:rsidRPr="00C779DD">
          <w:rPr>
            <w:rFonts w:hint="eastAsia"/>
          </w:rPr>
          <w:t>数据完整性按照数据交互平台的加密、证书等手段进行管理。系统的数据传输采取证书认证方式。</w:t>
        </w:r>
      </w:ins>
    </w:p>
    <w:p w:rsidR="00F921C4" w:rsidRPr="001E55F8" w:rsidRDefault="00F921C4">
      <w:pPr>
        <w:pStyle w:val="af2"/>
        <w:ind w:firstLine="480"/>
        <w:rPr>
          <w:ins w:id="2430" w:author="t450" w:date="2017-09-28T10:59:00Z"/>
        </w:rPr>
      </w:pPr>
      <w:ins w:id="2431" w:author="t450" w:date="2017-09-28T10:59:00Z">
        <w:r w:rsidRPr="00E44195">
          <w:rPr>
            <w:rFonts w:hint="eastAsia"/>
          </w:rPr>
          <w:t>4.</w:t>
        </w:r>
        <w:r w:rsidRPr="008060B5">
          <w:rPr>
            <w:rFonts w:hint="eastAsia"/>
          </w:rPr>
          <w:t>代码安全</w:t>
        </w:r>
      </w:ins>
    </w:p>
    <w:p w:rsidR="00F921C4" w:rsidRPr="009B3D87" w:rsidRDefault="00F921C4">
      <w:pPr>
        <w:pStyle w:val="af2"/>
        <w:ind w:firstLine="480"/>
        <w:rPr>
          <w:ins w:id="2432" w:author="t450" w:date="2017-09-28T10:59:00Z"/>
        </w:rPr>
      </w:pPr>
      <w:ins w:id="2433" w:author="t450" w:date="2017-09-28T10:59:00Z">
        <w:r w:rsidRPr="00A1589C">
          <w:rPr>
            <w:rFonts w:hint="eastAsia"/>
          </w:rPr>
          <w:t>使用代码扫描工具，防止通过人机接口或报文输入数据造成的注入攻击或系统信息泄露。</w:t>
        </w:r>
      </w:ins>
    </w:p>
    <w:p w:rsidR="00F921C4" w:rsidRPr="00D81544" w:rsidRDefault="00F921C4">
      <w:pPr>
        <w:pStyle w:val="af2"/>
        <w:ind w:firstLine="480"/>
        <w:rPr>
          <w:ins w:id="2434" w:author="t450" w:date="2017-09-28T10:59:00Z"/>
        </w:rPr>
      </w:pPr>
      <w:ins w:id="2435" w:author="t450" w:date="2017-09-28T10:59:00Z">
        <w:r w:rsidRPr="000E13E2">
          <w:rPr>
            <w:rFonts w:hint="eastAsia"/>
          </w:rPr>
          <w:t>5.</w:t>
        </w:r>
        <w:r w:rsidRPr="00D81544">
          <w:rPr>
            <w:rFonts w:hint="eastAsia"/>
          </w:rPr>
          <w:t>剩余信息保护</w:t>
        </w:r>
      </w:ins>
    </w:p>
    <w:p w:rsidR="00F921C4" w:rsidRPr="00BE5ADC" w:rsidRDefault="00F921C4">
      <w:pPr>
        <w:pStyle w:val="af2"/>
        <w:ind w:firstLine="480"/>
        <w:rPr>
          <w:ins w:id="2436" w:author="t450" w:date="2017-09-28T10:59:00Z"/>
        </w:rPr>
      </w:pPr>
      <w:ins w:id="2437" w:author="t450" w:date="2017-09-28T10:59:00Z">
        <w:r w:rsidRPr="00F921C4">
          <w:rPr>
            <w:rFonts w:hint="eastAsia"/>
            <w:rPrChange w:id="2438" w:author="t450" w:date="2017-09-28T11:01:00Z">
              <w:rPr>
                <w:rFonts w:ascii="Times New Roman" w:cstheme="majorBidi" w:hint="eastAsia"/>
                <w:szCs w:val="21"/>
              </w:rPr>
            </w:rPrChange>
          </w:rPr>
          <w:t>系统只提供功能界面访问系统信息和资源，信息按用户权限控制和功能设置进行展示、保存和修改，用户无法接触到本人无权访问的数据。</w:t>
        </w:r>
      </w:ins>
    </w:p>
    <w:p w:rsidR="00F921C4" w:rsidRPr="00BE5ADC" w:rsidRDefault="00F921C4">
      <w:pPr>
        <w:pStyle w:val="af2"/>
        <w:ind w:firstLine="480"/>
        <w:rPr>
          <w:ins w:id="2439" w:author="t450" w:date="2017-09-28T10:59:00Z"/>
        </w:rPr>
      </w:pPr>
      <w:ins w:id="2440" w:author="t450" w:date="2017-09-28T10:59:00Z">
        <w:r w:rsidRPr="00F921C4">
          <w:rPr>
            <w:rFonts w:hint="eastAsia"/>
            <w:rPrChange w:id="2441" w:author="t450" w:date="2017-09-28T11:01:00Z">
              <w:rPr>
                <w:rFonts w:ascii="Times New Roman" w:cstheme="majorBidi" w:hint="eastAsia"/>
                <w:szCs w:val="21"/>
              </w:rPr>
            </w:rPrChange>
          </w:rPr>
          <w:t>7.数据操作日志审计</w:t>
        </w:r>
      </w:ins>
    </w:p>
    <w:p w:rsidR="00F921C4" w:rsidRPr="00BE5ADC" w:rsidRDefault="00F921C4">
      <w:pPr>
        <w:pStyle w:val="af2"/>
        <w:ind w:firstLine="480"/>
        <w:rPr>
          <w:ins w:id="2442" w:author="t450" w:date="2017-09-28T10:59:00Z"/>
        </w:rPr>
      </w:pPr>
      <w:ins w:id="2443" w:author="t450" w:date="2017-09-28T10:59:00Z">
        <w:r w:rsidRPr="00F921C4">
          <w:rPr>
            <w:rFonts w:hint="eastAsia"/>
            <w:rPrChange w:id="2444" w:author="t450" w:date="2017-09-28T11:01:00Z">
              <w:rPr>
                <w:rFonts w:ascii="Times New Roman" w:cstheme="majorBidi" w:hint="eastAsia"/>
                <w:szCs w:val="21"/>
              </w:rPr>
            </w:rPrChange>
          </w:rPr>
          <w:t>系统保留用户在应用系统中人工操作日志；保留用户对关键数据修改情况的全记录，并在系统中预留审计数据接口，满足相关数据采集要求。</w:t>
        </w:r>
      </w:ins>
    </w:p>
    <w:p w:rsidR="00F921C4" w:rsidRPr="00BE5ADC" w:rsidRDefault="00F921C4">
      <w:pPr>
        <w:pStyle w:val="af2"/>
        <w:ind w:firstLine="480"/>
        <w:rPr>
          <w:ins w:id="2445" w:author="t450" w:date="2017-09-28T10:59:00Z"/>
        </w:rPr>
      </w:pPr>
      <w:ins w:id="2446" w:author="t450" w:date="2017-09-28T10:59:00Z">
        <w:r w:rsidRPr="00F921C4">
          <w:rPr>
            <w:rFonts w:hint="eastAsia"/>
            <w:rPrChange w:id="2447" w:author="t450" w:date="2017-09-28T11:01:00Z">
              <w:rPr>
                <w:rFonts w:ascii="Times New Roman" w:cstheme="majorBidi" w:hint="eastAsia"/>
                <w:szCs w:val="21"/>
              </w:rPr>
            </w:rPrChange>
          </w:rPr>
          <w:t>8.数据管理规范化</w:t>
        </w:r>
      </w:ins>
    </w:p>
    <w:p w:rsidR="00F921C4" w:rsidRPr="00BE5ADC" w:rsidRDefault="00F921C4">
      <w:pPr>
        <w:pStyle w:val="af2"/>
        <w:ind w:firstLine="480"/>
        <w:rPr>
          <w:ins w:id="2448" w:author="t450" w:date="2017-09-28T10:59:00Z"/>
        </w:rPr>
      </w:pPr>
      <w:ins w:id="2449" w:author="t450" w:date="2017-09-28T10:59:00Z">
        <w:r w:rsidRPr="00F921C4">
          <w:rPr>
            <w:rFonts w:hint="eastAsia"/>
            <w:rPrChange w:id="2450" w:author="t450" w:date="2017-09-28T11:01:00Z">
              <w:rPr>
                <w:rFonts w:ascii="Times New Roman" w:cstheme="majorBidi" w:hint="eastAsia"/>
                <w:szCs w:val="21"/>
              </w:rPr>
            </w:rPrChange>
          </w:rPr>
          <w:t>系统按照业务或技术管理规程流程化管理，大大减少了管理员的手动维护操作，也大大降低了系统管理漏洞的出现，对系统中的关键数据采用规范化的处理，避免了管理员的操作给应用系统带来的干扰以及未知性。</w:t>
        </w:r>
      </w:ins>
    </w:p>
    <w:p w:rsidR="00F921C4" w:rsidRPr="00F921C4" w:rsidRDefault="00F921C4">
      <w:pPr>
        <w:pPrChange w:id="2451" w:author="t450" w:date="2017-09-28T10:59:00Z">
          <w:pPr>
            <w:pStyle w:val="1"/>
          </w:pPr>
        </w:pPrChange>
      </w:pPr>
    </w:p>
    <w:p w:rsidR="00E61FCF" w:rsidDel="00BF03FB" w:rsidRDefault="00E61FCF">
      <w:pPr>
        <w:ind w:firstLine="420"/>
      </w:pPr>
      <w:moveFromRangeStart w:id="2452" w:author="t450" w:date="2017-09-28T11:07:00Z" w:name="move494360151"/>
      <w:commentRangeStart w:id="2453"/>
      <w:moveFrom w:id="2454" w:author="t450" w:date="2017-09-28T11:07:00Z">
        <w:r w:rsidDel="00BF03FB">
          <w:rPr>
            <w:rFonts w:hint="eastAsia"/>
          </w:rPr>
          <w:t>业务量估算：每周</w:t>
        </w:r>
        <w:r w:rsidDel="00BF03FB">
          <w:rPr>
            <w:rFonts w:hint="eastAsia"/>
          </w:rPr>
          <w:t>20</w:t>
        </w:r>
        <w:r w:rsidDel="00BF03FB">
          <w:rPr>
            <w:rFonts w:hint="eastAsia"/>
          </w:rPr>
          <w:t>笔业务，每笔业务平均</w:t>
        </w:r>
        <w:r w:rsidDel="00BF03FB">
          <w:rPr>
            <w:rFonts w:hint="eastAsia"/>
          </w:rPr>
          <w:t>8</w:t>
        </w:r>
        <w:r w:rsidDel="00BF03FB">
          <w:rPr>
            <w:rFonts w:hint="eastAsia"/>
          </w:rPr>
          <w:t>个附件，每个附件</w:t>
        </w:r>
        <w:r w:rsidDel="00BF03FB">
          <w:rPr>
            <w:rFonts w:hint="eastAsia"/>
          </w:rPr>
          <w:t>10m.</w:t>
        </w:r>
      </w:moveFrom>
    </w:p>
    <w:p w:rsidR="006F05B1" w:rsidRPr="001A0C38" w:rsidRDefault="00E61FCF">
      <w:pPr>
        <w:ind w:firstLine="420"/>
        <w:pPrChange w:id="2455" w:author="t450" w:date="2017-09-28T11:05:00Z">
          <w:pPr/>
        </w:pPrChange>
      </w:pPr>
      <w:moveFrom w:id="2456" w:author="t450" w:date="2017-09-28T11:07:00Z">
        <w:r w:rsidDel="00BF03FB">
          <w:rPr>
            <w:rFonts w:hint="eastAsia"/>
          </w:rPr>
          <w:t xml:space="preserve">20*52*8*10=83200m </w:t>
        </w:r>
        <w:r w:rsidDel="00BF03FB">
          <w:rPr>
            <w:rFonts w:hint="eastAsia"/>
          </w:rPr>
          <w:t>每年大约</w:t>
        </w:r>
        <w:r w:rsidDel="00BF03FB">
          <w:rPr>
            <w:rFonts w:hint="eastAsia"/>
          </w:rPr>
          <w:t>83G</w:t>
        </w:r>
        <w:r w:rsidDel="00BF03FB">
          <w:rPr>
            <w:rFonts w:hint="eastAsia"/>
          </w:rPr>
          <w:t>文件存储空间。</w:t>
        </w:r>
        <w:commentRangeEnd w:id="2453"/>
        <w:r w:rsidR="000D278B" w:rsidDel="00BF03FB">
          <w:rPr>
            <w:rStyle w:val="aa"/>
          </w:rPr>
          <w:commentReference w:id="2453"/>
        </w:r>
      </w:moveFrom>
      <w:moveFromRangeEnd w:id="2452"/>
    </w:p>
    <w:sectPr w:rsidR="006F05B1" w:rsidRPr="001A0C38">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4" w:author="t450" w:date="2017-09-28T11:25:00Z" w:initials="t">
    <w:p w:rsidR="00500397" w:rsidRDefault="00500397" w:rsidP="00C779DD">
      <w:pPr>
        <w:pStyle w:val="a3"/>
      </w:pPr>
      <w:r>
        <w:rPr>
          <w:rStyle w:val="aa"/>
        </w:rPr>
        <w:annotationRef/>
      </w:r>
      <w:r>
        <w:rPr>
          <w:rFonts w:hint="eastAsia"/>
        </w:rPr>
        <w:t>？</w:t>
      </w:r>
    </w:p>
  </w:comment>
  <w:comment w:id="131" w:author="t450" w:date="2017-09-18T15:32:00Z" w:initials="t">
    <w:p w:rsidR="00500397" w:rsidRDefault="00500397" w:rsidP="002802C3">
      <w:pPr>
        <w:pStyle w:val="a3"/>
      </w:pPr>
      <w:r>
        <w:rPr>
          <w:rStyle w:val="aa"/>
        </w:rPr>
        <w:annotationRef/>
      </w:r>
      <w:r>
        <w:rPr>
          <w:rFonts w:hint="eastAsia"/>
        </w:rPr>
        <w:t>？</w:t>
      </w:r>
    </w:p>
  </w:comment>
  <w:comment w:id="134" w:author="t450" w:date="2017-09-18T15:32:00Z" w:initials="t">
    <w:p w:rsidR="00500397" w:rsidRDefault="00500397" w:rsidP="002802C3">
      <w:pPr>
        <w:pStyle w:val="a3"/>
      </w:pPr>
      <w:r>
        <w:rPr>
          <w:rStyle w:val="aa"/>
        </w:rPr>
        <w:annotationRef/>
      </w:r>
      <w:r>
        <w:rPr>
          <w:rFonts w:hint="eastAsia"/>
        </w:rPr>
        <w:t>？</w:t>
      </w:r>
    </w:p>
  </w:comment>
  <w:comment w:id="145" w:author="徐博" w:date="2017-09-27T23:27:00Z" w:initials="xubo">
    <w:p w:rsidR="00500397" w:rsidRDefault="00500397">
      <w:pPr>
        <w:pStyle w:val="a3"/>
      </w:pPr>
      <w:r>
        <w:rPr>
          <w:rStyle w:val="aa"/>
        </w:rPr>
        <w:annotationRef/>
      </w:r>
      <w:r>
        <w:rPr>
          <w:rFonts w:hint="eastAsia"/>
        </w:rPr>
        <w:t>核批？</w:t>
      </w:r>
    </w:p>
  </w:comment>
  <w:comment w:id="166" w:author="徐博" w:date="2017-09-27T23:26:00Z" w:initials="xubo">
    <w:p w:rsidR="00500397" w:rsidRDefault="00500397">
      <w:pPr>
        <w:pStyle w:val="a3"/>
      </w:pPr>
      <w:r>
        <w:rPr>
          <w:rStyle w:val="aa"/>
        </w:rPr>
        <w:annotationRef/>
      </w:r>
    </w:p>
  </w:comment>
  <w:comment w:id="149" w:author="徐博" w:date="2017-09-27T23:28:00Z" w:initials="xubo">
    <w:p w:rsidR="00500397" w:rsidRDefault="00500397">
      <w:pPr>
        <w:pStyle w:val="a3"/>
      </w:pPr>
      <w:r>
        <w:rPr>
          <w:rStyle w:val="aa"/>
        </w:rPr>
        <w:annotationRef/>
      </w:r>
      <w:r>
        <w:rPr>
          <w:rFonts w:hint="eastAsia"/>
        </w:rPr>
        <w:t>排版</w:t>
      </w:r>
      <w:r>
        <w:rPr>
          <w:rFonts w:hint="eastAsia"/>
        </w:rPr>
        <w:t xml:space="preserve"> </w:t>
      </w:r>
      <w:r>
        <w:rPr>
          <w:rFonts w:hint="eastAsia"/>
        </w:rPr>
        <w:t>小四</w:t>
      </w:r>
      <w:r>
        <w:rPr>
          <w:rFonts w:hint="eastAsia"/>
        </w:rPr>
        <w:t xml:space="preserve">   </w:t>
      </w:r>
      <w:r>
        <w:rPr>
          <w:rFonts w:hint="eastAsia"/>
        </w:rPr>
        <w:t>全文检查一下</w:t>
      </w:r>
    </w:p>
  </w:comment>
  <w:comment w:id="328" w:author="徐博" w:date="2017-09-27T23:38:00Z" w:initials="xubo">
    <w:p w:rsidR="00500397" w:rsidRDefault="00500397">
      <w:pPr>
        <w:pStyle w:val="a3"/>
      </w:pPr>
      <w:r>
        <w:rPr>
          <w:rStyle w:val="aa"/>
        </w:rPr>
        <w:annotationRef/>
      </w:r>
      <w:r>
        <w:rPr>
          <w:rFonts w:hint="eastAsia"/>
        </w:rPr>
        <w:t>目录架构</w:t>
      </w:r>
      <w:proofErr w:type="gramStart"/>
      <w:r>
        <w:rPr>
          <w:rFonts w:hint="eastAsia"/>
        </w:rPr>
        <w:t>调整分银行端</w:t>
      </w:r>
      <w:proofErr w:type="gramEnd"/>
      <w:r>
        <w:rPr>
          <w:rFonts w:hint="eastAsia"/>
        </w:rPr>
        <w:t>、企业端</w:t>
      </w:r>
    </w:p>
  </w:comment>
  <w:comment w:id="357" w:author="徐博" w:date="2017-09-28T09:37:00Z" w:initials="xubo">
    <w:p w:rsidR="00500397" w:rsidRDefault="00500397" w:rsidP="00EA0344">
      <w:pPr>
        <w:pStyle w:val="a3"/>
      </w:pPr>
      <w:r>
        <w:rPr>
          <w:rStyle w:val="aa"/>
        </w:rPr>
        <w:annotationRef/>
      </w:r>
      <w:r>
        <w:rPr>
          <w:rFonts w:hint="eastAsia"/>
        </w:rPr>
        <w:t>目录架构</w:t>
      </w:r>
      <w:proofErr w:type="gramStart"/>
      <w:r>
        <w:rPr>
          <w:rFonts w:hint="eastAsia"/>
        </w:rPr>
        <w:t>调整分银行端</w:t>
      </w:r>
      <w:proofErr w:type="gramEnd"/>
      <w:r>
        <w:rPr>
          <w:rFonts w:hint="eastAsia"/>
        </w:rPr>
        <w:t>、企业端</w:t>
      </w:r>
    </w:p>
  </w:comment>
  <w:comment w:id="381" w:author="徐博" w:date="2017-09-27T23:32:00Z" w:initials="xubo">
    <w:p w:rsidR="00500397" w:rsidRDefault="00500397">
      <w:pPr>
        <w:pStyle w:val="a3"/>
      </w:pPr>
      <w:r>
        <w:rPr>
          <w:rStyle w:val="aa"/>
        </w:rPr>
        <w:annotationRef/>
      </w:r>
      <w:r>
        <w:rPr>
          <w:rFonts w:hint="eastAsia"/>
        </w:rPr>
        <w:t>日志审计呢？互联网没有的，业务网有的</w:t>
      </w:r>
    </w:p>
  </w:comment>
  <w:comment w:id="384" w:author="徐博" w:date="2017-09-27T23:33:00Z" w:initials="xubo">
    <w:p w:rsidR="00500397" w:rsidRDefault="00500397">
      <w:pPr>
        <w:pStyle w:val="a3"/>
      </w:pPr>
      <w:r>
        <w:rPr>
          <w:rStyle w:val="aa"/>
        </w:rPr>
        <w:annotationRef/>
      </w:r>
      <w:r>
        <w:rPr>
          <w:rFonts w:hint="eastAsia"/>
        </w:rPr>
        <w:t>业务申请改为业务审批</w:t>
      </w:r>
    </w:p>
  </w:comment>
  <w:comment w:id="396" w:author="徐博" w:date="2017-09-27T23:34:00Z" w:initials="xubo">
    <w:p w:rsidR="00500397" w:rsidRDefault="00500397">
      <w:pPr>
        <w:pStyle w:val="a3"/>
      </w:pPr>
      <w:r>
        <w:rPr>
          <w:rStyle w:val="aa"/>
        </w:rPr>
        <w:annotationRef/>
      </w:r>
      <w:r>
        <w:rPr>
          <w:rFonts w:hint="eastAsia"/>
        </w:rPr>
        <w:t>根据我们讨论的结果，描述和那天晚上我们讨论的一致吗？</w:t>
      </w:r>
    </w:p>
  </w:comment>
  <w:comment w:id="410" w:author="徐博" w:date="2017-09-27T23:35:00Z" w:initials="xubo">
    <w:p w:rsidR="00500397" w:rsidRDefault="00500397">
      <w:pPr>
        <w:pStyle w:val="a3"/>
      </w:pPr>
      <w:r>
        <w:rPr>
          <w:rStyle w:val="aa"/>
        </w:rPr>
        <w:annotationRef/>
      </w:r>
      <w:r>
        <w:rPr>
          <w:rFonts w:hint="eastAsia"/>
        </w:rPr>
        <w:t>业务网子系统有撤销预审批流程？</w:t>
      </w:r>
    </w:p>
  </w:comment>
  <w:comment w:id="419" w:author="徐博" w:date="2017-09-27T23:36:00Z" w:initials="xubo">
    <w:p w:rsidR="00500397" w:rsidRDefault="00500397">
      <w:pPr>
        <w:pStyle w:val="a3"/>
      </w:pPr>
      <w:r>
        <w:rPr>
          <w:rStyle w:val="aa"/>
        </w:rPr>
        <w:annotationRef/>
      </w:r>
      <w:r>
        <w:rPr>
          <w:rFonts w:hint="eastAsia"/>
        </w:rPr>
        <w:t>如何打开？</w:t>
      </w:r>
    </w:p>
  </w:comment>
  <w:comment w:id="430" w:author="徐博" w:date="2017-09-27T23:51:00Z" w:initials="xubo">
    <w:p w:rsidR="00500397" w:rsidRDefault="00500397">
      <w:pPr>
        <w:pStyle w:val="a3"/>
      </w:pPr>
      <w:r>
        <w:rPr>
          <w:rStyle w:val="aa"/>
        </w:rPr>
        <w:annotationRef/>
      </w:r>
      <w:r>
        <w:rPr>
          <w:rFonts w:hint="eastAsia"/>
        </w:rPr>
        <w:t>2</w:t>
      </w:r>
      <w:r>
        <w:rPr>
          <w:rFonts w:hint="eastAsia"/>
        </w:rPr>
        <w:t>个公司用户表？笔误吧</w:t>
      </w:r>
    </w:p>
  </w:comment>
  <w:comment w:id="439" w:author="徐博" w:date="2017-09-27T23:49:00Z" w:initials="xubo">
    <w:p w:rsidR="00500397" w:rsidRDefault="00500397">
      <w:pPr>
        <w:pStyle w:val="a3"/>
      </w:pPr>
      <w:r>
        <w:rPr>
          <w:rStyle w:val="aa"/>
        </w:rPr>
        <w:annotationRef/>
      </w:r>
      <w:r>
        <w:rPr>
          <w:rFonts w:hint="eastAsia"/>
        </w:rPr>
        <w:t>审批各个环节的处理意见在哪？档案呢？</w:t>
      </w:r>
    </w:p>
  </w:comment>
  <w:comment w:id="444" w:author="t450" w:date="2017-09-18T15:32:00Z" w:initials="t">
    <w:p w:rsidR="00500397" w:rsidRDefault="00500397">
      <w:pPr>
        <w:pStyle w:val="a3"/>
      </w:pPr>
      <w:r>
        <w:rPr>
          <w:rStyle w:val="aa"/>
        </w:rPr>
        <w:annotationRef/>
      </w:r>
    </w:p>
  </w:comment>
  <w:comment w:id="2389" w:author="徐博" w:date="2017-09-28T11:07:00Z" w:initials="xubo">
    <w:p w:rsidR="00500397" w:rsidRDefault="00500397" w:rsidP="00BF03FB">
      <w:pPr>
        <w:pStyle w:val="a3"/>
      </w:pPr>
      <w:r>
        <w:rPr>
          <w:rStyle w:val="aa"/>
        </w:rPr>
        <w:annotationRef/>
      </w:r>
      <w:r>
        <w:rPr>
          <w:rFonts w:hint="eastAsia"/>
        </w:rPr>
        <w:t>安全设计？应该放到数据库设计里吧</w:t>
      </w:r>
    </w:p>
  </w:comment>
  <w:comment w:id="2396" w:author="徐博" w:date="2017-09-27T23:43:00Z" w:initials="xubo">
    <w:p w:rsidR="00500397" w:rsidRDefault="00500397">
      <w:pPr>
        <w:pStyle w:val="a3"/>
      </w:pPr>
      <w:r>
        <w:rPr>
          <w:rStyle w:val="aa"/>
        </w:rPr>
        <w:annotationRef/>
      </w:r>
      <w:r>
        <w:rPr>
          <w:rFonts w:hint="eastAsia"/>
        </w:rPr>
        <w:t>与第三方插件没有接口吗？如何实现用户信息的传递？</w:t>
      </w:r>
    </w:p>
  </w:comment>
  <w:comment w:id="2453" w:author="徐博" w:date="2017-09-27T23:42:00Z" w:initials="xubo">
    <w:p w:rsidR="00500397" w:rsidRDefault="00500397">
      <w:pPr>
        <w:pStyle w:val="a3"/>
      </w:pPr>
      <w:r>
        <w:rPr>
          <w:rStyle w:val="aa"/>
        </w:rPr>
        <w:annotationRef/>
      </w:r>
      <w:r>
        <w:rPr>
          <w:rFonts w:hint="eastAsia"/>
        </w:rPr>
        <w:t>安全设计？应该放到数据库设计里吧</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3525" w:rsidRDefault="00373525">
      <w:pPr>
        <w:spacing w:line="240" w:lineRule="auto"/>
      </w:pPr>
      <w:r>
        <w:separator/>
      </w:r>
    </w:p>
  </w:endnote>
  <w:endnote w:type="continuationSeparator" w:id="0">
    <w:p w:rsidR="00373525" w:rsidRDefault="003735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Unicode MS">
    <w:panose1 w:val="020B0604020202020204"/>
    <w:charset w:val="86"/>
    <w:family w:val="swiss"/>
    <w:pitch w:val="variable"/>
    <w:sig w:usb0="F7FFAFFF"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方正小标宋_GBK">
    <w:charset w:val="86"/>
    <w:family w:val="script"/>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宋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0397" w:rsidRDefault="00500397">
    <w:pPr>
      <w:pStyle w:val="a5"/>
    </w:pPr>
    <w:r>
      <w:rPr>
        <w:rFonts w:hint="eastAsia"/>
        <w:noProof/>
      </w:rPr>
      <mc:AlternateContent>
        <mc:Choice Requires="wps">
          <w:drawing>
            <wp:inline distT="0" distB="0" distL="0" distR="0" wp14:anchorId="6095F199" wp14:editId="73626B92">
              <wp:extent cx="5257800" cy="0"/>
              <wp:effectExtent l="0" t="0" r="19050" b="19050"/>
              <wp:docPr id="7" name="直接连接符 7"/>
              <wp:cNvGraphicFramePr/>
              <a:graphic xmlns:a="http://schemas.openxmlformats.org/drawingml/2006/main">
                <a:graphicData uri="http://schemas.microsoft.com/office/word/2010/wordprocessingShape">
                  <wps:wsp>
                    <wps:cNvCnPr/>
                    <wps:spPr>
                      <a:xfrm>
                        <a:off x="0" y="0"/>
                        <a:ext cx="525780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id="直接连接符 7" o:spid="_x0000_s1026" style="visibility:visible;mso-wrap-style:square;mso-left-percent:-10001;mso-top-percent:-10001;mso-position-horizontal:absolute;mso-position-horizontal-relative:char;mso-position-vertical:absolute;mso-position-vertical-relative:line;mso-left-percent:-10001;mso-top-percent:-10001" from="0,0" to="41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" strokecolor="black [3213]">
              <w10:anchorlock/>
            </v:line>
          </w:pict>
        </mc:Fallback>
      </mc:AlternateContent>
    </w:r>
    <w:r>
      <w:rPr>
        <w:rFonts w:hint="eastAsia"/>
        <w:noProof/>
      </w:rPr>
      <mc:AlternateContent>
        <mc:Choice Requires="wps">
          <w:drawing>
            <wp:anchor distT="0" distB="0" distL="114300" distR="114300" simplePos="0" relativeHeight="251664384" behindDoc="0" locked="0" layoutInCell="1" allowOverlap="1" wp14:anchorId="21C5BCF2" wp14:editId="39EE61F6">
              <wp:simplePos x="0" y="0"/>
              <wp:positionH relativeFrom="column">
                <wp:posOffset>1125220</wp:posOffset>
              </wp:positionH>
              <wp:positionV relativeFrom="paragraph">
                <wp:posOffset>9838690</wp:posOffset>
              </wp:positionV>
              <wp:extent cx="5294630" cy="21590"/>
              <wp:effectExtent l="10795" t="11430" r="9525" b="14605"/>
              <wp:wrapNone/>
              <wp:docPr id="8" name="直接箭头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4630" cy="21590"/>
                      </a:xfrm>
                      <a:prstGeom prst="straightConnector1">
                        <a:avLst/>
                      </a:prstGeom>
                      <a:noFill/>
                      <a:ln w="12700">
                        <a:solidFill>
                          <a:srgbClr val="FF0000"/>
                        </a:solidFill>
                        <a:round/>
                      </a:ln>
                    </wps:spPr>
                    <wps:bodyPr/>
                  </wps:wsp>
                </a:graphicData>
              </a:graphic>
            </wp:anchor>
          </w:drawing>
        </mc:Choice>
        <mc:Fallback>
          <w:pict>
            <v:shapetype id="_x0000_t32" coordsize="21600,21600" o:spt="32" o:oned="t" path="m,l21600,21600e" filled="f">
              <v:path arrowok="t" fillok="f" o:connecttype="none"/>
              <o:lock v:ext="edit" shapetype="t"/>
            </v:shapetype>
            <v:shape id="直接箭头连接符 8" o:spid="_x0000_s1026" type="#_x0000_t32" style="position:absolute;left:0;text-align:left;margin-left:88.6pt;margin-top:774.7pt;width:416.9pt;height:1.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" strokecolor="red" strokeweight="1pt"/>
          </w:pict>
        </mc:Fallback>
      </mc:AlternateContent>
    </w:r>
    <w:r>
      <w:rPr>
        <w:rFonts w:hint="eastAsia"/>
        <w:noProof/>
      </w:rPr>
      <mc:AlternateContent>
        <mc:Choice Requires="wps">
          <w:drawing>
            <wp:anchor distT="0" distB="0" distL="114300" distR="114300" simplePos="0" relativeHeight="251663360" behindDoc="0" locked="0" layoutInCell="1" allowOverlap="1" wp14:anchorId="0930F03D" wp14:editId="357D0DC8">
              <wp:simplePos x="0" y="0"/>
              <wp:positionH relativeFrom="column">
                <wp:posOffset>1125220</wp:posOffset>
              </wp:positionH>
              <wp:positionV relativeFrom="paragraph">
                <wp:posOffset>9838690</wp:posOffset>
              </wp:positionV>
              <wp:extent cx="5294630" cy="21590"/>
              <wp:effectExtent l="10795" t="11430" r="9525" b="14605"/>
              <wp:wrapNone/>
              <wp:docPr id="9" name="直接箭头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4630" cy="21590"/>
                      </a:xfrm>
                      <a:prstGeom prst="straightConnector1">
                        <a:avLst/>
                      </a:prstGeom>
                      <a:noFill/>
                      <a:ln w="12700">
                        <a:solidFill>
                          <a:srgbClr val="FF0000"/>
                        </a:solidFill>
                        <a:round/>
                      </a:ln>
                    </wps:spPr>
                    <wps:bodyPr/>
                  </wps:wsp>
                </a:graphicData>
              </a:graphic>
            </wp:anchor>
          </w:drawing>
        </mc:Choice>
        <mc:Fallback>
          <w:pict>
            <v:shape id="直接箭头连接符 9" o:spid="_x0000_s1026" type="#_x0000_t32" style="position:absolute;left:0;text-align:left;margin-left:88.6pt;margin-top:774.7pt;width:416.9pt;height:1.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" strokecolor="red" strokeweight="1pt"/>
          </w:pict>
        </mc:Fallback>
      </mc:AlternateContent>
    </w:r>
    <w:r>
      <w:rPr>
        <w:rFonts w:hint="eastAsia"/>
        <w:noProof/>
      </w:rPr>
      <mc:AlternateContent>
        <mc:Choice Requires="wps">
          <w:drawing>
            <wp:anchor distT="0" distB="0" distL="114300" distR="114300" simplePos="0" relativeHeight="251662336" behindDoc="0" locked="0" layoutInCell="1" allowOverlap="1" wp14:anchorId="19867F49" wp14:editId="57CDCDE3">
              <wp:simplePos x="0" y="0"/>
              <wp:positionH relativeFrom="column">
                <wp:posOffset>1125220</wp:posOffset>
              </wp:positionH>
              <wp:positionV relativeFrom="paragraph">
                <wp:posOffset>9838690</wp:posOffset>
              </wp:positionV>
              <wp:extent cx="5294630" cy="21590"/>
              <wp:effectExtent l="10795" t="11430" r="9525" b="14605"/>
              <wp:wrapNone/>
              <wp:docPr id="10" name="直接箭头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4630" cy="21590"/>
                      </a:xfrm>
                      <a:prstGeom prst="straightConnector1">
                        <a:avLst/>
                      </a:prstGeom>
                      <a:noFill/>
                      <a:ln w="12700">
                        <a:solidFill>
                          <a:srgbClr val="FF0000"/>
                        </a:solidFill>
                        <a:round/>
                      </a:ln>
                    </wps:spPr>
                    <wps:bodyPr/>
                  </wps:wsp>
                </a:graphicData>
              </a:graphic>
            </wp:anchor>
          </w:drawing>
        </mc:Choice>
        <mc:Fallback>
          <w:pict>
            <v:shape id="直接箭头连接符 10" o:spid="_x0000_s1026" type="#_x0000_t32" style="position:absolute;left:0;text-align:left;margin-left:88.6pt;margin-top:774.7pt;width:416.9pt;height:1.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" strokecolor="red" strokeweight="1pt"/>
          </w:pict>
        </mc:Fallback>
      </mc:AlternateContent>
    </w:r>
    <w:r>
      <w:rPr>
        <w:rFonts w:hint="eastAsia"/>
      </w:rPr>
      <w:t>北京用友政务软件有限公司</w:t>
    </w:r>
    <w:r>
      <w:rPr>
        <w:rFonts w:hint="eastAsia"/>
      </w:rPr>
      <w:t xml:space="preserve">               </w:t>
    </w:r>
    <w:r>
      <w:rPr>
        <w:lang w:val="zh-CN"/>
      </w:rPr>
      <w:t xml:space="preserve">   </w:t>
    </w:r>
    <w:r>
      <w:rPr>
        <w:b/>
        <w:lang w:val="zh-CN"/>
      </w:rPr>
      <w:fldChar w:fldCharType="begin"/>
    </w:r>
    <w:r>
      <w:rPr>
        <w:b/>
        <w:lang w:val="zh-CN"/>
      </w:rPr>
      <w:instrText>PAGE  \* Arabic  \* MERGEFORMAT</w:instrText>
    </w:r>
    <w:r>
      <w:rPr>
        <w:b/>
        <w:lang w:val="zh-CN"/>
      </w:rPr>
      <w:fldChar w:fldCharType="separate"/>
    </w:r>
    <w:r w:rsidR="004B5EB8">
      <w:rPr>
        <w:b/>
        <w:noProof/>
        <w:lang w:val="zh-CN"/>
      </w:rPr>
      <w:t>54</w:t>
    </w:r>
    <w:r>
      <w:rPr>
        <w:b/>
        <w:lang w:val="zh-CN"/>
      </w:rPr>
      <w:fldChar w:fldCharType="end"/>
    </w:r>
    <w:r>
      <w:rPr>
        <w:lang w:val="zh-CN"/>
      </w:rPr>
      <w:t xml:space="preserve"> / </w:t>
    </w:r>
    <w:r>
      <w:rPr>
        <w:b/>
        <w:lang w:val="zh-CN"/>
      </w:rPr>
      <w:fldChar w:fldCharType="begin"/>
    </w:r>
    <w:r>
      <w:rPr>
        <w:b/>
        <w:lang w:val="zh-CN"/>
      </w:rPr>
      <w:instrText>NUMPAGES  \* Arabic  \* MERGEFORMAT</w:instrText>
    </w:r>
    <w:r>
      <w:rPr>
        <w:b/>
        <w:lang w:val="zh-CN"/>
      </w:rPr>
      <w:fldChar w:fldCharType="separate"/>
    </w:r>
    <w:r w:rsidR="004B5EB8">
      <w:rPr>
        <w:b/>
        <w:noProof/>
        <w:lang w:val="zh-CN"/>
      </w:rPr>
      <w:t>83</w:t>
    </w:r>
    <w:r>
      <w:rPr>
        <w:b/>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3525" w:rsidRDefault="00373525">
      <w:pPr>
        <w:spacing w:line="240" w:lineRule="auto"/>
      </w:pPr>
      <w:r>
        <w:separator/>
      </w:r>
    </w:p>
  </w:footnote>
  <w:footnote w:type="continuationSeparator" w:id="0">
    <w:p w:rsidR="00373525" w:rsidRDefault="0037352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0397" w:rsidRDefault="00500397">
    <w:pPr>
      <w:pStyle w:val="a6"/>
      <w:wordWrap w:val="0"/>
      <w:spacing w:line="240" w:lineRule="auto"/>
      <w:jc w:val="right"/>
    </w:pPr>
    <w:r>
      <w:rPr>
        <w:noProof/>
      </w:rPr>
      <w:drawing>
        <wp:inline distT="0" distB="0" distL="0" distR="0" wp14:anchorId="170B327F" wp14:editId="239D0336">
          <wp:extent cx="1071245" cy="352425"/>
          <wp:effectExtent l="19050" t="0" r="0" b="0"/>
          <wp:docPr id="12" name="图片 12" descr="E:\xz_已完成工作\2016年\品牌市场与产品部\XZ_GZ\用友政务UI\用友政务LOG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xz_已完成工作\2016年\品牌市场与产品部\XZ_GZ\用友政务UI\用友政务LOGO\LOGO.png"/>
                  <pic:cNvPicPr>
                    <a:picLocks noChangeAspect="1" noChangeArrowheads="1"/>
                  </pic:cNvPicPr>
                </pic:nvPicPr>
                <pic:blipFill>
                  <a:blip r:embed="rId1"/>
                  <a:srcRect/>
                  <a:stretch>
                    <a:fillRect/>
                  </a:stretch>
                </pic:blipFill>
                <pic:spPr>
                  <a:xfrm>
                    <a:off x="0" y="0"/>
                    <a:ext cx="1071627" cy="352425"/>
                  </a:xfrm>
                  <a:prstGeom prst="rect">
                    <a:avLst/>
                  </a:prstGeom>
                  <a:noFill/>
                  <a:ln w="9525">
                    <a:noFill/>
                    <a:miter lim="800000"/>
                    <a:headEnd/>
                    <a:tailEnd/>
                  </a:ln>
                </pic:spPr>
              </pic:pic>
            </a:graphicData>
          </a:graphic>
        </wp:inline>
      </w:drawing>
    </w:r>
    <w:r>
      <w:rPr>
        <w:rFonts w:hint="eastAsia"/>
      </w:rPr>
      <w:t xml:space="preserve">                     </w:t>
    </w:r>
    <w:r>
      <w:rPr>
        <w:rFonts w:hint="eastAsia"/>
      </w:rPr>
      <w:t>中国人民银行中关村中心支行外汇业务网上预审批系统项目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0000000A"/>
    <w:lvl w:ilvl="0">
      <w:start w:val="1"/>
      <w:numFmt w:val="decimal"/>
      <w:lvlText w:val="%1"/>
      <w:lvlJc w:val="left"/>
      <w:pPr>
        <w:tabs>
          <w:tab w:val="num" w:pos="142"/>
        </w:tabs>
        <w:ind w:left="142" w:firstLine="0"/>
      </w:pPr>
      <w:rPr>
        <w:rFonts w:ascii="Arial Unicode MS" w:eastAsia="宋体" w:hAnsi="Arial Unicode MS" w:cs="Arial Unicode MS" w:hint="eastAsia"/>
      </w:rPr>
    </w:lvl>
    <w:lvl w:ilvl="1">
      <w:start w:val="1"/>
      <w:numFmt w:val="decimal"/>
      <w:lvlText w:val="%1.%2"/>
      <w:lvlJc w:val="left"/>
      <w:pPr>
        <w:tabs>
          <w:tab w:val="num" w:pos="0"/>
        </w:tabs>
        <w:ind w:left="0" w:firstLine="0"/>
      </w:pPr>
      <w:rPr>
        <w:rFonts w:ascii="Arial Unicode MS" w:eastAsia="宋体" w:hAnsi="Arial Unicode MS" w:cs="Arial Unicode MS" w:hint="default"/>
      </w:rPr>
    </w:lvl>
    <w:lvl w:ilvl="2">
      <w:start w:val="1"/>
      <w:numFmt w:val="decimal"/>
      <w:lvlText w:val="%1.%2.%3"/>
      <w:lvlJc w:val="left"/>
      <w:pPr>
        <w:tabs>
          <w:tab w:val="num" w:pos="567"/>
        </w:tabs>
        <w:ind w:left="567" w:firstLine="0"/>
      </w:pPr>
      <w:rPr>
        <w:rFonts w:ascii="Arial Unicode MS" w:eastAsia="宋体" w:hAnsi="Arial Unicode MS" w:cs="Arial Unicode MS" w:hint="eastAsia"/>
        <w:color w:val="auto"/>
        <w:sz w:val="32"/>
        <w:szCs w:val="32"/>
      </w:rPr>
    </w:lvl>
    <w:lvl w:ilvl="3">
      <w:start w:val="1"/>
      <w:numFmt w:val="decimal"/>
      <w:lvlText w:val="%1.%2.%3.%4"/>
      <w:lvlJc w:val="left"/>
      <w:pPr>
        <w:tabs>
          <w:tab w:val="num" w:pos="0"/>
        </w:tabs>
        <w:ind w:left="0" w:firstLine="0"/>
      </w:pPr>
      <w:rPr>
        <w:rFonts w:ascii="Times New Roman" w:hAnsi="Times New Roman" w:cs="Times New Roman" w:hint="eastAsia"/>
        <w:bCs w:val="0"/>
        <w:i w:val="0"/>
        <w:iCs w:val="0"/>
        <w:caps w:val="0"/>
        <w:smallCaps w:val="0"/>
        <w:strike w:val="0"/>
        <w:dstrike w:val="0"/>
        <w:vanish w:val="0"/>
        <w:color w:val="000000"/>
        <w:spacing w:val="0"/>
        <w:position w:val="0"/>
        <w:u w:val="none"/>
        <w:vertAlign w:val="baseline"/>
      </w:rPr>
    </w:lvl>
    <w:lvl w:ilvl="4">
      <w:start w:val="1"/>
      <w:numFmt w:val="decimal"/>
      <w:lvlText w:val="%1.%2.%3.%4.%5"/>
      <w:lvlJc w:val="left"/>
      <w:pPr>
        <w:tabs>
          <w:tab w:val="num" w:pos="0"/>
        </w:tabs>
        <w:ind w:left="0" w:firstLine="0"/>
      </w:pPr>
      <w:rPr>
        <w:rFonts w:ascii="Times New Roman" w:hAnsi="Times New Roman" w:cs="Times New Roman" w:hint="eastAsia"/>
        <w:bCs w:val="0"/>
        <w:i w:val="0"/>
        <w:iCs w:val="0"/>
        <w:caps w:val="0"/>
        <w:smallCaps w:val="0"/>
        <w:strike w:val="0"/>
        <w:dstrike w:val="0"/>
        <w:vanish w:val="0"/>
        <w:color w:val="000000"/>
        <w:spacing w:val="0"/>
        <w:position w:val="0"/>
        <w:u w:val="none"/>
        <w:vertAlign w:val="baseline"/>
      </w:rPr>
    </w:lvl>
    <w:lvl w:ilvl="5">
      <w:start w:val="1"/>
      <w:numFmt w:val="decimal"/>
      <w:lvlText w:val="§%1.%2.%3.%4.%5.%6"/>
      <w:lvlJc w:val="left"/>
      <w:pPr>
        <w:tabs>
          <w:tab w:val="num" w:pos="0"/>
        </w:tabs>
        <w:ind w:left="0" w:firstLine="0"/>
      </w:pPr>
      <w:rPr>
        <w:rFonts w:ascii="Arial Unicode MS" w:eastAsia="宋体" w:hAnsi="Arial Unicode MS" w:cs="Arial Unicode MS" w:hint="eastAsia"/>
        <w:b/>
        <w:i w:val="0"/>
        <w:sz w:val="24"/>
        <w:szCs w:val="24"/>
      </w:rPr>
    </w:lvl>
    <w:lvl w:ilvl="6">
      <w:start w:val="1"/>
      <w:numFmt w:val="decimal"/>
      <w:lvlText w:val="§%1.%2.%3.%4.%5.%6.%7"/>
      <w:lvlJc w:val="left"/>
      <w:pPr>
        <w:tabs>
          <w:tab w:val="num" w:pos="0"/>
        </w:tabs>
        <w:ind w:left="0" w:firstLine="0"/>
      </w:pPr>
      <w:rPr>
        <w:rFonts w:cs="Times New Roman" w:hint="eastAsia"/>
      </w:rPr>
    </w:lvl>
    <w:lvl w:ilvl="7">
      <w:start w:val="1"/>
      <w:numFmt w:val="decimal"/>
      <w:lvlText w:val="§%1.%2.%3.%4.%5.%6.%7.%8"/>
      <w:lvlJc w:val="left"/>
      <w:pPr>
        <w:tabs>
          <w:tab w:val="num" w:pos="0"/>
        </w:tabs>
        <w:ind w:left="0" w:firstLine="0"/>
      </w:pPr>
      <w:rPr>
        <w:rFonts w:cs="Times New Roman" w:hint="eastAsia"/>
      </w:rPr>
    </w:lvl>
    <w:lvl w:ilvl="8">
      <w:start w:val="1"/>
      <w:numFmt w:val="decimal"/>
      <w:lvlText w:val="%1.%2.%3.%4.%5.%6.%7.%8.%9"/>
      <w:lvlJc w:val="left"/>
      <w:pPr>
        <w:tabs>
          <w:tab w:val="num" w:pos="0"/>
        </w:tabs>
        <w:ind w:left="0" w:firstLine="0"/>
      </w:pPr>
      <w:rPr>
        <w:rFonts w:cs="Times New Roman" w:hint="eastAsia"/>
        <w:b/>
        <w:i w:val="0"/>
      </w:rPr>
    </w:lvl>
  </w:abstractNum>
  <w:abstractNum w:abstractNumId="1">
    <w:nsid w:val="0036487B"/>
    <w:multiLevelType w:val="hybridMultilevel"/>
    <w:tmpl w:val="BEF44740"/>
    <w:lvl w:ilvl="0" w:tplc="89C847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C774BA"/>
    <w:multiLevelType w:val="multilevel"/>
    <w:tmpl w:val="04C774BA"/>
    <w:lvl w:ilvl="0">
      <w:start w:val="1"/>
      <w:numFmt w:val="bullet"/>
      <w:lvlText w:val=""/>
      <w:lvlJc w:val="left"/>
      <w:pPr>
        <w:ind w:left="2595" w:hanging="420"/>
      </w:pPr>
      <w:rPr>
        <w:rFonts w:ascii="Wingdings" w:hAnsi="Wingdings" w:hint="default"/>
      </w:rPr>
    </w:lvl>
    <w:lvl w:ilvl="1">
      <w:start w:val="1"/>
      <w:numFmt w:val="bullet"/>
      <w:lvlText w:val=""/>
      <w:lvlJc w:val="left"/>
      <w:pPr>
        <w:ind w:left="3015" w:hanging="420"/>
      </w:pPr>
      <w:rPr>
        <w:rFonts w:ascii="Wingdings" w:hAnsi="Wingdings" w:hint="default"/>
      </w:rPr>
    </w:lvl>
    <w:lvl w:ilvl="2">
      <w:start w:val="1"/>
      <w:numFmt w:val="bullet"/>
      <w:lvlText w:val=""/>
      <w:lvlJc w:val="left"/>
      <w:pPr>
        <w:ind w:left="3435" w:hanging="420"/>
      </w:pPr>
      <w:rPr>
        <w:rFonts w:ascii="Wingdings" w:hAnsi="Wingdings" w:hint="default"/>
      </w:rPr>
    </w:lvl>
    <w:lvl w:ilvl="3">
      <w:start w:val="1"/>
      <w:numFmt w:val="bullet"/>
      <w:lvlText w:val=""/>
      <w:lvlJc w:val="left"/>
      <w:pPr>
        <w:ind w:left="3855" w:hanging="420"/>
      </w:pPr>
      <w:rPr>
        <w:rFonts w:ascii="Wingdings" w:hAnsi="Wingdings" w:hint="default"/>
      </w:rPr>
    </w:lvl>
    <w:lvl w:ilvl="4">
      <w:start w:val="1"/>
      <w:numFmt w:val="bullet"/>
      <w:lvlText w:val=""/>
      <w:lvlJc w:val="left"/>
      <w:pPr>
        <w:ind w:left="4275" w:hanging="420"/>
      </w:pPr>
      <w:rPr>
        <w:rFonts w:ascii="Wingdings" w:hAnsi="Wingdings" w:hint="default"/>
      </w:rPr>
    </w:lvl>
    <w:lvl w:ilvl="5">
      <w:start w:val="1"/>
      <w:numFmt w:val="bullet"/>
      <w:lvlText w:val=""/>
      <w:lvlJc w:val="left"/>
      <w:pPr>
        <w:ind w:left="4695" w:hanging="420"/>
      </w:pPr>
      <w:rPr>
        <w:rFonts w:ascii="Wingdings" w:hAnsi="Wingdings" w:hint="default"/>
      </w:rPr>
    </w:lvl>
    <w:lvl w:ilvl="6">
      <w:start w:val="1"/>
      <w:numFmt w:val="bullet"/>
      <w:lvlText w:val=""/>
      <w:lvlJc w:val="left"/>
      <w:pPr>
        <w:ind w:left="5115" w:hanging="420"/>
      </w:pPr>
      <w:rPr>
        <w:rFonts w:ascii="Wingdings" w:hAnsi="Wingdings" w:hint="default"/>
      </w:rPr>
    </w:lvl>
    <w:lvl w:ilvl="7">
      <w:start w:val="1"/>
      <w:numFmt w:val="bullet"/>
      <w:lvlText w:val=""/>
      <w:lvlJc w:val="left"/>
      <w:pPr>
        <w:ind w:left="5535" w:hanging="420"/>
      </w:pPr>
      <w:rPr>
        <w:rFonts w:ascii="Wingdings" w:hAnsi="Wingdings" w:hint="default"/>
      </w:rPr>
    </w:lvl>
    <w:lvl w:ilvl="8">
      <w:start w:val="1"/>
      <w:numFmt w:val="bullet"/>
      <w:lvlText w:val=""/>
      <w:lvlJc w:val="left"/>
      <w:pPr>
        <w:ind w:left="5955" w:hanging="420"/>
      </w:pPr>
      <w:rPr>
        <w:rFonts w:ascii="Wingdings" w:hAnsi="Wingdings" w:hint="default"/>
      </w:rPr>
    </w:lvl>
  </w:abstractNum>
  <w:abstractNum w:abstractNumId="3">
    <w:nsid w:val="0C5D072B"/>
    <w:multiLevelType w:val="multilevel"/>
    <w:tmpl w:val="0C5D072B"/>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0E102282"/>
    <w:multiLevelType w:val="hybridMultilevel"/>
    <w:tmpl w:val="0B180960"/>
    <w:lvl w:ilvl="0" w:tplc="89C847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4C69A4"/>
    <w:multiLevelType w:val="multilevel"/>
    <w:tmpl w:val="861413BE"/>
    <w:lvl w:ilvl="0">
      <w:start w:val="1"/>
      <w:numFmt w:val="chineseCountingThousand"/>
      <w:pStyle w:val="1"/>
      <w:lvlText w:val="第%1章"/>
      <w:lvlJc w:val="left"/>
      <w:pPr>
        <w:tabs>
          <w:tab w:val="num" w:pos="1069"/>
        </w:tabs>
        <w:ind w:left="0" w:firstLine="0"/>
      </w:pPr>
      <w:rPr>
        <w:rFonts w:asciiTheme="minorHAnsi" w:eastAsia="宋体" w:hAnsiTheme="minorHAnsi" w:hint="default"/>
        <w:b/>
        <w:i w:val="0"/>
        <w:sz w:val="44"/>
      </w:rPr>
    </w:lvl>
    <w:lvl w:ilvl="1">
      <w:start w:val="1"/>
      <w:numFmt w:val="decimal"/>
      <w:pStyle w:val="2"/>
      <w:isLgl/>
      <w:lvlText w:val="%1.%2"/>
      <w:lvlJc w:val="left"/>
      <w:pPr>
        <w:tabs>
          <w:tab w:val="num" w:pos="1069"/>
        </w:tabs>
        <w:ind w:left="0" w:firstLine="0"/>
      </w:pPr>
      <w:rPr>
        <w:rFonts w:eastAsia="宋体" w:hint="eastAsia"/>
        <w:b/>
        <w:i w:val="0"/>
        <w:sz w:val="36"/>
      </w:rPr>
    </w:lvl>
    <w:lvl w:ilvl="2">
      <w:start w:val="1"/>
      <w:numFmt w:val="decimal"/>
      <w:pStyle w:val="3"/>
      <w:isLgl/>
      <w:lvlText w:val="%1.%2.%3"/>
      <w:lvlJc w:val="left"/>
      <w:pPr>
        <w:tabs>
          <w:tab w:val="num" w:pos="1069"/>
        </w:tabs>
        <w:ind w:left="0" w:firstLine="0"/>
      </w:pPr>
      <w:rPr>
        <w:rFonts w:ascii="宋体" w:eastAsia="宋体" w:hAnsi="Arial" w:hint="eastAsia"/>
        <w:b/>
        <w:i w:val="0"/>
        <w:sz w:val="32"/>
      </w:rPr>
    </w:lvl>
    <w:lvl w:ilvl="3">
      <w:start w:val="1"/>
      <w:numFmt w:val="decimal"/>
      <w:pStyle w:val="4"/>
      <w:isLgl/>
      <w:lvlText w:val="%1.%2.%3.%4"/>
      <w:lvlJc w:val="left"/>
      <w:pPr>
        <w:ind w:left="0" w:firstLine="0"/>
      </w:pPr>
      <w:rPr>
        <w:rFonts w:ascii="宋体" w:eastAsia="宋体" w:hint="eastAsia"/>
        <w:b/>
        <w:i w:val="0"/>
        <w:sz w:val="30"/>
        <w:szCs w:val="24"/>
      </w:rPr>
    </w:lvl>
    <w:lvl w:ilvl="4">
      <w:start w:val="1"/>
      <w:numFmt w:val="decimal"/>
      <w:pStyle w:val="5"/>
      <w:isLgl/>
      <w:lvlText w:val="%1.%2.%3.%4.%5."/>
      <w:lvlJc w:val="left"/>
      <w:pPr>
        <w:tabs>
          <w:tab w:val="num" w:pos="1069"/>
        </w:tabs>
        <w:ind w:left="0" w:firstLine="0"/>
      </w:pPr>
      <w:rPr>
        <w:rFonts w:asciiTheme="minorEastAsia" w:eastAsia="宋体" w:hint="default"/>
        <w:b/>
        <w:i w:val="0"/>
        <w:sz w:val="28"/>
      </w:rPr>
    </w:lvl>
    <w:lvl w:ilvl="5">
      <w:start w:val="1"/>
      <w:numFmt w:val="decimal"/>
      <w:pStyle w:val="6"/>
      <w:isLgl/>
      <w:lvlText w:val="%1.%2.%3.%4.%5.%6."/>
      <w:lvlJc w:val="left"/>
      <w:pPr>
        <w:tabs>
          <w:tab w:val="num" w:pos="1069"/>
        </w:tabs>
        <w:ind w:left="0" w:firstLine="0"/>
      </w:pPr>
      <w:rPr>
        <w:rFonts w:asciiTheme="minorHAnsi" w:eastAsia="宋体" w:hAnsiTheme="minorHAnsi" w:hint="default"/>
        <w:b/>
        <w:i w:val="0"/>
        <w:sz w:val="24"/>
      </w:rPr>
    </w:lvl>
    <w:lvl w:ilvl="6">
      <w:start w:val="1"/>
      <w:numFmt w:val="decimal"/>
      <w:pStyle w:val="7"/>
      <w:isLgl/>
      <w:lvlText w:val="%1.%2.%3.%4.%5.%6.%7."/>
      <w:lvlJc w:val="left"/>
      <w:pPr>
        <w:tabs>
          <w:tab w:val="num" w:pos="1069"/>
        </w:tabs>
        <w:ind w:left="0" w:firstLine="0"/>
      </w:pPr>
      <w:rPr>
        <w:rFonts w:asciiTheme="minorEastAsia" w:eastAsia="宋体" w:hint="default"/>
        <w:b/>
        <w:i w:val="0"/>
        <w:sz w:val="24"/>
      </w:rPr>
    </w:lvl>
    <w:lvl w:ilvl="7">
      <w:start w:val="1"/>
      <w:numFmt w:val="decimal"/>
      <w:pStyle w:val="8"/>
      <w:isLgl/>
      <w:lvlText w:val="%1.%2.%3.%4.%5.%6.%7.%8."/>
      <w:lvlJc w:val="left"/>
      <w:pPr>
        <w:tabs>
          <w:tab w:val="num" w:pos="1069"/>
        </w:tabs>
        <w:ind w:left="0" w:firstLine="0"/>
      </w:pPr>
      <w:rPr>
        <w:rFonts w:asciiTheme="minorEastAsia" w:eastAsia="宋体" w:hint="default"/>
        <w:b/>
        <w:i w:val="0"/>
        <w:sz w:val="24"/>
      </w:rPr>
    </w:lvl>
    <w:lvl w:ilvl="8">
      <w:start w:val="1"/>
      <w:numFmt w:val="decimal"/>
      <w:pStyle w:val="9"/>
      <w:isLgl/>
      <w:lvlText w:val="%1.%2.%3.%4.%5.%6.%7.%8.%9."/>
      <w:lvlJc w:val="left"/>
      <w:pPr>
        <w:tabs>
          <w:tab w:val="num" w:pos="1069"/>
        </w:tabs>
        <w:ind w:left="0" w:firstLine="0"/>
      </w:pPr>
      <w:rPr>
        <w:rFonts w:asciiTheme="minorEastAsia" w:eastAsia="宋体" w:hint="default"/>
        <w:b/>
        <w:i w:val="0"/>
      </w:rPr>
    </w:lvl>
  </w:abstractNum>
  <w:abstractNum w:abstractNumId="6">
    <w:nsid w:val="264968D0"/>
    <w:multiLevelType w:val="multilevel"/>
    <w:tmpl w:val="264968D0"/>
    <w:lvl w:ilvl="0">
      <w:start w:val="1"/>
      <w:numFmt w:val="bullet"/>
      <w:lvlText w:val=""/>
      <w:lvlJc w:val="left"/>
      <w:pPr>
        <w:ind w:left="1755" w:hanging="420"/>
      </w:pPr>
      <w:rPr>
        <w:rFonts w:ascii="Wingdings" w:hAnsi="Wingdings" w:hint="default"/>
      </w:rPr>
    </w:lvl>
    <w:lvl w:ilvl="1">
      <w:start w:val="1"/>
      <w:numFmt w:val="bullet"/>
      <w:lvlText w:val=""/>
      <w:lvlJc w:val="left"/>
      <w:pPr>
        <w:ind w:left="2175" w:hanging="420"/>
      </w:pPr>
      <w:rPr>
        <w:rFonts w:ascii="Wingdings" w:hAnsi="Wingdings" w:hint="default"/>
      </w:rPr>
    </w:lvl>
    <w:lvl w:ilvl="2">
      <w:start w:val="1"/>
      <w:numFmt w:val="bullet"/>
      <w:lvlText w:val=""/>
      <w:lvlJc w:val="left"/>
      <w:pPr>
        <w:ind w:left="2595" w:hanging="420"/>
      </w:pPr>
      <w:rPr>
        <w:rFonts w:ascii="Wingdings" w:hAnsi="Wingdings" w:hint="default"/>
      </w:rPr>
    </w:lvl>
    <w:lvl w:ilvl="3">
      <w:start w:val="1"/>
      <w:numFmt w:val="bullet"/>
      <w:lvlText w:val=""/>
      <w:lvlJc w:val="left"/>
      <w:pPr>
        <w:ind w:left="3015" w:hanging="420"/>
      </w:pPr>
      <w:rPr>
        <w:rFonts w:ascii="Wingdings" w:hAnsi="Wingdings" w:hint="default"/>
      </w:rPr>
    </w:lvl>
    <w:lvl w:ilvl="4">
      <w:start w:val="1"/>
      <w:numFmt w:val="bullet"/>
      <w:lvlText w:val=""/>
      <w:lvlJc w:val="left"/>
      <w:pPr>
        <w:ind w:left="3435" w:hanging="420"/>
      </w:pPr>
      <w:rPr>
        <w:rFonts w:ascii="Wingdings" w:hAnsi="Wingdings" w:hint="default"/>
      </w:rPr>
    </w:lvl>
    <w:lvl w:ilvl="5">
      <w:start w:val="1"/>
      <w:numFmt w:val="bullet"/>
      <w:lvlText w:val=""/>
      <w:lvlJc w:val="left"/>
      <w:pPr>
        <w:ind w:left="3855" w:hanging="420"/>
      </w:pPr>
      <w:rPr>
        <w:rFonts w:ascii="Wingdings" w:hAnsi="Wingdings" w:hint="default"/>
      </w:rPr>
    </w:lvl>
    <w:lvl w:ilvl="6">
      <w:start w:val="1"/>
      <w:numFmt w:val="bullet"/>
      <w:lvlText w:val=""/>
      <w:lvlJc w:val="left"/>
      <w:pPr>
        <w:ind w:left="4275" w:hanging="420"/>
      </w:pPr>
      <w:rPr>
        <w:rFonts w:ascii="Wingdings" w:hAnsi="Wingdings" w:hint="default"/>
      </w:rPr>
    </w:lvl>
    <w:lvl w:ilvl="7">
      <w:start w:val="1"/>
      <w:numFmt w:val="bullet"/>
      <w:lvlText w:val=""/>
      <w:lvlJc w:val="left"/>
      <w:pPr>
        <w:ind w:left="4695" w:hanging="420"/>
      </w:pPr>
      <w:rPr>
        <w:rFonts w:ascii="Wingdings" w:hAnsi="Wingdings" w:hint="default"/>
      </w:rPr>
    </w:lvl>
    <w:lvl w:ilvl="8">
      <w:start w:val="1"/>
      <w:numFmt w:val="bullet"/>
      <w:lvlText w:val=""/>
      <w:lvlJc w:val="left"/>
      <w:pPr>
        <w:ind w:left="5115" w:hanging="420"/>
      </w:pPr>
      <w:rPr>
        <w:rFonts w:ascii="Wingdings" w:hAnsi="Wingdings" w:hint="default"/>
      </w:rPr>
    </w:lvl>
  </w:abstractNum>
  <w:abstractNum w:abstractNumId="7">
    <w:nsid w:val="3155543E"/>
    <w:multiLevelType w:val="multilevel"/>
    <w:tmpl w:val="3155543E"/>
    <w:lvl w:ilvl="0">
      <w:start w:val="1"/>
      <w:numFmt w:val="bullet"/>
      <w:lvlText w:val=""/>
      <w:lvlJc w:val="left"/>
      <w:pPr>
        <w:ind w:left="2175" w:hanging="420"/>
      </w:pPr>
      <w:rPr>
        <w:rFonts w:ascii="Wingdings" w:hAnsi="Wingdings" w:hint="default"/>
      </w:rPr>
    </w:lvl>
    <w:lvl w:ilvl="1">
      <w:start w:val="1"/>
      <w:numFmt w:val="bullet"/>
      <w:lvlText w:val=""/>
      <w:lvlJc w:val="left"/>
      <w:pPr>
        <w:ind w:left="2595" w:hanging="420"/>
      </w:pPr>
      <w:rPr>
        <w:rFonts w:ascii="Wingdings" w:hAnsi="Wingdings" w:hint="default"/>
      </w:rPr>
    </w:lvl>
    <w:lvl w:ilvl="2">
      <w:start w:val="1"/>
      <w:numFmt w:val="bullet"/>
      <w:lvlText w:val=""/>
      <w:lvlJc w:val="left"/>
      <w:pPr>
        <w:ind w:left="3015" w:hanging="420"/>
      </w:pPr>
      <w:rPr>
        <w:rFonts w:ascii="Wingdings" w:hAnsi="Wingdings" w:hint="default"/>
      </w:rPr>
    </w:lvl>
    <w:lvl w:ilvl="3">
      <w:start w:val="1"/>
      <w:numFmt w:val="bullet"/>
      <w:lvlText w:val=""/>
      <w:lvlJc w:val="left"/>
      <w:pPr>
        <w:ind w:left="3435" w:hanging="420"/>
      </w:pPr>
      <w:rPr>
        <w:rFonts w:ascii="Wingdings" w:hAnsi="Wingdings" w:hint="default"/>
      </w:rPr>
    </w:lvl>
    <w:lvl w:ilvl="4">
      <w:start w:val="1"/>
      <w:numFmt w:val="bullet"/>
      <w:lvlText w:val=""/>
      <w:lvlJc w:val="left"/>
      <w:pPr>
        <w:ind w:left="3855" w:hanging="420"/>
      </w:pPr>
      <w:rPr>
        <w:rFonts w:ascii="Wingdings" w:hAnsi="Wingdings" w:hint="default"/>
      </w:rPr>
    </w:lvl>
    <w:lvl w:ilvl="5">
      <w:start w:val="1"/>
      <w:numFmt w:val="bullet"/>
      <w:lvlText w:val=""/>
      <w:lvlJc w:val="left"/>
      <w:pPr>
        <w:ind w:left="4275" w:hanging="420"/>
      </w:pPr>
      <w:rPr>
        <w:rFonts w:ascii="Wingdings" w:hAnsi="Wingdings" w:hint="default"/>
      </w:rPr>
    </w:lvl>
    <w:lvl w:ilvl="6">
      <w:start w:val="1"/>
      <w:numFmt w:val="bullet"/>
      <w:lvlText w:val=""/>
      <w:lvlJc w:val="left"/>
      <w:pPr>
        <w:ind w:left="4695" w:hanging="420"/>
      </w:pPr>
      <w:rPr>
        <w:rFonts w:ascii="Wingdings" w:hAnsi="Wingdings" w:hint="default"/>
      </w:rPr>
    </w:lvl>
    <w:lvl w:ilvl="7">
      <w:start w:val="1"/>
      <w:numFmt w:val="bullet"/>
      <w:lvlText w:val=""/>
      <w:lvlJc w:val="left"/>
      <w:pPr>
        <w:ind w:left="5115" w:hanging="420"/>
      </w:pPr>
      <w:rPr>
        <w:rFonts w:ascii="Wingdings" w:hAnsi="Wingdings" w:hint="default"/>
      </w:rPr>
    </w:lvl>
    <w:lvl w:ilvl="8">
      <w:start w:val="1"/>
      <w:numFmt w:val="bullet"/>
      <w:lvlText w:val=""/>
      <w:lvlJc w:val="left"/>
      <w:pPr>
        <w:ind w:left="5535" w:hanging="420"/>
      </w:pPr>
      <w:rPr>
        <w:rFonts w:ascii="Wingdings" w:hAnsi="Wingdings" w:hint="default"/>
      </w:rPr>
    </w:lvl>
  </w:abstractNum>
  <w:abstractNum w:abstractNumId="8">
    <w:nsid w:val="328018A7"/>
    <w:multiLevelType w:val="multilevel"/>
    <w:tmpl w:val="328018A7"/>
    <w:lvl w:ilvl="0">
      <w:start w:val="1"/>
      <w:numFmt w:val="bullet"/>
      <w:lvlText w:val=""/>
      <w:lvlJc w:val="left"/>
      <w:pPr>
        <w:ind w:left="1755" w:hanging="420"/>
      </w:pPr>
      <w:rPr>
        <w:rFonts w:ascii="Wingdings" w:hAnsi="Wingdings" w:hint="default"/>
      </w:rPr>
    </w:lvl>
    <w:lvl w:ilvl="1">
      <w:start w:val="1"/>
      <w:numFmt w:val="bullet"/>
      <w:lvlText w:val=""/>
      <w:lvlJc w:val="left"/>
      <w:pPr>
        <w:ind w:left="2175" w:hanging="420"/>
      </w:pPr>
      <w:rPr>
        <w:rFonts w:ascii="Wingdings" w:hAnsi="Wingdings" w:hint="default"/>
      </w:rPr>
    </w:lvl>
    <w:lvl w:ilvl="2">
      <w:start w:val="1"/>
      <w:numFmt w:val="bullet"/>
      <w:lvlText w:val=""/>
      <w:lvlJc w:val="left"/>
      <w:pPr>
        <w:ind w:left="2595" w:hanging="420"/>
      </w:pPr>
      <w:rPr>
        <w:rFonts w:ascii="Wingdings" w:hAnsi="Wingdings" w:hint="default"/>
      </w:rPr>
    </w:lvl>
    <w:lvl w:ilvl="3">
      <w:start w:val="1"/>
      <w:numFmt w:val="bullet"/>
      <w:lvlText w:val=""/>
      <w:lvlJc w:val="left"/>
      <w:pPr>
        <w:ind w:left="3015" w:hanging="420"/>
      </w:pPr>
      <w:rPr>
        <w:rFonts w:ascii="Wingdings" w:hAnsi="Wingdings" w:hint="default"/>
      </w:rPr>
    </w:lvl>
    <w:lvl w:ilvl="4">
      <w:start w:val="1"/>
      <w:numFmt w:val="bullet"/>
      <w:lvlText w:val=""/>
      <w:lvlJc w:val="left"/>
      <w:pPr>
        <w:ind w:left="3435" w:hanging="420"/>
      </w:pPr>
      <w:rPr>
        <w:rFonts w:ascii="Wingdings" w:hAnsi="Wingdings" w:hint="default"/>
      </w:rPr>
    </w:lvl>
    <w:lvl w:ilvl="5">
      <w:start w:val="1"/>
      <w:numFmt w:val="bullet"/>
      <w:lvlText w:val=""/>
      <w:lvlJc w:val="left"/>
      <w:pPr>
        <w:ind w:left="3855" w:hanging="420"/>
      </w:pPr>
      <w:rPr>
        <w:rFonts w:ascii="Wingdings" w:hAnsi="Wingdings" w:hint="default"/>
      </w:rPr>
    </w:lvl>
    <w:lvl w:ilvl="6">
      <w:start w:val="1"/>
      <w:numFmt w:val="bullet"/>
      <w:lvlText w:val=""/>
      <w:lvlJc w:val="left"/>
      <w:pPr>
        <w:ind w:left="4275" w:hanging="420"/>
      </w:pPr>
      <w:rPr>
        <w:rFonts w:ascii="Wingdings" w:hAnsi="Wingdings" w:hint="default"/>
      </w:rPr>
    </w:lvl>
    <w:lvl w:ilvl="7">
      <w:start w:val="1"/>
      <w:numFmt w:val="bullet"/>
      <w:lvlText w:val=""/>
      <w:lvlJc w:val="left"/>
      <w:pPr>
        <w:ind w:left="4695" w:hanging="420"/>
      </w:pPr>
      <w:rPr>
        <w:rFonts w:ascii="Wingdings" w:hAnsi="Wingdings" w:hint="default"/>
      </w:rPr>
    </w:lvl>
    <w:lvl w:ilvl="8">
      <w:start w:val="1"/>
      <w:numFmt w:val="bullet"/>
      <w:lvlText w:val=""/>
      <w:lvlJc w:val="left"/>
      <w:pPr>
        <w:ind w:left="5115" w:hanging="420"/>
      </w:pPr>
      <w:rPr>
        <w:rFonts w:ascii="Wingdings" w:hAnsi="Wingdings" w:hint="default"/>
      </w:rPr>
    </w:lvl>
  </w:abstractNum>
  <w:abstractNum w:abstractNumId="9">
    <w:nsid w:val="36C0207C"/>
    <w:multiLevelType w:val="singleLevel"/>
    <w:tmpl w:val="597E9F5C"/>
    <w:lvl w:ilvl="0">
      <w:start w:val="1"/>
      <w:numFmt w:val="decimal"/>
      <w:suff w:val="nothing"/>
      <w:lvlText w:val="%1."/>
      <w:lvlJc w:val="left"/>
    </w:lvl>
  </w:abstractNum>
  <w:abstractNum w:abstractNumId="10">
    <w:nsid w:val="3AE92FA4"/>
    <w:multiLevelType w:val="hybridMultilevel"/>
    <w:tmpl w:val="8C9011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3B1A162C"/>
    <w:multiLevelType w:val="hybridMultilevel"/>
    <w:tmpl w:val="90B29174"/>
    <w:lvl w:ilvl="0" w:tplc="89C847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AAF6BE6"/>
    <w:multiLevelType w:val="multilevel"/>
    <w:tmpl w:val="4AAF6BE6"/>
    <w:lvl w:ilvl="0">
      <w:start w:val="1"/>
      <w:numFmt w:val="bullet"/>
      <w:lvlText w:val=""/>
      <w:lvlJc w:val="left"/>
      <w:pPr>
        <w:ind w:left="2175" w:hanging="420"/>
      </w:pPr>
      <w:rPr>
        <w:rFonts w:ascii="Wingdings" w:hAnsi="Wingdings" w:hint="default"/>
      </w:rPr>
    </w:lvl>
    <w:lvl w:ilvl="1">
      <w:start w:val="1"/>
      <w:numFmt w:val="bullet"/>
      <w:lvlText w:val=""/>
      <w:lvlJc w:val="left"/>
      <w:pPr>
        <w:ind w:left="2595" w:hanging="420"/>
      </w:pPr>
      <w:rPr>
        <w:rFonts w:ascii="Wingdings" w:hAnsi="Wingdings" w:hint="default"/>
      </w:rPr>
    </w:lvl>
    <w:lvl w:ilvl="2">
      <w:start w:val="1"/>
      <w:numFmt w:val="bullet"/>
      <w:lvlText w:val=""/>
      <w:lvlJc w:val="left"/>
      <w:pPr>
        <w:ind w:left="3015" w:hanging="420"/>
      </w:pPr>
      <w:rPr>
        <w:rFonts w:ascii="Wingdings" w:hAnsi="Wingdings" w:hint="default"/>
      </w:rPr>
    </w:lvl>
    <w:lvl w:ilvl="3">
      <w:start w:val="1"/>
      <w:numFmt w:val="bullet"/>
      <w:lvlText w:val=""/>
      <w:lvlJc w:val="left"/>
      <w:pPr>
        <w:ind w:left="3435" w:hanging="420"/>
      </w:pPr>
      <w:rPr>
        <w:rFonts w:ascii="Wingdings" w:hAnsi="Wingdings" w:hint="default"/>
      </w:rPr>
    </w:lvl>
    <w:lvl w:ilvl="4">
      <w:start w:val="1"/>
      <w:numFmt w:val="bullet"/>
      <w:lvlText w:val=""/>
      <w:lvlJc w:val="left"/>
      <w:pPr>
        <w:ind w:left="3855" w:hanging="420"/>
      </w:pPr>
      <w:rPr>
        <w:rFonts w:ascii="Wingdings" w:hAnsi="Wingdings" w:hint="default"/>
      </w:rPr>
    </w:lvl>
    <w:lvl w:ilvl="5">
      <w:start w:val="1"/>
      <w:numFmt w:val="bullet"/>
      <w:lvlText w:val=""/>
      <w:lvlJc w:val="left"/>
      <w:pPr>
        <w:ind w:left="4275" w:hanging="420"/>
      </w:pPr>
      <w:rPr>
        <w:rFonts w:ascii="Wingdings" w:hAnsi="Wingdings" w:hint="default"/>
      </w:rPr>
    </w:lvl>
    <w:lvl w:ilvl="6">
      <w:start w:val="1"/>
      <w:numFmt w:val="bullet"/>
      <w:lvlText w:val=""/>
      <w:lvlJc w:val="left"/>
      <w:pPr>
        <w:ind w:left="4695" w:hanging="420"/>
      </w:pPr>
      <w:rPr>
        <w:rFonts w:ascii="Wingdings" w:hAnsi="Wingdings" w:hint="default"/>
      </w:rPr>
    </w:lvl>
    <w:lvl w:ilvl="7">
      <w:start w:val="1"/>
      <w:numFmt w:val="bullet"/>
      <w:lvlText w:val=""/>
      <w:lvlJc w:val="left"/>
      <w:pPr>
        <w:ind w:left="5115" w:hanging="420"/>
      </w:pPr>
      <w:rPr>
        <w:rFonts w:ascii="Wingdings" w:hAnsi="Wingdings" w:hint="default"/>
      </w:rPr>
    </w:lvl>
    <w:lvl w:ilvl="8">
      <w:start w:val="1"/>
      <w:numFmt w:val="bullet"/>
      <w:lvlText w:val=""/>
      <w:lvlJc w:val="left"/>
      <w:pPr>
        <w:ind w:left="5535" w:hanging="420"/>
      </w:pPr>
      <w:rPr>
        <w:rFonts w:ascii="Wingdings" w:hAnsi="Wingdings" w:hint="default"/>
      </w:rPr>
    </w:lvl>
  </w:abstractNum>
  <w:abstractNum w:abstractNumId="13">
    <w:nsid w:val="4E571DBE"/>
    <w:multiLevelType w:val="multilevel"/>
    <w:tmpl w:val="4E571DBE"/>
    <w:lvl w:ilvl="0">
      <w:start w:val="1"/>
      <w:numFmt w:val="bullet"/>
      <w:lvlText w:val=""/>
      <w:lvlJc w:val="left"/>
      <w:pPr>
        <w:ind w:left="2121" w:hanging="420"/>
      </w:pPr>
      <w:rPr>
        <w:rFonts w:ascii="Wingdings" w:hAnsi="Wingdings" w:hint="default"/>
      </w:rPr>
    </w:lvl>
    <w:lvl w:ilvl="1">
      <w:start w:val="1"/>
      <w:numFmt w:val="bullet"/>
      <w:lvlText w:val=""/>
      <w:lvlJc w:val="left"/>
      <w:pPr>
        <w:ind w:left="2541" w:hanging="420"/>
      </w:pPr>
      <w:rPr>
        <w:rFonts w:ascii="Wingdings" w:hAnsi="Wingdings" w:hint="default"/>
      </w:rPr>
    </w:lvl>
    <w:lvl w:ilvl="2">
      <w:start w:val="1"/>
      <w:numFmt w:val="bullet"/>
      <w:lvlText w:val=""/>
      <w:lvlJc w:val="left"/>
      <w:pPr>
        <w:ind w:left="2961" w:hanging="420"/>
      </w:pPr>
      <w:rPr>
        <w:rFonts w:ascii="Wingdings" w:hAnsi="Wingdings" w:hint="default"/>
      </w:rPr>
    </w:lvl>
    <w:lvl w:ilvl="3">
      <w:start w:val="1"/>
      <w:numFmt w:val="bullet"/>
      <w:lvlText w:val=""/>
      <w:lvlJc w:val="left"/>
      <w:pPr>
        <w:ind w:left="3381" w:hanging="420"/>
      </w:pPr>
      <w:rPr>
        <w:rFonts w:ascii="Wingdings" w:hAnsi="Wingdings" w:hint="default"/>
      </w:rPr>
    </w:lvl>
    <w:lvl w:ilvl="4">
      <w:start w:val="1"/>
      <w:numFmt w:val="bullet"/>
      <w:lvlText w:val=""/>
      <w:lvlJc w:val="left"/>
      <w:pPr>
        <w:ind w:left="3801" w:hanging="420"/>
      </w:pPr>
      <w:rPr>
        <w:rFonts w:ascii="Wingdings" w:hAnsi="Wingdings" w:hint="default"/>
      </w:rPr>
    </w:lvl>
    <w:lvl w:ilvl="5">
      <w:start w:val="1"/>
      <w:numFmt w:val="bullet"/>
      <w:lvlText w:val=""/>
      <w:lvlJc w:val="left"/>
      <w:pPr>
        <w:ind w:left="4221" w:hanging="420"/>
      </w:pPr>
      <w:rPr>
        <w:rFonts w:ascii="Wingdings" w:hAnsi="Wingdings" w:hint="default"/>
      </w:rPr>
    </w:lvl>
    <w:lvl w:ilvl="6">
      <w:start w:val="1"/>
      <w:numFmt w:val="bullet"/>
      <w:lvlText w:val=""/>
      <w:lvlJc w:val="left"/>
      <w:pPr>
        <w:ind w:left="4641" w:hanging="420"/>
      </w:pPr>
      <w:rPr>
        <w:rFonts w:ascii="Wingdings" w:hAnsi="Wingdings" w:hint="default"/>
      </w:rPr>
    </w:lvl>
    <w:lvl w:ilvl="7">
      <w:start w:val="1"/>
      <w:numFmt w:val="bullet"/>
      <w:lvlText w:val=""/>
      <w:lvlJc w:val="left"/>
      <w:pPr>
        <w:ind w:left="5061" w:hanging="420"/>
      </w:pPr>
      <w:rPr>
        <w:rFonts w:ascii="Wingdings" w:hAnsi="Wingdings" w:hint="default"/>
      </w:rPr>
    </w:lvl>
    <w:lvl w:ilvl="8">
      <w:start w:val="1"/>
      <w:numFmt w:val="bullet"/>
      <w:lvlText w:val=""/>
      <w:lvlJc w:val="left"/>
      <w:pPr>
        <w:ind w:left="5481" w:hanging="420"/>
      </w:pPr>
      <w:rPr>
        <w:rFonts w:ascii="Wingdings" w:hAnsi="Wingdings" w:hint="default"/>
      </w:rPr>
    </w:lvl>
  </w:abstractNum>
  <w:abstractNum w:abstractNumId="14">
    <w:nsid w:val="4ECD4A0E"/>
    <w:multiLevelType w:val="multilevel"/>
    <w:tmpl w:val="0C5D072B"/>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nsid w:val="54465262"/>
    <w:multiLevelType w:val="multilevel"/>
    <w:tmpl w:val="54465262"/>
    <w:lvl w:ilvl="0">
      <w:start w:val="1"/>
      <w:numFmt w:val="chineseCountingThousand"/>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nsid w:val="556E1B2F"/>
    <w:multiLevelType w:val="multilevel"/>
    <w:tmpl w:val="556E1B2F"/>
    <w:lvl w:ilvl="0">
      <w:start w:val="1"/>
      <w:numFmt w:val="decimal"/>
      <w:lvlText w:val="%1、"/>
      <w:lvlJc w:val="left"/>
      <w:pPr>
        <w:ind w:left="1335" w:hanging="855"/>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nsid w:val="58A56AD8"/>
    <w:multiLevelType w:val="multilevel"/>
    <w:tmpl w:val="58A56AD8"/>
    <w:lvl w:ilvl="0">
      <w:start w:val="1"/>
      <w:numFmt w:val="bullet"/>
      <w:pStyle w:val="Bullet1"/>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8">
    <w:nsid w:val="597E9BA8"/>
    <w:multiLevelType w:val="singleLevel"/>
    <w:tmpl w:val="597E9BA8"/>
    <w:lvl w:ilvl="0">
      <w:start w:val="1"/>
      <w:numFmt w:val="decimal"/>
      <w:suff w:val="nothing"/>
      <w:lvlText w:val="%1."/>
      <w:lvlJc w:val="left"/>
    </w:lvl>
  </w:abstractNum>
  <w:abstractNum w:abstractNumId="19">
    <w:nsid w:val="597E9F5C"/>
    <w:multiLevelType w:val="singleLevel"/>
    <w:tmpl w:val="597E9F5C"/>
    <w:lvl w:ilvl="0">
      <w:start w:val="1"/>
      <w:numFmt w:val="decimal"/>
      <w:suff w:val="nothing"/>
      <w:lvlText w:val="%1."/>
      <w:lvlJc w:val="left"/>
    </w:lvl>
  </w:abstractNum>
  <w:abstractNum w:abstractNumId="20">
    <w:nsid w:val="597FEDF0"/>
    <w:multiLevelType w:val="singleLevel"/>
    <w:tmpl w:val="597FEDF0"/>
    <w:lvl w:ilvl="0">
      <w:start w:val="1"/>
      <w:numFmt w:val="decimal"/>
      <w:suff w:val="nothing"/>
      <w:lvlText w:val="%1."/>
      <w:lvlJc w:val="left"/>
    </w:lvl>
  </w:abstractNum>
  <w:abstractNum w:abstractNumId="21">
    <w:nsid w:val="5982C66D"/>
    <w:multiLevelType w:val="singleLevel"/>
    <w:tmpl w:val="5982C66D"/>
    <w:lvl w:ilvl="0">
      <w:start w:val="1"/>
      <w:numFmt w:val="decimal"/>
      <w:suff w:val="nothing"/>
      <w:lvlText w:val="%1."/>
      <w:lvlJc w:val="left"/>
    </w:lvl>
  </w:abstractNum>
  <w:abstractNum w:abstractNumId="22">
    <w:nsid w:val="59AB4A07"/>
    <w:multiLevelType w:val="multilevel"/>
    <w:tmpl w:val="59AB4A07"/>
    <w:lvl w:ilvl="0">
      <w:start w:val="1"/>
      <w:numFmt w:val="chineseCountingThousand"/>
      <w:lvlText w:val="第%1篇"/>
      <w:lvlJc w:val="center"/>
      <w:pPr>
        <w:ind w:left="420" w:hanging="420"/>
      </w:pPr>
      <w:rPr>
        <w:rFonts w:eastAsia="方正小标宋_GBK" w:hint="eastAsia"/>
        <w:sz w:val="52"/>
      </w:rPr>
    </w:lvl>
    <w:lvl w:ilvl="1">
      <w:start w:val="1"/>
      <w:numFmt w:val="chineseCountingThousand"/>
      <w:lvlText w:val="第%2篇 "/>
      <w:lvlJc w:val="left"/>
      <w:pPr>
        <w:ind w:left="0" w:firstLine="0"/>
      </w:pPr>
      <w:rPr>
        <w:rFonts w:hint="eastAsia"/>
      </w:rPr>
    </w:lvl>
    <w:lvl w:ilvl="2">
      <w:start w:val="1"/>
      <w:numFmt w:val="chineseCountingThousand"/>
      <w:lvlText w:val="第%3节"/>
      <w:lvlJc w:val="left"/>
      <w:pPr>
        <w:ind w:left="3261" w:firstLine="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rPr>
    </w:lvl>
    <w:lvl w:ilvl="3">
      <w:start w:val="1"/>
      <w:numFmt w:val="chineseCountingThousand"/>
      <w:lvlText w:val="第%4节"/>
      <w:lvlJc w:val="left"/>
      <w:pPr>
        <w:ind w:left="0" w:firstLine="0"/>
      </w:pPr>
      <w:rPr>
        <w:rFonts w:hint="eastAsia"/>
      </w:rPr>
    </w:lvl>
    <w:lvl w:ilvl="4">
      <w:start w:val="1"/>
      <w:numFmt w:val="chineseCountingThousand"/>
      <w:lvlText w:val="%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23">
    <w:nsid w:val="660048BD"/>
    <w:multiLevelType w:val="multilevel"/>
    <w:tmpl w:val="660048BD"/>
    <w:lvl w:ilvl="0">
      <w:start w:val="1"/>
      <w:numFmt w:val="bullet"/>
      <w:lvlText w:val=""/>
      <w:lvlJc w:val="left"/>
      <w:pPr>
        <w:ind w:left="1755" w:hanging="420"/>
      </w:pPr>
      <w:rPr>
        <w:rFonts w:ascii="Wingdings" w:hAnsi="Wingdings" w:hint="default"/>
      </w:rPr>
    </w:lvl>
    <w:lvl w:ilvl="1">
      <w:start w:val="1"/>
      <w:numFmt w:val="bullet"/>
      <w:lvlText w:val=""/>
      <w:lvlJc w:val="left"/>
      <w:pPr>
        <w:ind w:left="2175" w:hanging="420"/>
      </w:pPr>
      <w:rPr>
        <w:rFonts w:ascii="Wingdings" w:hAnsi="Wingdings" w:hint="default"/>
      </w:rPr>
    </w:lvl>
    <w:lvl w:ilvl="2">
      <w:start w:val="1"/>
      <w:numFmt w:val="bullet"/>
      <w:lvlText w:val=""/>
      <w:lvlJc w:val="left"/>
      <w:pPr>
        <w:ind w:left="2595" w:hanging="420"/>
      </w:pPr>
      <w:rPr>
        <w:rFonts w:ascii="Wingdings" w:hAnsi="Wingdings" w:hint="default"/>
      </w:rPr>
    </w:lvl>
    <w:lvl w:ilvl="3">
      <w:start w:val="1"/>
      <w:numFmt w:val="bullet"/>
      <w:lvlText w:val=""/>
      <w:lvlJc w:val="left"/>
      <w:pPr>
        <w:ind w:left="3015" w:hanging="420"/>
      </w:pPr>
      <w:rPr>
        <w:rFonts w:ascii="Wingdings" w:hAnsi="Wingdings" w:hint="default"/>
      </w:rPr>
    </w:lvl>
    <w:lvl w:ilvl="4">
      <w:start w:val="1"/>
      <w:numFmt w:val="bullet"/>
      <w:lvlText w:val=""/>
      <w:lvlJc w:val="left"/>
      <w:pPr>
        <w:ind w:left="3435" w:hanging="420"/>
      </w:pPr>
      <w:rPr>
        <w:rFonts w:ascii="Wingdings" w:hAnsi="Wingdings" w:hint="default"/>
      </w:rPr>
    </w:lvl>
    <w:lvl w:ilvl="5">
      <w:start w:val="1"/>
      <w:numFmt w:val="bullet"/>
      <w:lvlText w:val=""/>
      <w:lvlJc w:val="left"/>
      <w:pPr>
        <w:ind w:left="3855" w:hanging="420"/>
      </w:pPr>
      <w:rPr>
        <w:rFonts w:ascii="Wingdings" w:hAnsi="Wingdings" w:hint="default"/>
      </w:rPr>
    </w:lvl>
    <w:lvl w:ilvl="6">
      <w:start w:val="1"/>
      <w:numFmt w:val="bullet"/>
      <w:lvlText w:val=""/>
      <w:lvlJc w:val="left"/>
      <w:pPr>
        <w:ind w:left="4275" w:hanging="420"/>
      </w:pPr>
      <w:rPr>
        <w:rFonts w:ascii="Wingdings" w:hAnsi="Wingdings" w:hint="default"/>
      </w:rPr>
    </w:lvl>
    <w:lvl w:ilvl="7">
      <w:start w:val="1"/>
      <w:numFmt w:val="bullet"/>
      <w:lvlText w:val=""/>
      <w:lvlJc w:val="left"/>
      <w:pPr>
        <w:ind w:left="4695" w:hanging="420"/>
      </w:pPr>
      <w:rPr>
        <w:rFonts w:ascii="Wingdings" w:hAnsi="Wingdings" w:hint="default"/>
      </w:rPr>
    </w:lvl>
    <w:lvl w:ilvl="8">
      <w:start w:val="1"/>
      <w:numFmt w:val="bullet"/>
      <w:lvlText w:val=""/>
      <w:lvlJc w:val="left"/>
      <w:pPr>
        <w:ind w:left="5115" w:hanging="420"/>
      </w:pPr>
      <w:rPr>
        <w:rFonts w:ascii="Wingdings" w:hAnsi="Wingdings" w:hint="default"/>
      </w:rPr>
    </w:lvl>
  </w:abstractNum>
  <w:abstractNum w:abstractNumId="24">
    <w:nsid w:val="722A0F8D"/>
    <w:multiLevelType w:val="multilevel"/>
    <w:tmpl w:val="722A0F8D"/>
    <w:lvl w:ilvl="0">
      <w:start w:val="1"/>
      <w:numFmt w:val="bullet"/>
      <w:lvlText w:val=""/>
      <w:lvlJc w:val="left"/>
      <w:pPr>
        <w:ind w:left="2175" w:hanging="420"/>
      </w:pPr>
      <w:rPr>
        <w:rFonts w:ascii="Wingdings" w:hAnsi="Wingdings" w:hint="default"/>
      </w:rPr>
    </w:lvl>
    <w:lvl w:ilvl="1">
      <w:start w:val="1"/>
      <w:numFmt w:val="bullet"/>
      <w:lvlText w:val=""/>
      <w:lvlJc w:val="left"/>
      <w:pPr>
        <w:ind w:left="2595" w:hanging="420"/>
      </w:pPr>
      <w:rPr>
        <w:rFonts w:ascii="Wingdings" w:hAnsi="Wingdings" w:hint="default"/>
      </w:rPr>
    </w:lvl>
    <w:lvl w:ilvl="2">
      <w:start w:val="1"/>
      <w:numFmt w:val="bullet"/>
      <w:lvlText w:val=""/>
      <w:lvlJc w:val="left"/>
      <w:pPr>
        <w:ind w:left="3015" w:hanging="420"/>
      </w:pPr>
      <w:rPr>
        <w:rFonts w:ascii="Wingdings" w:hAnsi="Wingdings" w:hint="default"/>
      </w:rPr>
    </w:lvl>
    <w:lvl w:ilvl="3">
      <w:start w:val="1"/>
      <w:numFmt w:val="bullet"/>
      <w:lvlText w:val=""/>
      <w:lvlJc w:val="left"/>
      <w:pPr>
        <w:ind w:left="3435" w:hanging="420"/>
      </w:pPr>
      <w:rPr>
        <w:rFonts w:ascii="Wingdings" w:hAnsi="Wingdings" w:hint="default"/>
      </w:rPr>
    </w:lvl>
    <w:lvl w:ilvl="4">
      <w:start w:val="1"/>
      <w:numFmt w:val="bullet"/>
      <w:lvlText w:val=""/>
      <w:lvlJc w:val="left"/>
      <w:pPr>
        <w:ind w:left="3855" w:hanging="420"/>
      </w:pPr>
      <w:rPr>
        <w:rFonts w:ascii="Wingdings" w:hAnsi="Wingdings" w:hint="default"/>
      </w:rPr>
    </w:lvl>
    <w:lvl w:ilvl="5">
      <w:start w:val="1"/>
      <w:numFmt w:val="bullet"/>
      <w:lvlText w:val=""/>
      <w:lvlJc w:val="left"/>
      <w:pPr>
        <w:ind w:left="4275" w:hanging="420"/>
      </w:pPr>
      <w:rPr>
        <w:rFonts w:ascii="Wingdings" w:hAnsi="Wingdings" w:hint="default"/>
      </w:rPr>
    </w:lvl>
    <w:lvl w:ilvl="6">
      <w:start w:val="1"/>
      <w:numFmt w:val="bullet"/>
      <w:lvlText w:val=""/>
      <w:lvlJc w:val="left"/>
      <w:pPr>
        <w:ind w:left="4695" w:hanging="420"/>
      </w:pPr>
      <w:rPr>
        <w:rFonts w:ascii="Wingdings" w:hAnsi="Wingdings" w:hint="default"/>
      </w:rPr>
    </w:lvl>
    <w:lvl w:ilvl="7">
      <w:start w:val="1"/>
      <w:numFmt w:val="bullet"/>
      <w:lvlText w:val=""/>
      <w:lvlJc w:val="left"/>
      <w:pPr>
        <w:ind w:left="5115" w:hanging="420"/>
      </w:pPr>
      <w:rPr>
        <w:rFonts w:ascii="Wingdings" w:hAnsi="Wingdings" w:hint="default"/>
      </w:rPr>
    </w:lvl>
    <w:lvl w:ilvl="8">
      <w:start w:val="1"/>
      <w:numFmt w:val="bullet"/>
      <w:lvlText w:val=""/>
      <w:lvlJc w:val="left"/>
      <w:pPr>
        <w:ind w:left="5535" w:hanging="420"/>
      </w:pPr>
      <w:rPr>
        <w:rFonts w:ascii="Wingdings" w:hAnsi="Wingdings" w:hint="default"/>
      </w:rPr>
    </w:lvl>
  </w:abstractNum>
  <w:abstractNum w:abstractNumId="25">
    <w:nsid w:val="741779B0"/>
    <w:multiLevelType w:val="hybridMultilevel"/>
    <w:tmpl w:val="F3C8F2A4"/>
    <w:lvl w:ilvl="0" w:tplc="42AE9C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56871CB"/>
    <w:multiLevelType w:val="hybridMultilevel"/>
    <w:tmpl w:val="9C82BFF6"/>
    <w:lvl w:ilvl="0" w:tplc="89C847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63C22DD"/>
    <w:multiLevelType w:val="multilevel"/>
    <w:tmpl w:val="763C22D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nsid w:val="7AD62CAD"/>
    <w:multiLevelType w:val="hybridMultilevel"/>
    <w:tmpl w:val="5C58F24C"/>
    <w:lvl w:ilvl="0" w:tplc="89C847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B3444B6"/>
    <w:multiLevelType w:val="multilevel"/>
    <w:tmpl w:val="7B3444B6"/>
    <w:lvl w:ilvl="0">
      <w:start w:val="1"/>
      <w:numFmt w:val="bullet"/>
      <w:lvlText w:val=""/>
      <w:lvlJc w:val="left"/>
      <w:pPr>
        <w:ind w:left="2175" w:hanging="420"/>
      </w:pPr>
      <w:rPr>
        <w:rFonts w:ascii="Wingdings" w:hAnsi="Wingdings" w:hint="default"/>
      </w:rPr>
    </w:lvl>
    <w:lvl w:ilvl="1">
      <w:start w:val="1"/>
      <w:numFmt w:val="bullet"/>
      <w:lvlText w:val=""/>
      <w:lvlJc w:val="left"/>
      <w:pPr>
        <w:ind w:left="2595" w:hanging="420"/>
      </w:pPr>
      <w:rPr>
        <w:rFonts w:ascii="Wingdings" w:hAnsi="Wingdings" w:hint="default"/>
      </w:rPr>
    </w:lvl>
    <w:lvl w:ilvl="2">
      <w:start w:val="1"/>
      <w:numFmt w:val="bullet"/>
      <w:lvlText w:val=""/>
      <w:lvlJc w:val="left"/>
      <w:pPr>
        <w:ind w:left="3015" w:hanging="420"/>
      </w:pPr>
      <w:rPr>
        <w:rFonts w:ascii="Wingdings" w:hAnsi="Wingdings" w:hint="default"/>
      </w:rPr>
    </w:lvl>
    <w:lvl w:ilvl="3">
      <w:start w:val="1"/>
      <w:numFmt w:val="bullet"/>
      <w:lvlText w:val=""/>
      <w:lvlJc w:val="left"/>
      <w:pPr>
        <w:ind w:left="3435" w:hanging="420"/>
      </w:pPr>
      <w:rPr>
        <w:rFonts w:ascii="Wingdings" w:hAnsi="Wingdings" w:hint="default"/>
      </w:rPr>
    </w:lvl>
    <w:lvl w:ilvl="4">
      <w:start w:val="1"/>
      <w:numFmt w:val="bullet"/>
      <w:lvlText w:val=""/>
      <w:lvlJc w:val="left"/>
      <w:pPr>
        <w:ind w:left="3855" w:hanging="420"/>
      </w:pPr>
      <w:rPr>
        <w:rFonts w:ascii="Wingdings" w:hAnsi="Wingdings" w:hint="default"/>
      </w:rPr>
    </w:lvl>
    <w:lvl w:ilvl="5">
      <w:start w:val="1"/>
      <w:numFmt w:val="bullet"/>
      <w:lvlText w:val=""/>
      <w:lvlJc w:val="left"/>
      <w:pPr>
        <w:ind w:left="4275" w:hanging="420"/>
      </w:pPr>
      <w:rPr>
        <w:rFonts w:ascii="Wingdings" w:hAnsi="Wingdings" w:hint="default"/>
      </w:rPr>
    </w:lvl>
    <w:lvl w:ilvl="6">
      <w:start w:val="1"/>
      <w:numFmt w:val="bullet"/>
      <w:lvlText w:val=""/>
      <w:lvlJc w:val="left"/>
      <w:pPr>
        <w:ind w:left="4695" w:hanging="420"/>
      </w:pPr>
      <w:rPr>
        <w:rFonts w:ascii="Wingdings" w:hAnsi="Wingdings" w:hint="default"/>
      </w:rPr>
    </w:lvl>
    <w:lvl w:ilvl="7">
      <w:start w:val="1"/>
      <w:numFmt w:val="bullet"/>
      <w:lvlText w:val=""/>
      <w:lvlJc w:val="left"/>
      <w:pPr>
        <w:ind w:left="5115" w:hanging="420"/>
      </w:pPr>
      <w:rPr>
        <w:rFonts w:ascii="Wingdings" w:hAnsi="Wingdings" w:hint="default"/>
      </w:rPr>
    </w:lvl>
    <w:lvl w:ilvl="8">
      <w:start w:val="1"/>
      <w:numFmt w:val="bullet"/>
      <w:lvlText w:val=""/>
      <w:lvlJc w:val="left"/>
      <w:pPr>
        <w:ind w:left="5535" w:hanging="420"/>
      </w:pPr>
      <w:rPr>
        <w:rFonts w:ascii="Wingdings" w:hAnsi="Wingdings" w:hint="default"/>
      </w:rPr>
    </w:lvl>
  </w:abstractNum>
  <w:abstractNum w:abstractNumId="30">
    <w:nsid w:val="7B442592"/>
    <w:multiLevelType w:val="hybridMultilevel"/>
    <w:tmpl w:val="26BA01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BC05A32"/>
    <w:multiLevelType w:val="hybridMultilevel"/>
    <w:tmpl w:val="CFDE0348"/>
    <w:lvl w:ilvl="0" w:tplc="89C847F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D143C3E"/>
    <w:multiLevelType w:val="hybridMultilevel"/>
    <w:tmpl w:val="F3C69A9A"/>
    <w:lvl w:ilvl="0" w:tplc="CB983AEC">
      <w:start w:val="1"/>
      <w:numFmt w:val="decimal"/>
      <w:lvlText w:val="%1."/>
      <w:lvlJc w:val="left"/>
      <w:pPr>
        <w:ind w:left="1020" w:hanging="6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20"/>
  </w:num>
  <w:num w:numId="3">
    <w:abstractNumId w:val="3"/>
  </w:num>
  <w:num w:numId="4">
    <w:abstractNumId w:val="27"/>
  </w:num>
  <w:num w:numId="5">
    <w:abstractNumId w:val="18"/>
  </w:num>
  <w:num w:numId="6">
    <w:abstractNumId w:val="19"/>
  </w:num>
  <w:num w:numId="7">
    <w:abstractNumId w:val="21"/>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28"/>
  </w:num>
  <w:num w:numId="24">
    <w:abstractNumId w:val="26"/>
  </w:num>
  <w:num w:numId="25">
    <w:abstractNumId w:val="4"/>
  </w:num>
  <w:num w:numId="26">
    <w:abstractNumId w:val="11"/>
  </w:num>
  <w:num w:numId="27">
    <w:abstractNumId w:val="1"/>
  </w:num>
  <w:num w:numId="28">
    <w:abstractNumId w:val="5"/>
  </w:num>
  <w:num w:numId="29">
    <w:abstractNumId w:val="31"/>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 w:numId="41">
    <w:abstractNumId w:val="5"/>
  </w:num>
  <w:num w:numId="42">
    <w:abstractNumId w:val="5"/>
  </w:num>
  <w:num w:numId="43">
    <w:abstractNumId w:val="5"/>
  </w:num>
  <w:num w:numId="44">
    <w:abstractNumId w:val="5"/>
  </w:num>
  <w:num w:numId="45">
    <w:abstractNumId w:val="5"/>
  </w:num>
  <w:num w:numId="46">
    <w:abstractNumId w:val="5"/>
  </w:num>
  <w:num w:numId="47">
    <w:abstractNumId w:val="5"/>
  </w:num>
  <w:num w:numId="48">
    <w:abstractNumId w:val="5"/>
  </w:num>
  <w:num w:numId="49">
    <w:abstractNumId w:val="14"/>
  </w:num>
  <w:num w:numId="50">
    <w:abstractNumId w:val="5"/>
  </w:num>
  <w:num w:numId="51">
    <w:abstractNumId w:val="5"/>
  </w:num>
  <w:num w:numId="52">
    <w:abstractNumId w:val="5"/>
  </w:num>
  <w:num w:numId="53">
    <w:abstractNumId w:val="5"/>
  </w:num>
  <w:num w:numId="54">
    <w:abstractNumId w:val="5"/>
  </w:num>
  <w:num w:numId="55">
    <w:abstractNumId w:val="15"/>
  </w:num>
  <w:num w:numId="56">
    <w:abstractNumId w:val="17"/>
  </w:num>
  <w:num w:numId="5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
  </w:num>
  <w:num w:numId="60">
    <w:abstractNumId w:val="9"/>
  </w:num>
  <w:num w:numId="61">
    <w:abstractNumId w:val="25"/>
  </w:num>
  <w:num w:numId="62">
    <w:abstractNumId w:val="32"/>
  </w:num>
  <w:num w:numId="63">
    <w:abstractNumId w:val="5"/>
  </w:num>
  <w:num w:numId="64">
    <w:abstractNumId w:val="5"/>
  </w:num>
  <w:num w:numId="65">
    <w:abstractNumId w:val="5"/>
  </w:num>
  <w:num w:numId="66">
    <w:abstractNumId w:val="5"/>
  </w:num>
  <w:num w:numId="67">
    <w:abstractNumId w:val="5"/>
  </w:num>
  <w:num w:numId="68">
    <w:abstractNumId w:val="5"/>
  </w:num>
  <w:num w:numId="69">
    <w:abstractNumId w:val="5"/>
  </w:num>
  <w:num w:numId="70">
    <w:abstractNumId w:val="5"/>
  </w:num>
  <w:num w:numId="71">
    <w:abstractNumId w:val="5"/>
  </w:num>
  <w:num w:numId="72">
    <w:abstractNumId w:val="5"/>
  </w:num>
  <w:num w:numId="73">
    <w:abstractNumId w:val="5"/>
  </w:num>
  <w:num w:numId="74">
    <w:abstractNumId w:val="5"/>
  </w:num>
  <w:num w:numId="75">
    <w:abstractNumId w:val="5"/>
  </w:num>
  <w:num w:numId="76">
    <w:abstractNumId w:val="5"/>
  </w:num>
  <w:num w:numId="77">
    <w:abstractNumId w:val="5"/>
  </w:num>
  <w:num w:numId="78">
    <w:abstractNumId w:val="5"/>
  </w:num>
  <w:num w:numId="79">
    <w:abstractNumId w:val="5"/>
  </w:num>
  <w:num w:numId="80">
    <w:abstractNumId w:val="5"/>
  </w:num>
  <w:num w:numId="81">
    <w:abstractNumId w:val="5"/>
  </w:num>
  <w:num w:numId="8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5"/>
  </w:num>
  <w:num w:numId="84">
    <w:abstractNumId w:val="5"/>
  </w:num>
  <w:num w:numId="85">
    <w:abstractNumId w:val="5"/>
  </w:num>
  <w:num w:numId="86">
    <w:abstractNumId w:val="5"/>
  </w:num>
  <w:num w:numId="87">
    <w:abstractNumId w:val="5"/>
  </w:num>
  <w:num w:numId="88">
    <w:abstractNumId w:val="5"/>
  </w:num>
  <w:num w:numId="89">
    <w:abstractNumId w:val="0"/>
  </w:num>
  <w:num w:numId="90">
    <w:abstractNumId w:val="16"/>
  </w:num>
  <w:num w:numId="91">
    <w:abstractNumId w:val="8"/>
  </w:num>
  <w:num w:numId="92">
    <w:abstractNumId w:val="6"/>
  </w:num>
  <w:num w:numId="93">
    <w:abstractNumId w:val="13"/>
  </w:num>
  <w:num w:numId="94">
    <w:abstractNumId w:val="29"/>
  </w:num>
  <w:num w:numId="95">
    <w:abstractNumId w:val="24"/>
  </w:num>
  <w:num w:numId="96">
    <w:abstractNumId w:val="12"/>
  </w:num>
  <w:num w:numId="97">
    <w:abstractNumId w:val="7"/>
  </w:num>
  <w:num w:numId="98">
    <w:abstractNumId w:val="2"/>
  </w:num>
  <w:num w:numId="99">
    <w:abstractNumId w:val="23"/>
  </w:num>
  <w:num w:numId="100">
    <w:abstractNumId w:val="30"/>
  </w:num>
  <w:num w:numId="101">
    <w:abstractNumId w:val="10"/>
  </w:num>
  <w:num w:numId="102">
    <w:abstractNumId w:val="5"/>
  </w:num>
  <w:num w:numId="103">
    <w:abstractNumId w:val="5"/>
  </w:num>
  <w:num w:numId="104">
    <w:abstractNumId w:val="5"/>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grammar="clean"/>
  <w:trackRevision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23D8"/>
    <w:rsid w:val="0001100D"/>
    <w:rsid w:val="00013805"/>
    <w:rsid w:val="00015185"/>
    <w:rsid w:val="00026FE4"/>
    <w:rsid w:val="0003006F"/>
    <w:rsid w:val="000348A2"/>
    <w:rsid w:val="00043BFC"/>
    <w:rsid w:val="000443E8"/>
    <w:rsid w:val="000446B7"/>
    <w:rsid w:val="000455D2"/>
    <w:rsid w:val="00055537"/>
    <w:rsid w:val="00061AC7"/>
    <w:rsid w:val="00064CAE"/>
    <w:rsid w:val="00065365"/>
    <w:rsid w:val="00067770"/>
    <w:rsid w:val="000706B6"/>
    <w:rsid w:val="00072690"/>
    <w:rsid w:val="00076A14"/>
    <w:rsid w:val="000816C7"/>
    <w:rsid w:val="000842BB"/>
    <w:rsid w:val="000966B5"/>
    <w:rsid w:val="000A1218"/>
    <w:rsid w:val="000A34A8"/>
    <w:rsid w:val="000B1D35"/>
    <w:rsid w:val="000B7660"/>
    <w:rsid w:val="000C0309"/>
    <w:rsid w:val="000C28E1"/>
    <w:rsid w:val="000C4C7E"/>
    <w:rsid w:val="000D1BF1"/>
    <w:rsid w:val="000D278B"/>
    <w:rsid w:val="000D5865"/>
    <w:rsid w:val="000D6CF6"/>
    <w:rsid w:val="000E0587"/>
    <w:rsid w:val="000E13E2"/>
    <w:rsid w:val="000E73BC"/>
    <w:rsid w:val="000F1A0C"/>
    <w:rsid w:val="000F3BDD"/>
    <w:rsid w:val="000F3FAD"/>
    <w:rsid w:val="000F635F"/>
    <w:rsid w:val="000F63F8"/>
    <w:rsid w:val="00100340"/>
    <w:rsid w:val="00103D63"/>
    <w:rsid w:val="00105D95"/>
    <w:rsid w:val="001137A1"/>
    <w:rsid w:val="001163DA"/>
    <w:rsid w:val="00116C71"/>
    <w:rsid w:val="0012272D"/>
    <w:rsid w:val="00122D23"/>
    <w:rsid w:val="00125D22"/>
    <w:rsid w:val="00137600"/>
    <w:rsid w:val="0014150C"/>
    <w:rsid w:val="00145B38"/>
    <w:rsid w:val="001475A5"/>
    <w:rsid w:val="00152F77"/>
    <w:rsid w:val="001536AC"/>
    <w:rsid w:val="00157B5B"/>
    <w:rsid w:val="00161FEE"/>
    <w:rsid w:val="001656E9"/>
    <w:rsid w:val="00165D82"/>
    <w:rsid w:val="001705E1"/>
    <w:rsid w:val="001717A0"/>
    <w:rsid w:val="00177C5D"/>
    <w:rsid w:val="00180723"/>
    <w:rsid w:val="00181B1A"/>
    <w:rsid w:val="0018499B"/>
    <w:rsid w:val="00185577"/>
    <w:rsid w:val="00186E8F"/>
    <w:rsid w:val="00192698"/>
    <w:rsid w:val="0019590E"/>
    <w:rsid w:val="001A0C38"/>
    <w:rsid w:val="001A5151"/>
    <w:rsid w:val="001B00DD"/>
    <w:rsid w:val="001B298B"/>
    <w:rsid w:val="001C21EB"/>
    <w:rsid w:val="001C24F2"/>
    <w:rsid w:val="001C3868"/>
    <w:rsid w:val="001D0783"/>
    <w:rsid w:val="001D170C"/>
    <w:rsid w:val="001D7FFE"/>
    <w:rsid w:val="001E55F8"/>
    <w:rsid w:val="001F4356"/>
    <w:rsid w:val="00203544"/>
    <w:rsid w:val="00211135"/>
    <w:rsid w:val="00215B7B"/>
    <w:rsid w:val="00220853"/>
    <w:rsid w:val="00225AC9"/>
    <w:rsid w:val="00225EDB"/>
    <w:rsid w:val="00226E49"/>
    <w:rsid w:val="00230BFE"/>
    <w:rsid w:val="00232B62"/>
    <w:rsid w:val="002339B3"/>
    <w:rsid w:val="00234CEB"/>
    <w:rsid w:val="0023563C"/>
    <w:rsid w:val="00236169"/>
    <w:rsid w:val="00237A8E"/>
    <w:rsid w:val="00237F5A"/>
    <w:rsid w:val="00240A50"/>
    <w:rsid w:val="00240E17"/>
    <w:rsid w:val="0024203E"/>
    <w:rsid w:val="00242CE9"/>
    <w:rsid w:val="00244B96"/>
    <w:rsid w:val="00247C9F"/>
    <w:rsid w:val="002608CA"/>
    <w:rsid w:val="0027021C"/>
    <w:rsid w:val="002748CE"/>
    <w:rsid w:val="002750B8"/>
    <w:rsid w:val="00277F32"/>
    <w:rsid w:val="002802C3"/>
    <w:rsid w:val="00281957"/>
    <w:rsid w:val="00283107"/>
    <w:rsid w:val="00290C44"/>
    <w:rsid w:val="00291528"/>
    <w:rsid w:val="00292912"/>
    <w:rsid w:val="002A4312"/>
    <w:rsid w:val="002A7D89"/>
    <w:rsid w:val="002B3207"/>
    <w:rsid w:val="002B38AA"/>
    <w:rsid w:val="002B38DF"/>
    <w:rsid w:val="002B6DE6"/>
    <w:rsid w:val="002D2515"/>
    <w:rsid w:val="002D2C67"/>
    <w:rsid w:val="002E1B48"/>
    <w:rsid w:val="002E326E"/>
    <w:rsid w:val="002E6CBA"/>
    <w:rsid w:val="002E7275"/>
    <w:rsid w:val="002E76D6"/>
    <w:rsid w:val="002F0AD5"/>
    <w:rsid w:val="002F4680"/>
    <w:rsid w:val="00301D26"/>
    <w:rsid w:val="0030352D"/>
    <w:rsid w:val="00306E1D"/>
    <w:rsid w:val="0031049F"/>
    <w:rsid w:val="0031155E"/>
    <w:rsid w:val="00312060"/>
    <w:rsid w:val="00320895"/>
    <w:rsid w:val="00321E95"/>
    <w:rsid w:val="00323AA2"/>
    <w:rsid w:val="0032500B"/>
    <w:rsid w:val="00327326"/>
    <w:rsid w:val="0032789F"/>
    <w:rsid w:val="003354DC"/>
    <w:rsid w:val="00336B2A"/>
    <w:rsid w:val="00337888"/>
    <w:rsid w:val="00354701"/>
    <w:rsid w:val="00356EFC"/>
    <w:rsid w:val="00360F7D"/>
    <w:rsid w:val="003613A0"/>
    <w:rsid w:val="0036572D"/>
    <w:rsid w:val="00370A20"/>
    <w:rsid w:val="00371383"/>
    <w:rsid w:val="0037280F"/>
    <w:rsid w:val="00373525"/>
    <w:rsid w:val="0037662E"/>
    <w:rsid w:val="0037761A"/>
    <w:rsid w:val="003844E8"/>
    <w:rsid w:val="00386158"/>
    <w:rsid w:val="00386CC6"/>
    <w:rsid w:val="00392045"/>
    <w:rsid w:val="003953D3"/>
    <w:rsid w:val="00396A62"/>
    <w:rsid w:val="003A2E9F"/>
    <w:rsid w:val="003A30C0"/>
    <w:rsid w:val="003A42C1"/>
    <w:rsid w:val="003A5D73"/>
    <w:rsid w:val="003B01D4"/>
    <w:rsid w:val="003C18BB"/>
    <w:rsid w:val="003D09E2"/>
    <w:rsid w:val="003D0DBB"/>
    <w:rsid w:val="003D3C44"/>
    <w:rsid w:val="003D7257"/>
    <w:rsid w:val="003E36D7"/>
    <w:rsid w:val="003E671A"/>
    <w:rsid w:val="003E7794"/>
    <w:rsid w:val="003E795A"/>
    <w:rsid w:val="003F1A6D"/>
    <w:rsid w:val="003F37F4"/>
    <w:rsid w:val="003F7C5F"/>
    <w:rsid w:val="004020D4"/>
    <w:rsid w:val="004048E1"/>
    <w:rsid w:val="00407B20"/>
    <w:rsid w:val="0041022B"/>
    <w:rsid w:val="004113EA"/>
    <w:rsid w:val="0041392F"/>
    <w:rsid w:val="00417EC0"/>
    <w:rsid w:val="0042101D"/>
    <w:rsid w:val="00421069"/>
    <w:rsid w:val="0042249A"/>
    <w:rsid w:val="0042298F"/>
    <w:rsid w:val="00423720"/>
    <w:rsid w:val="0042382B"/>
    <w:rsid w:val="00424AA9"/>
    <w:rsid w:val="00424CE5"/>
    <w:rsid w:val="00426B71"/>
    <w:rsid w:val="00430EC1"/>
    <w:rsid w:val="00432653"/>
    <w:rsid w:val="00434F85"/>
    <w:rsid w:val="00437E20"/>
    <w:rsid w:val="004411EE"/>
    <w:rsid w:val="00452528"/>
    <w:rsid w:val="00452F78"/>
    <w:rsid w:val="00455D0E"/>
    <w:rsid w:val="00467854"/>
    <w:rsid w:val="004702B9"/>
    <w:rsid w:val="004712CD"/>
    <w:rsid w:val="004741EC"/>
    <w:rsid w:val="00476C6E"/>
    <w:rsid w:val="00477E12"/>
    <w:rsid w:val="00477F36"/>
    <w:rsid w:val="004811B2"/>
    <w:rsid w:val="004821EB"/>
    <w:rsid w:val="00483354"/>
    <w:rsid w:val="00483B15"/>
    <w:rsid w:val="00484224"/>
    <w:rsid w:val="0048462A"/>
    <w:rsid w:val="00485C71"/>
    <w:rsid w:val="004902B8"/>
    <w:rsid w:val="00492B74"/>
    <w:rsid w:val="004935E1"/>
    <w:rsid w:val="00494409"/>
    <w:rsid w:val="004944CD"/>
    <w:rsid w:val="004A48D7"/>
    <w:rsid w:val="004A676F"/>
    <w:rsid w:val="004B02EC"/>
    <w:rsid w:val="004B5614"/>
    <w:rsid w:val="004B5A07"/>
    <w:rsid w:val="004B5EB8"/>
    <w:rsid w:val="004B72C7"/>
    <w:rsid w:val="004B7E74"/>
    <w:rsid w:val="004C4530"/>
    <w:rsid w:val="004D0669"/>
    <w:rsid w:val="004D4559"/>
    <w:rsid w:val="004E1865"/>
    <w:rsid w:val="004E5AB9"/>
    <w:rsid w:val="004E778F"/>
    <w:rsid w:val="004F022C"/>
    <w:rsid w:val="004F15C9"/>
    <w:rsid w:val="004F48B5"/>
    <w:rsid w:val="004F48D1"/>
    <w:rsid w:val="004F5B4E"/>
    <w:rsid w:val="00500397"/>
    <w:rsid w:val="00521FB8"/>
    <w:rsid w:val="005319C6"/>
    <w:rsid w:val="00533A62"/>
    <w:rsid w:val="00534CCC"/>
    <w:rsid w:val="005354C1"/>
    <w:rsid w:val="0053793E"/>
    <w:rsid w:val="005409C1"/>
    <w:rsid w:val="005430E0"/>
    <w:rsid w:val="00545263"/>
    <w:rsid w:val="005455FA"/>
    <w:rsid w:val="00553063"/>
    <w:rsid w:val="005558BF"/>
    <w:rsid w:val="00562BC0"/>
    <w:rsid w:val="00567199"/>
    <w:rsid w:val="00567644"/>
    <w:rsid w:val="00567B66"/>
    <w:rsid w:val="00572419"/>
    <w:rsid w:val="00572FBE"/>
    <w:rsid w:val="0057393B"/>
    <w:rsid w:val="00577BC5"/>
    <w:rsid w:val="00581599"/>
    <w:rsid w:val="00592BD7"/>
    <w:rsid w:val="0059379A"/>
    <w:rsid w:val="0059711F"/>
    <w:rsid w:val="005A01B2"/>
    <w:rsid w:val="005B15D0"/>
    <w:rsid w:val="005B7548"/>
    <w:rsid w:val="005C2513"/>
    <w:rsid w:val="005C636E"/>
    <w:rsid w:val="005C7C46"/>
    <w:rsid w:val="005D0AD8"/>
    <w:rsid w:val="005D1A23"/>
    <w:rsid w:val="005D2589"/>
    <w:rsid w:val="005D7766"/>
    <w:rsid w:val="005E1C93"/>
    <w:rsid w:val="005E2275"/>
    <w:rsid w:val="005E7BB1"/>
    <w:rsid w:val="005F1DC6"/>
    <w:rsid w:val="005F3435"/>
    <w:rsid w:val="00600890"/>
    <w:rsid w:val="00603A5A"/>
    <w:rsid w:val="00607076"/>
    <w:rsid w:val="006076FC"/>
    <w:rsid w:val="00616751"/>
    <w:rsid w:val="00616B53"/>
    <w:rsid w:val="00623C17"/>
    <w:rsid w:val="00624069"/>
    <w:rsid w:val="00631FED"/>
    <w:rsid w:val="00635B76"/>
    <w:rsid w:val="00637BE4"/>
    <w:rsid w:val="00640C36"/>
    <w:rsid w:val="00644482"/>
    <w:rsid w:val="0065114E"/>
    <w:rsid w:val="0066291F"/>
    <w:rsid w:val="00667CCF"/>
    <w:rsid w:val="00677D8A"/>
    <w:rsid w:val="0068171B"/>
    <w:rsid w:val="006A02F9"/>
    <w:rsid w:val="006A09BF"/>
    <w:rsid w:val="006A5667"/>
    <w:rsid w:val="006A566B"/>
    <w:rsid w:val="006A6A8E"/>
    <w:rsid w:val="006B0530"/>
    <w:rsid w:val="006B160E"/>
    <w:rsid w:val="006B1E74"/>
    <w:rsid w:val="006B368E"/>
    <w:rsid w:val="006C5228"/>
    <w:rsid w:val="006D0C26"/>
    <w:rsid w:val="006D0D1C"/>
    <w:rsid w:val="006D0E43"/>
    <w:rsid w:val="006D16DF"/>
    <w:rsid w:val="006D2504"/>
    <w:rsid w:val="006E22BE"/>
    <w:rsid w:val="006E412F"/>
    <w:rsid w:val="006E7857"/>
    <w:rsid w:val="006F05B1"/>
    <w:rsid w:val="006F290B"/>
    <w:rsid w:val="006F3700"/>
    <w:rsid w:val="006F6268"/>
    <w:rsid w:val="00701ADA"/>
    <w:rsid w:val="00703FF8"/>
    <w:rsid w:val="00706DE3"/>
    <w:rsid w:val="00710A73"/>
    <w:rsid w:val="00710DD7"/>
    <w:rsid w:val="007112D6"/>
    <w:rsid w:val="00712FC2"/>
    <w:rsid w:val="00715643"/>
    <w:rsid w:val="00715A4D"/>
    <w:rsid w:val="007230D8"/>
    <w:rsid w:val="00723F32"/>
    <w:rsid w:val="00725DD5"/>
    <w:rsid w:val="00727C9E"/>
    <w:rsid w:val="00731F34"/>
    <w:rsid w:val="00735927"/>
    <w:rsid w:val="007420B4"/>
    <w:rsid w:val="0074286C"/>
    <w:rsid w:val="007511B8"/>
    <w:rsid w:val="00755C74"/>
    <w:rsid w:val="00766560"/>
    <w:rsid w:val="00774974"/>
    <w:rsid w:val="00781FA5"/>
    <w:rsid w:val="00783B24"/>
    <w:rsid w:val="007845CC"/>
    <w:rsid w:val="007917AB"/>
    <w:rsid w:val="00792904"/>
    <w:rsid w:val="00793964"/>
    <w:rsid w:val="007A108B"/>
    <w:rsid w:val="007A7144"/>
    <w:rsid w:val="007A7378"/>
    <w:rsid w:val="007B0663"/>
    <w:rsid w:val="007C1B20"/>
    <w:rsid w:val="007C38C4"/>
    <w:rsid w:val="007D76B4"/>
    <w:rsid w:val="007E4816"/>
    <w:rsid w:val="007F2E53"/>
    <w:rsid w:val="007F3850"/>
    <w:rsid w:val="007F5409"/>
    <w:rsid w:val="008012D8"/>
    <w:rsid w:val="008012DE"/>
    <w:rsid w:val="00802C30"/>
    <w:rsid w:val="00805FEB"/>
    <w:rsid w:val="008060B5"/>
    <w:rsid w:val="0081153B"/>
    <w:rsid w:val="008176E1"/>
    <w:rsid w:val="00822997"/>
    <w:rsid w:val="008244C9"/>
    <w:rsid w:val="00831477"/>
    <w:rsid w:val="0083325B"/>
    <w:rsid w:val="0083359E"/>
    <w:rsid w:val="00833850"/>
    <w:rsid w:val="00833CD6"/>
    <w:rsid w:val="00835098"/>
    <w:rsid w:val="00835526"/>
    <w:rsid w:val="00840E04"/>
    <w:rsid w:val="00841510"/>
    <w:rsid w:val="00841E69"/>
    <w:rsid w:val="00843E91"/>
    <w:rsid w:val="0084419B"/>
    <w:rsid w:val="00846787"/>
    <w:rsid w:val="00853238"/>
    <w:rsid w:val="008564BD"/>
    <w:rsid w:val="0085690E"/>
    <w:rsid w:val="0086033A"/>
    <w:rsid w:val="008616EC"/>
    <w:rsid w:val="00861727"/>
    <w:rsid w:val="008644B7"/>
    <w:rsid w:val="00864F93"/>
    <w:rsid w:val="00865A91"/>
    <w:rsid w:val="008716F5"/>
    <w:rsid w:val="008765DA"/>
    <w:rsid w:val="00882B73"/>
    <w:rsid w:val="00884626"/>
    <w:rsid w:val="00887BD5"/>
    <w:rsid w:val="00894486"/>
    <w:rsid w:val="0089569A"/>
    <w:rsid w:val="008961B3"/>
    <w:rsid w:val="008A3B37"/>
    <w:rsid w:val="008A4EB5"/>
    <w:rsid w:val="008B0E50"/>
    <w:rsid w:val="008B1147"/>
    <w:rsid w:val="008B2B1C"/>
    <w:rsid w:val="008B56C2"/>
    <w:rsid w:val="008B5712"/>
    <w:rsid w:val="008C137D"/>
    <w:rsid w:val="008D257A"/>
    <w:rsid w:val="008E0175"/>
    <w:rsid w:val="008E7EB4"/>
    <w:rsid w:val="008F08F1"/>
    <w:rsid w:val="008F552D"/>
    <w:rsid w:val="008F5B88"/>
    <w:rsid w:val="008F7474"/>
    <w:rsid w:val="00910E55"/>
    <w:rsid w:val="00911F97"/>
    <w:rsid w:val="00912D5A"/>
    <w:rsid w:val="00922ED1"/>
    <w:rsid w:val="009276CB"/>
    <w:rsid w:val="009361EC"/>
    <w:rsid w:val="00937651"/>
    <w:rsid w:val="00937746"/>
    <w:rsid w:val="0094029B"/>
    <w:rsid w:val="009441B4"/>
    <w:rsid w:val="00947B37"/>
    <w:rsid w:val="00947DF9"/>
    <w:rsid w:val="0095194F"/>
    <w:rsid w:val="00951953"/>
    <w:rsid w:val="00957D20"/>
    <w:rsid w:val="00961CBC"/>
    <w:rsid w:val="0096524A"/>
    <w:rsid w:val="009670EE"/>
    <w:rsid w:val="009706F4"/>
    <w:rsid w:val="009752BB"/>
    <w:rsid w:val="00977632"/>
    <w:rsid w:val="00981BF0"/>
    <w:rsid w:val="00983DE6"/>
    <w:rsid w:val="0098562E"/>
    <w:rsid w:val="009878E5"/>
    <w:rsid w:val="00997B53"/>
    <w:rsid w:val="009A3C8F"/>
    <w:rsid w:val="009A4002"/>
    <w:rsid w:val="009B0AB1"/>
    <w:rsid w:val="009B254D"/>
    <w:rsid w:val="009B314F"/>
    <w:rsid w:val="009B3D87"/>
    <w:rsid w:val="009B6796"/>
    <w:rsid w:val="009C0100"/>
    <w:rsid w:val="009C261E"/>
    <w:rsid w:val="009C2D73"/>
    <w:rsid w:val="009C7612"/>
    <w:rsid w:val="009D14FD"/>
    <w:rsid w:val="009D2A36"/>
    <w:rsid w:val="009D3D4D"/>
    <w:rsid w:val="009D6B1A"/>
    <w:rsid w:val="009E0768"/>
    <w:rsid w:val="009E44E3"/>
    <w:rsid w:val="009E6598"/>
    <w:rsid w:val="009F767D"/>
    <w:rsid w:val="00A01CFE"/>
    <w:rsid w:val="00A056C8"/>
    <w:rsid w:val="00A102F6"/>
    <w:rsid w:val="00A11E9B"/>
    <w:rsid w:val="00A13EC0"/>
    <w:rsid w:val="00A1589C"/>
    <w:rsid w:val="00A20B48"/>
    <w:rsid w:val="00A223D8"/>
    <w:rsid w:val="00A22FF0"/>
    <w:rsid w:val="00A23C35"/>
    <w:rsid w:val="00A24CA7"/>
    <w:rsid w:val="00A3248F"/>
    <w:rsid w:val="00A33574"/>
    <w:rsid w:val="00A40D51"/>
    <w:rsid w:val="00A4345D"/>
    <w:rsid w:val="00A4405B"/>
    <w:rsid w:val="00A455C4"/>
    <w:rsid w:val="00A464AE"/>
    <w:rsid w:val="00A52825"/>
    <w:rsid w:val="00A52D7F"/>
    <w:rsid w:val="00A54081"/>
    <w:rsid w:val="00A56BAD"/>
    <w:rsid w:val="00A57663"/>
    <w:rsid w:val="00A61087"/>
    <w:rsid w:val="00A614E3"/>
    <w:rsid w:val="00A62C8D"/>
    <w:rsid w:val="00A63F36"/>
    <w:rsid w:val="00A710B8"/>
    <w:rsid w:val="00A757A6"/>
    <w:rsid w:val="00A7637B"/>
    <w:rsid w:val="00A77074"/>
    <w:rsid w:val="00A77E43"/>
    <w:rsid w:val="00A83759"/>
    <w:rsid w:val="00A84033"/>
    <w:rsid w:val="00A84C78"/>
    <w:rsid w:val="00A85069"/>
    <w:rsid w:val="00A87955"/>
    <w:rsid w:val="00A966DB"/>
    <w:rsid w:val="00AA1266"/>
    <w:rsid w:val="00AA46DE"/>
    <w:rsid w:val="00AA59A2"/>
    <w:rsid w:val="00AB6189"/>
    <w:rsid w:val="00AC235F"/>
    <w:rsid w:val="00AC23D0"/>
    <w:rsid w:val="00AC5A1A"/>
    <w:rsid w:val="00AC6763"/>
    <w:rsid w:val="00AC7C87"/>
    <w:rsid w:val="00AD24C3"/>
    <w:rsid w:val="00AD35A6"/>
    <w:rsid w:val="00AD4654"/>
    <w:rsid w:val="00AD639E"/>
    <w:rsid w:val="00AE08F5"/>
    <w:rsid w:val="00AE0B09"/>
    <w:rsid w:val="00AE1AA2"/>
    <w:rsid w:val="00AE218F"/>
    <w:rsid w:val="00AE2A7A"/>
    <w:rsid w:val="00AE5257"/>
    <w:rsid w:val="00AE5BF8"/>
    <w:rsid w:val="00AF2028"/>
    <w:rsid w:val="00AF2C45"/>
    <w:rsid w:val="00AF7B66"/>
    <w:rsid w:val="00B00EFD"/>
    <w:rsid w:val="00B04B87"/>
    <w:rsid w:val="00B054CB"/>
    <w:rsid w:val="00B075FE"/>
    <w:rsid w:val="00B15E1F"/>
    <w:rsid w:val="00B168C7"/>
    <w:rsid w:val="00B176CF"/>
    <w:rsid w:val="00B21BA6"/>
    <w:rsid w:val="00B2602B"/>
    <w:rsid w:val="00B3079D"/>
    <w:rsid w:val="00B31450"/>
    <w:rsid w:val="00B37CC1"/>
    <w:rsid w:val="00B50E3F"/>
    <w:rsid w:val="00B54040"/>
    <w:rsid w:val="00B541DD"/>
    <w:rsid w:val="00B70FE2"/>
    <w:rsid w:val="00B73945"/>
    <w:rsid w:val="00B84E1B"/>
    <w:rsid w:val="00B9197E"/>
    <w:rsid w:val="00B95667"/>
    <w:rsid w:val="00B97602"/>
    <w:rsid w:val="00BA2AE3"/>
    <w:rsid w:val="00BA436A"/>
    <w:rsid w:val="00BA5FC5"/>
    <w:rsid w:val="00BA72D6"/>
    <w:rsid w:val="00BA7331"/>
    <w:rsid w:val="00BA7ECC"/>
    <w:rsid w:val="00BB123A"/>
    <w:rsid w:val="00BB2ABC"/>
    <w:rsid w:val="00BB2E00"/>
    <w:rsid w:val="00BB62E8"/>
    <w:rsid w:val="00BC2E57"/>
    <w:rsid w:val="00BC44E6"/>
    <w:rsid w:val="00BC7DFC"/>
    <w:rsid w:val="00BD28E9"/>
    <w:rsid w:val="00BD4141"/>
    <w:rsid w:val="00BE2B33"/>
    <w:rsid w:val="00BE5ADC"/>
    <w:rsid w:val="00BF03FB"/>
    <w:rsid w:val="00BF0970"/>
    <w:rsid w:val="00BF3782"/>
    <w:rsid w:val="00BF4156"/>
    <w:rsid w:val="00C05730"/>
    <w:rsid w:val="00C1121D"/>
    <w:rsid w:val="00C11B1B"/>
    <w:rsid w:val="00C11B79"/>
    <w:rsid w:val="00C16CFA"/>
    <w:rsid w:val="00C2469D"/>
    <w:rsid w:val="00C2701F"/>
    <w:rsid w:val="00C32169"/>
    <w:rsid w:val="00C328C9"/>
    <w:rsid w:val="00C37DCB"/>
    <w:rsid w:val="00C413BA"/>
    <w:rsid w:val="00C429B0"/>
    <w:rsid w:val="00C43F95"/>
    <w:rsid w:val="00C45A62"/>
    <w:rsid w:val="00C45BE3"/>
    <w:rsid w:val="00C51211"/>
    <w:rsid w:val="00C52A8F"/>
    <w:rsid w:val="00C56A31"/>
    <w:rsid w:val="00C56FF1"/>
    <w:rsid w:val="00C57387"/>
    <w:rsid w:val="00C67531"/>
    <w:rsid w:val="00C715FA"/>
    <w:rsid w:val="00C779DD"/>
    <w:rsid w:val="00C81524"/>
    <w:rsid w:val="00C8185A"/>
    <w:rsid w:val="00C823F6"/>
    <w:rsid w:val="00C8732F"/>
    <w:rsid w:val="00C93051"/>
    <w:rsid w:val="00CA1C4D"/>
    <w:rsid w:val="00CA1E24"/>
    <w:rsid w:val="00CA1EC5"/>
    <w:rsid w:val="00CA5A15"/>
    <w:rsid w:val="00CA6652"/>
    <w:rsid w:val="00CB15E8"/>
    <w:rsid w:val="00CB20CE"/>
    <w:rsid w:val="00CB4797"/>
    <w:rsid w:val="00CC44DC"/>
    <w:rsid w:val="00CC59CD"/>
    <w:rsid w:val="00CC6E0F"/>
    <w:rsid w:val="00CD6602"/>
    <w:rsid w:val="00CE3141"/>
    <w:rsid w:val="00CE5A61"/>
    <w:rsid w:val="00CE70FA"/>
    <w:rsid w:val="00CF18F3"/>
    <w:rsid w:val="00CF2490"/>
    <w:rsid w:val="00CF589C"/>
    <w:rsid w:val="00CF66FA"/>
    <w:rsid w:val="00D017CF"/>
    <w:rsid w:val="00D01C48"/>
    <w:rsid w:val="00D02844"/>
    <w:rsid w:val="00D15BA6"/>
    <w:rsid w:val="00D21FFC"/>
    <w:rsid w:val="00D24715"/>
    <w:rsid w:val="00D26536"/>
    <w:rsid w:val="00D34A44"/>
    <w:rsid w:val="00D369C1"/>
    <w:rsid w:val="00D438A9"/>
    <w:rsid w:val="00D43B66"/>
    <w:rsid w:val="00D447F3"/>
    <w:rsid w:val="00D46F59"/>
    <w:rsid w:val="00D5219B"/>
    <w:rsid w:val="00D5432C"/>
    <w:rsid w:val="00D54BD1"/>
    <w:rsid w:val="00D571C4"/>
    <w:rsid w:val="00D67A4A"/>
    <w:rsid w:val="00D74171"/>
    <w:rsid w:val="00D76B62"/>
    <w:rsid w:val="00D81544"/>
    <w:rsid w:val="00D84032"/>
    <w:rsid w:val="00D902E5"/>
    <w:rsid w:val="00D91C67"/>
    <w:rsid w:val="00D96A54"/>
    <w:rsid w:val="00D97D3B"/>
    <w:rsid w:val="00DA0D70"/>
    <w:rsid w:val="00DA1738"/>
    <w:rsid w:val="00DA1925"/>
    <w:rsid w:val="00DA2E1F"/>
    <w:rsid w:val="00DA6C9E"/>
    <w:rsid w:val="00DB057E"/>
    <w:rsid w:val="00DB074D"/>
    <w:rsid w:val="00DB2CA8"/>
    <w:rsid w:val="00DB57C8"/>
    <w:rsid w:val="00DC5174"/>
    <w:rsid w:val="00DD0A9F"/>
    <w:rsid w:val="00DD3CEC"/>
    <w:rsid w:val="00DF09C7"/>
    <w:rsid w:val="00DF4269"/>
    <w:rsid w:val="00E00AAD"/>
    <w:rsid w:val="00E057A9"/>
    <w:rsid w:val="00E13E5B"/>
    <w:rsid w:val="00E17FCF"/>
    <w:rsid w:val="00E230D4"/>
    <w:rsid w:val="00E26478"/>
    <w:rsid w:val="00E27475"/>
    <w:rsid w:val="00E32ADF"/>
    <w:rsid w:val="00E3792A"/>
    <w:rsid w:val="00E37DED"/>
    <w:rsid w:val="00E43B32"/>
    <w:rsid w:val="00E44195"/>
    <w:rsid w:val="00E471F9"/>
    <w:rsid w:val="00E539F6"/>
    <w:rsid w:val="00E609D6"/>
    <w:rsid w:val="00E61B3C"/>
    <w:rsid w:val="00E61FCF"/>
    <w:rsid w:val="00E62DCA"/>
    <w:rsid w:val="00E64C9D"/>
    <w:rsid w:val="00E709B6"/>
    <w:rsid w:val="00E72F23"/>
    <w:rsid w:val="00E73DEF"/>
    <w:rsid w:val="00E82FB3"/>
    <w:rsid w:val="00E85A65"/>
    <w:rsid w:val="00E86673"/>
    <w:rsid w:val="00E9081A"/>
    <w:rsid w:val="00E922EA"/>
    <w:rsid w:val="00E94BEB"/>
    <w:rsid w:val="00E956F4"/>
    <w:rsid w:val="00EA0344"/>
    <w:rsid w:val="00EA034D"/>
    <w:rsid w:val="00EA78F1"/>
    <w:rsid w:val="00EB5084"/>
    <w:rsid w:val="00EC2B75"/>
    <w:rsid w:val="00EC4E11"/>
    <w:rsid w:val="00EC7F67"/>
    <w:rsid w:val="00ED0013"/>
    <w:rsid w:val="00ED3949"/>
    <w:rsid w:val="00EE099F"/>
    <w:rsid w:val="00EE0F99"/>
    <w:rsid w:val="00EE48C7"/>
    <w:rsid w:val="00EF26FE"/>
    <w:rsid w:val="00EF570E"/>
    <w:rsid w:val="00EF7ADC"/>
    <w:rsid w:val="00F02D83"/>
    <w:rsid w:val="00F133B8"/>
    <w:rsid w:val="00F15818"/>
    <w:rsid w:val="00F16A6C"/>
    <w:rsid w:val="00F22187"/>
    <w:rsid w:val="00F26690"/>
    <w:rsid w:val="00F27C30"/>
    <w:rsid w:val="00F323E6"/>
    <w:rsid w:val="00F416CC"/>
    <w:rsid w:val="00F46151"/>
    <w:rsid w:val="00F64F15"/>
    <w:rsid w:val="00F726F4"/>
    <w:rsid w:val="00F81088"/>
    <w:rsid w:val="00F829DB"/>
    <w:rsid w:val="00F84E42"/>
    <w:rsid w:val="00F921C4"/>
    <w:rsid w:val="00F95F69"/>
    <w:rsid w:val="00F97A16"/>
    <w:rsid w:val="00FA0574"/>
    <w:rsid w:val="00FA2DE2"/>
    <w:rsid w:val="00FA3963"/>
    <w:rsid w:val="00FB2E84"/>
    <w:rsid w:val="00FB2F6B"/>
    <w:rsid w:val="00FC3F02"/>
    <w:rsid w:val="00FC463D"/>
    <w:rsid w:val="00FD1766"/>
    <w:rsid w:val="00FD4670"/>
    <w:rsid w:val="00FD5864"/>
    <w:rsid w:val="00FD7411"/>
    <w:rsid w:val="00FE19B8"/>
    <w:rsid w:val="00FE1E67"/>
    <w:rsid w:val="00FE313E"/>
    <w:rsid w:val="00FE4C70"/>
    <w:rsid w:val="00FF4BAD"/>
    <w:rsid w:val="00FF4DC2"/>
    <w:rsid w:val="00FF678E"/>
    <w:rsid w:val="01082BA2"/>
    <w:rsid w:val="03AB5535"/>
    <w:rsid w:val="040D64B6"/>
    <w:rsid w:val="04AB5E2A"/>
    <w:rsid w:val="0A137CDD"/>
    <w:rsid w:val="0A884A8E"/>
    <w:rsid w:val="0F276A31"/>
    <w:rsid w:val="11234A48"/>
    <w:rsid w:val="13833135"/>
    <w:rsid w:val="13B26AF2"/>
    <w:rsid w:val="14C9792B"/>
    <w:rsid w:val="16DF1A65"/>
    <w:rsid w:val="18D7452E"/>
    <w:rsid w:val="205355CE"/>
    <w:rsid w:val="23C0213C"/>
    <w:rsid w:val="24A47D17"/>
    <w:rsid w:val="28C200FF"/>
    <w:rsid w:val="2D0439E5"/>
    <w:rsid w:val="2E2C11F0"/>
    <w:rsid w:val="2E2D2E9F"/>
    <w:rsid w:val="30E67E17"/>
    <w:rsid w:val="355357AC"/>
    <w:rsid w:val="3AE16D2D"/>
    <w:rsid w:val="3D4F34C3"/>
    <w:rsid w:val="3E6F3BCF"/>
    <w:rsid w:val="3FE94359"/>
    <w:rsid w:val="41CD72A7"/>
    <w:rsid w:val="424F0D6E"/>
    <w:rsid w:val="42EE5AC3"/>
    <w:rsid w:val="45337DE4"/>
    <w:rsid w:val="51D35590"/>
    <w:rsid w:val="51F443E3"/>
    <w:rsid w:val="549C65C5"/>
    <w:rsid w:val="56CD00FE"/>
    <w:rsid w:val="59650666"/>
    <w:rsid w:val="59A4275D"/>
    <w:rsid w:val="59B61352"/>
    <w:rsid w:val="5C6B5C35"/>
    <w:rsid w:val="5DEA23CE"/>
    <w:rsid w:val="60A517BB"/>
    <w:rsid w:val="618B153D"/>
    <w:rsid w:val="622827E2"/>
    <w:rsid w:val="657A18D7"/>
    <w:rsid w:val="66FE5A95"/>
    <w:rsid w:val="67353973"/>
    <w:rsid w:val="69A66125"/>
    <w:rsid w:val="6A5E31F2"/>
    <w:rsid w:val="6C4E3804"/>
    <w:rsid w:val="6D594044"/>
    <w:rsid w:val="6D96136E"/>
    <w:rsid w:val="6FC603E6"/>
    <w:rsid w:val="716D5A32"/>
    <w:rsid w:val="71B80EB3"/>
    <w:rsid w:val="74750AD2"/>
    <w:rsid w:val="74AD1438"/>
    <w:rsid w:val="74E045B9"/>
    <w:rsid w:val="7C66411A"/>
    <w:rsid w:val="7F192C7D"/>
    <w:rsid w:val="7F6A3C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semiHidden="0" w:uiPriority="39" w:unhideWhenUsed="0"/>
    <w:lsdException w:name="toc 2" w:semiHidden="0" w:uiPriority="39" w:unhideWhenUsed="0"/>
    <w:lsdException w:name="toc 3"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lsdException w:name="header" w:semiHidden="0" w:uiPriority="0"/>
    <w:lsdException w:name="footer" w:semiHidden="0"/>
    <w:lsdException w:name="caption" w:uiPriority="35"/>
    <w:lsdException w:name="annotation reference" w:semiHidden="0"/>
    <w:lsdException w:name="Title" w:semiHidden="0" w:uiPriority="10" w:unhideWhenUsed="0"/>
    <w:lsdException w:name="Default Paragraph Font" w:semiHidden="0" w:uiPriority="1" w:qFormat="1"/>
    <w:lsdException w:name="Body Text Indent" w:uiPriority="0"/>
    <w:lsdException w:name="Subtitle" w:semiHidden="0" w:uiPriority="11" w:unhideWhenUsed="0"/>
    <w:lsdException w:name="Hyperlink" w:semiHidden="0" w:unhideWhenUsed="0"/>
    <w:lsdException w:name="FollowedHyperlink" w:semiHidden="0"/>
    <w:lsdException w:name="Strong" w:semiHidden="0" w:uiPriority="22" w:unhideWhenUsed="0"/>
    <w:lsdException w:name="Emphasis" w:semiHidden="0" w:uiPriority="20" w:unhideWhenUsed="0" w:qFormat="1"/>
    <w:lsdException w:name="Normal Table" w:semiHidden="0"/>
    <w:lsdException w:name="Balloon Text" w:semiHidden="0"/>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pPr>
      <w:widowControl w:val="0"/>
      <w:spacing w:line="360" w:lineRule="auto"/>
      <w:jc w:val="both"/>
    </w:pPr>
    <w:rPr>
      <w:rFonts w:cstheme="majorBidi"/>
      <w:kern w:val="2"/>
      <w:sz w:val="24"/>
      <w:szCs w:val="24"/>
    </w:rPr>
  </w:style>
  <w:style w:type="paragraph" w:styleId="1">
    <w:name w:val="heading 1"/>
    <w:basedOn w:val="a"/>
    <w:next w:val="a"/>
    <w:link w:val="1Char"/>
    <w:uiPriority w:val="9"/>
    <w:qFormat/>
    <w:pPr>
      <w:numPr>
        <w:numId w:val="1"/>
      </w:numPr>
      <w:spacing w:before="200" w:after="600"/>
      <w:contextualSpacing/>
      <w:outlineLvl w:val="0"/>
    </w:pPr>
    <w:rPr>
      <w:rFonts w:asciiTheme="minorEastAsia" w:eastAsiaTheme="minorEastAsia" w:hAnsiTheme="majorHAnsi"/>
      <w:b/>
      <w:smallCaps/>
      <w:spacing w:val="5"/>
      <w:kern w:val="0"/>
      <w:sz w:val="44"/>
      <w:szCs w:val="36"/>
    </w:rPr>
  </w:style>
  <w:style w:type="paragraph" w:styleId="2">
    <w:name w:val="heading 2"/>
    <w:basedOn w:val="a"/>
    <w:next w:val="a"/>
    <w:link w:val="2Char"/>
    <w:unhideWhenUsed/>
    <w:qFormat/>
    <w:pPr>
      <w:numPr>
        <w:ilvl w:val="1"/>
        <w:numId w:val="1"/>
      </w:numPr>
      <w:spacing w:before="200" w:after="400"/>
      <w:outlineLvl w:val="1"/>
    </w:pPr>
    <w:rPr>
      <w:rFonts w:asciiTheme="majorHAnsi" w:eastAsiaTheme="majorEastAsia"/>
      <w:b/>
      <w:smallCaps/>
      <w:sz w:val="36"/>
      <w:szCs w:val="28"/>
    </w:rPr>
  </w:style>
  <w:style w:type="paragraph" w:styleId="3">
    <w:name w:val="heading 3"/>
    <w:basedOn w:val="a"/>
    <w:next w:val="a"/>
    <w:link w:val="3Char"/>
    <w:uiPriority w:val="9"/>
    <w:unhideWhenUsed/>
    <w:qFormat/>
    <w:pPr>
      <w:numPr>
        <w:ilvl w:val="2"/>
        <w:numId w:val="1"/>
      </w:numPr>
      <w:spacing w:before="200" w:after="400"/>
      <w:outlineLvl w:val="2"/>
    </w:pPr>
    <w:rPr>
      <w:rFonts w:asciiTheme="majorHAnsi" w:eastAsiaTheme="majorEastAsia" w:hAnsiTheme="majorHAnsi"/>
      <w:b/>
      <w:iCs/>
      <w:smallCaps/>
      <w:spacing w:val="5"/>
      <w:kern w:val="0"/>
      <w:sz w:val="32"/>
      <w:szCs w:val="26"/>
    </w:rPr>
  </w:style>
  <w:style w:type="paragraph" w:styleId="4">
    <w:name w:val="heading 4"/>
    <w:basedOn w:val="a"/>
    <w:next w:val="a"/>
    <w:link w:val="4Char"/>
    <w:uiPriority w:val="9"/>
    <w:unhideWhenUsed/>
    <w:qFormat/>
    <w:pPr>
      <w:numPr>
        <w:ilvl w:val="3"/>
        <w:numId w:val="1"/>
      </w:numPr>
      <w:spacing w:before="200" w:after="400"/>
      <w:outlineLvl w:val="3"/>
    </w:pPr>
    <w:rPr>
      <w:rFonts w:asciiTheme="majorHAnsi" w:eastAsiaTheme="majorEastAsia"/>
      <w:b/>
      <w:bCs/>
      <w:spacing w:val="5"/>
      <w:sz w:val="30"/>
    </w:rPr>
  </w:style>
  <w:style w:type="paragraph" w:styleId="5">
    <w:name w:val="heading 5"/>
    <w:basedOn w:val="a"/>
    <w:next w:val="a"/>
    <w:link w:val="5Char"/>
    <w:uiPriority w:val="9"/>
    <w:unhideWhenUsed/>
    <w:qFormat/>
    <w:pPr>
      <w:numPr>
        <w:ilvl w:val="4"/>
        <w:numId w:val="1"/>
      </w:numPr>
      <w:tabs>
        <w:tab w:val="left" w:pos="1636"/>
      </w:tabs>
      <w:outlineLvl w:val="4"/>
    </w:pPr>
    <w:rPr>
      <w:rFonts w:asciiTheme="majorHAnsi" w:eastAsiaTheme="majorEastAsia"/>
      <w:b/>
      <w:iCs/>
      <w:sz w:val="28"/>
    </w:rPr>
  </w:style>
  <w:style w:type="paragraph" w:styleId="6">
    <w:name w:val="heading 6"/>
    <w:basedOn w:val="a"/>
    <w:next w:val="a"/>
    <w:link w:val="6Char"/>
    <w:uiPriority w:val="9"/>
    <w:unhideWhenUsed/>
    <w:qFormat/>
    <w:rsid w:val="00161FEE"/>
    <w:pPr>
      <w:numPr>
        <w:ilvl w:val="5"/>
        <w:numId w:val="1"/>
      </w:numPr>
      <w:shd w:val="clear" w:color="auto" w:fill="CCE8CF" w:themeFill="background1"/>
      <w:outlineLvl w:val="5"/>
    </w:pPr>
    <w:rPr>
      <w:rFonts w:asciiTheme="majorHAnsi" w:eastAsiaTheme="majorEastAsia"/>
      <w:b/>
      <w:bCs/>
      <w:spacing w:val="5"/>
    </w:rPr>
  </w:style>
  <w:style w:type="paragraph" w:styleId="7">
    <w:name w:val="heading 7"/>
    <w:basedOn w:val="a"/>
    <w:next w:val="a"/>
    <w:link w:val="7Char"/>
    <w:uiPriority w:val="9"/>
    <w:unhideWhenUsed/>
    <w:qFormat/>
    <w:rsid w:val="00161FEE"/>
    <w:pPr>
      <w:numPr>
        <w:ilvl w:val="6"/>
        <w:numId w:val="1"/>
      </w:numPr>
      <w:outlineLvl w:val="6"/>
    </w:pPr>
    <w:rPr>
      <w:rFonts w:asciiTheme="majorHAnsi" w:eastAsiaTheme="majorEastAsia" w:hAnsiTheme="majorHAnsi"/>
      <w:b/>
      <w:bCs/>
      <w:iCs/>
      <w:color w:val="000000" w:themeColor="text1"/>
      <w:kern w:val="0"/>
      <w:szCs w:val="20"/>
    </w:rPr>
  </w:style>
  <w:style w:type="paragraph" w:styleId="8">
    <w:name w:val="heading 8"/>
    <w:basedOn w:val="a"/>
    <w:next w:val="a"/>
    <w:link w:val="8Char"/>
    <w:uiPriority w:val="9"/>
    <w:unhideWhenUsed/>
    <w:qFormat/>
    <w:rsid w:val="00161FEE"/>
    <w:pPr>
      <w:numPr>
        <w:ilvl w:val="7"/>
        <w:numId w:val="1"/>
      </w:numPr>
      <w:outlineLvl w:val="7"/>
    </w:pPr>
    <w:rPr>
      <w:rFonts w:asciiTheme="majorHAnsi" w:eastAsiaTheme="majorEastAsia" w:hAnsiTheme="majorHAnsi"/>
      <w:b/>
      <w:bCs/>
      <w:color w:val="000000" w:themeColor="text1"/>
      <w:kern w:val="0"/>
      <w:szCs w:val="20"/>
    </w:rPr>
  </w:style>
  <w:style w:type="paragraph" w:styleId="9">
    <w:name w:val="heading 9"/>
    <w:basedOn w:val="a"/>
    <w:next w:val="a"/>
    <w:link w:val="9Char"/>
    <w:uiPriority w:val="9"/>
    <w:unhideWhenUsed/>
    <w:qFormat/>
    <w:rsid w:val="00161FEE"/>
    <w:pPr>
      <w:numPr>
        <w:ilvl w:val="8"/>
        <w:numId w:val="1"/>
      </w:numPr>
      <w:outlineLvl w:val="8"/>
    </w:pPr>
    <w:rPr>
      <w:rFonts w:asciiTheme="majorHAnsi" w:eastAsiaTheme="majorEastAsia" w:hAnsiTheme="majorHAnsi"/>
      <w:b/>
      <w:bCs/>
      <w:iCs/>
      <w:color w:val="000000" w:themeColor="text1"/>
      <w:kern w:val="0"/>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uiPriority w:val="99"/>
    <w:unhideWhenUsed/>
    <w:pPr>
      <w:jc w:val="left"/>
    </w:pPr>
  </w:style>
  <w:style w:type="paragraph" w:styleId="30">
    <w:name w:val="toc 3"/>
    <w:basedOn w:val="a"/>
    <w:next w:val="a"/>
    <w:uiPriority w:val="39"/>
    <w:pPr>
      <w:ind w:left="420"/>
      <w:jc w:val="left"/>
    </w:pPr>
    <w:rPr>
      <w:i/>
      <w:iCs/>
    </w:rPr>
  </w:style>
  <w:style w:type="paragraph" w:styleId="a4">
    <w:name w:val="Balloon Text"/>
    <w:basedOn w:val="a"/>
    <w:link w:val="Char0"/>
    <w:uiPriority w:val="99"/>
    <w:unhideWhenUsed/>
    <w:rPr>
      <w:sz w:val="18"/>
      <w:szCs w:val="18"/>
    </w:rPr>
  </w:style>
  <w:style w:type="paragraph" w:styleId="a5">
    <w:name w:val="footer"/>
    <w:basedOn w:val="a"/>
    <w:link w:val="Char1"/>
    <w:uiPriority w:val="99"/>
    <w:unhideWhenUsed/>
    <w:pPr>
      <w:tabs>
        <w:tab w:val="center" w:pos="4153"/>
        <w:tab w:val="right" w:pos="8306"/>
      </w:tabs>
      <w:snapToGrid w:val="0"/>
    </w:pPr>
    <w:rPr>
      <w:sz w:val="18"/>
      <w:szCs w:val="18"/>
    </w:rPr>
  </w:style>
  <w:style w:type="paragraph" w:styleId="a6">
    <w:name w:val="header"/>
    <w:basedOn w:val="a"/>
    <w:link w:val="Char2"/>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pPr>
      <w:spacing w:before="120" w:after="120"/>
      <w:jc w:val="left"/>
    </w:pPr>
    <w:rPr>
      <w:b/>
      <w:bCs/>
      <w:caps/>
    </w:rPr>
  </w:style>
  <w:style w:type="paragraph" w:styleId="20">
    <w:name w:val="toc 2"/>
    <w:basedOn w:val="a"/>
    <w:next w:val="a"/>
    <w:uiPriority w:val="39"/>
    <w:pPr>
      <w:ind w:left="210"/>
      <w:jc w:val="left"/>
    </w:pPr>
    <w:rPr>
      <w:smallCaps/>
    </w:rPr>
  </w:style>
  <w:style w:type="paragraph" w:styleId="a7">
    <w:name w:val="Title"/>
    <w:basedOn w:val="a"/>
    <w:next w:val="a"/>
    <w:link w:val="Char3"/>
    <w:uiPriority w:val="10"/>
    <w:pPr>
      <w:spacing w:before="240" w:after="60"/>
      <w:jc w:val="center"/>
      <w:outlineLvl w:val="0"/>
    </w:pPr>
    <w:rPr>
      <w:rFonts w:asciiTheme="majorHAnsi"/>
      <w:b/>
      <w:bCs/>
      <w:sz w:val="32"/>
      <w:szCs w:val="32"/>
    </w:rPr>
  </w:style>
  <w:style w:type="character" w:styleId="a8">
    <w:name w:val="FollowedHyperlink"/>
    <w:basedOn w:val="a0"/>
    <w:uiPriority w:val="99"/>
    <w:unhideWhenUsed/>
    <w:rPr>
      <w:color w:val="800080"/>
      <w:u w:val="single"/>
    </w:rPr>
  </w:style>
  <w:style w:type="character" w:styleId="a9">
    <w:name w:val="Hyperlink"/>
    <w:basedOn w:val="a0"/>
    <w:uiPriority w:val="99"/>
    <w:rPr>
      <w:color w:val="0000FF"/>
      <w:u w:val="single"/>
    </w:rPr>
  </w:style>
  <w:style w:type="character" w:styleId="aa">
    <w:name w:val="annotation reference"/>
    <w:basedOn w:val="a0"/>
    <w:uiPriority w:val="99"/>
    <w:unhideWhenUsed/>
    <w:rPr>
      <w:sz w:val="21"/>
      <w:szCs w:val="21"/>
    </w:rPr>
  </w:style>
  <w:style w:type="table" w:styleId="ab">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qFormat/>
    <w:rPr>
      <w:rFonts w:asciiTheme="minorEastAsia" w:eastAsiaTheme="minorEastAsia" w:hAnsiTheme="majorHAnsi" w:cstheme="majorBidi"/>
      <w:b/>
      <w:smallCaps/>
      <w:spacing w:val="5"/>
      <w:sz w:val="44"/>
      <w:szCs w:val="36"/>
    </w:rPr>
  </w:style>
  <w:style w:type="character" w:customStyle="1" w:styleId="2Char">
    <w:name w:val="标题 2 Char"/>
    <w:basedOn w:val="a0"/>
    <w:link w:val="2"/>
    <w:qFormat/>
    <w:rPr>
      <w:rFonts w:asciiTheme="majorHAnsi" w:eastAsiaTheme="majorEastAsia" w:cstheme="majorBidi"/>
      <w:b/>
      <w:smallCaps/>
      <w:kern w:val="2"/>
      <w:sz w:val="36"/>
      <w:szCs w:val="28"/>
    </w:rPr>
  </w:style>
  <w:style w:type="character" w:customStyle="1" w:styleId="3Char">
    <w:name w:val="标题 3 Char"/>
    <w:basedOn w:val="a0"/>
    <w:link w:val="3"/>
    <w:uiPriority w:val="9"/>
    <w:qFormat/>
    <w:rPr>
      <w:rFonts w:asciiTheme="majorHAnsi" w:eastAsiaTheme="majorEastAsia" w:hAnsiTheme="majorHAnsi" w:cstheme="majorBidi"/>
      <w:b/>
      <w:iCs/>
      <w:smallCaps/>
      <w:spacing w:val="5"/>
      <w:sz w:val="32"/>
      <w:szCs w:val="26"/>
    </w:rPr>
  </w:style>
  <w:style w:type="character" w:customStyle="1" w:styleId="Char3">
    <w:name w:val="标题 Char"/>
    <w:basedOn w:val="a0"/>
    <w:link w:val="a7"/>
    <w:uiPriority w:val="10"/>
    <w:qFormat/>
    <w:rPr>
      <w:rFonts w:asciiTheme="majorHAnsi" w:eastAsia="宋体" w:hAnsiTheme="majorHAnsi" w:cstheme="majorBidi"/>
      <w:b/>
      <w:bCs/>
      <w:sz w:val="32"/>
      <w:szCs w:val="32"/>
    </w:rPr>
  </w:style>
  <w:style w:type="paragraph" w:customStyle="1" w:styleId="11">
    <w:name w:val="列出段落1"/>
    <w:basedOn w:val="a"/>
    <w:uiPriority w:val="34"/>
    <w:pPr>
      <w:ind w:firstLineChars="200" w:firstLine="420"/>
    </w:pPr>
  </w:style>
  <w:style w:type="character" w:customStyle="1" w:styleId="12">
    <w:name w:val="书籍标题1"/>
    <w:basedOn w:val="a0"/>
    <w:uiPriority w:val="33"/>
    <w:rPr>
      <w:b/>
      <w:bCs/>
      <w:smallCaps/>
      <w:spacing w:val="5"/>
    </w:rPr>
  </w:style>
  <w:style w:type="paragraph" w:customStyle="1" w:styleId="-">
    <w:name w:val="投-图备注样式"/>
    <w:basedOn w:val="a"/>
    <w:link w:val="-Char"/>
    <w:qFormat/>
    <w:pPr>
      <w:tabs>
        <w:tab w:val="left" w:pos="804"/>
      </w:tabs>
      <w:jc w:val="center"/>
    </w:pPr>
    <w:rPr>
      <w:rFonts w:asciiTheme="minorEastAsia" w:eastAsiaTheme="minorEastAsia" w:hAnsiTheme="majorHAnsi"/>
      <w:kern w:val="0"/>
      <w:szCs w:val="22"/>
    </w:rPr>
  </w:style>
  <w:style w:type="character" w:customStyle="1" w:styleId="-Char">
    <w:name w:val="投-图备注样式 Char"/>
    <w:basedOn w:val="a0"/>
    <w:link w:val="-"/>
    <w:rPr>
      <w:rFonts w:asciiTheme="minorEastAsia" w:eastAsiaTheme="minorEastAsia"/>
      <w:sz w:val="24"/>
    </w:rPr>
  </w:style>
  <w:style w:type="character" w:customStyle="1" w:styleId="4Char">
    <w:name w:val="标题 4 Char"/>
    <w:basedOn w:val="a0"/>
    <w:link w:val="4"/>
    <w:uiPriority w:val="9"/>
    <w:qFormat/>
    <w:rPr>
      <w:rFonts w:asciiTheme="majorHAnsi" w:eastAsiaTheme="majorEastAsia" w:cstheme="majorBidi"/>
      <w:b/>
      <w:bCs/>
      <w:spacing w:val="5"/>
      <w:kern w:val="2"/>
      <w:sz w:val="30"/>
      <w:szCs w:val="24"/>
    </w:rPr>
  </w:style>
  <w:style w:type="character" w:customStyle="1" w:styleId="5Char">
    <w:name w:val="标题 5 Char"/>
    <w:basedOn w:val="a0"/>
    <w:link w:val="5"/>
    <w:uiPriority w:val="9"/>
    <w:qFormat/>
    <w:rPr>
      <w:rFonts w:asciiTheme="majorHAnsi" w:eastAsiaTheme="majorEastAsia" w:cstheme="majorBidi"/>
      <w:b/>
      <w:iCs/>
      <w:kern w:val="2"/>
      <w:sz w:val="28"/>
      <w:szCs w:val="24"/>
    </w:rPr>
  </w:style>
  <w:style w:type="character" w:customStyle="1" w:styleId="6Char">
    <w:name w:val="标题 6 Char"/>
    <w:basedOn w:val="a0"/>
    <w:link w:val="6"/>
    <w:uiPriority w:val="9"/>
    <w:qFormat/>
    <w:rsid w:val="00161FEE"/>
    <w:rPr>
      <w:rFonts w:asciiTheme="majorHAnsi" w:eastAsiaTheme="majorEastAsia" w:cstheme="majorBidi"/>
      <w:b/>
      <w:bCs/>
      <w:spacing w:val="5"/>
      <w:kern w:val="2"/>
      <w:sz w:val="24"/>
      <w:szCs w:val="24"/>
      <w:shd w:val="clear" w:color="auto" w:fill="CCE8CF" w:themeFill="background1"/>
    </w:rPr>
  </w:style>
  <w:style w:type="character" w:customStyle="1" w:styleId="7Char">
    <w:name w:val="标题 7 Char"/>
    <w:basedOn w:val="a0"/>
    <w:link w:val="7"/>
    <w:uiPriority w:val="9"/>
    <w:qFormat/>
    <w:rsid w:val="00161FEE"/>
    <w:rPr>
      <w:rFonts w:asciiTheme="majorHAnsi" w:eastAsiaTheme="majorEastAsia" w:hAnsiTheme="majorHAnsi" w:cstheme="majorBidi"/>
      <w:b/>
      <w:bCs/>
      <w:iCs/>
      <w:color w:val="000000" w:themeColor="text1"/>
      <w:sz w:val="24"/>
    </w:rPr>
  </w:style>
  <w:style w:type="character" w:customStyle="1" w:styleId="8Char">
    <w:name w:val="标题 8 Char"/>
    <w:basedOn w:val="a0"/>
    <w:link w:val="8"/>
    <w:uiPriority w:val="9"/>
    <w:rsid w:val="00161FEE"/>
    <w:rPr>
      <w:rFonts w:asciiTheme="majorHAnsi" w:eastAsiaTheme="majorEastAsia" w:hAnsiTheme="majorHAnsi" w:cstheme="majorBidi"/>
      <w:b/>
      <w:bCs/>
      <w:color w:val="000000" w:themeColor="text1"/>
      <w:sz w:val="24"/>
    </w:rPr>
  </w:style>
  <w:style w:type="character" w:customStyle="1" w:styleId="9Char">
    <w:name w:val="标题 9 Char"/>
    <w:basedOn w:val="a0"/>
    <w:link w:val="9"/>
    <w:uiPriority w:val="9"/>
    <w:rsid w:val="00161FEE"/>
    <w:rPr>
      <w:rFonts w:asciiTheme="majorHAnsi" w:eastAsiaTheme="majorEastAsia" w:hAnsiTheme="majorHAnsi" w:cstheme="majorBidi"/>
      <w:b/>
      <w:bCs/>
      <w:iCs/>
      <w:color w:val="000000" w:themeColor="text1"/>
      <w:sz w:val="24"/>
      <w:szCs w:val="18"/>
    </w:rPr>
  </w:style>
  <w:style w:type="character" w:customStyle="1" w:styleId="Char2">
    <w:name w:val="页眉 Char"/>
    <w:basedOn w:val="a0"/>
    <w:link w:val="a6"/>
    <w:uiPriority w:val="99"/>
    <w:qFormat/>
    <w:rPr>
      <w:rFonts w:asciiTheme="minorEastAsia" w:eastAsiaTheme="minorEastAsia"/>
      <w:sz w:val="18"/>
      <w:szCs w:val="18"/>
    </w:rPr>
  </w:style>
  <w:style w:type="character" w:customStyle="1" w:styleId="Char1">
    <w:name w:val="页脚 Char"/>
    <w:basedOn w:val="a0"/>
    <w:link w:val="a5"/>
    <w:uiPriority w:val="99"/>
    <w:rPr>
      <w:rFonts w:asciiTheme="minorEastAsia" w:eastAsiaTheme="minorEastAsia"/>
      <w:sz w:val="18"/>
      <w:szCs w:val="18"/>
    </w:rPr>
  </w:style>
  <w:style w:type="character" w:customStyle="1" w:styleId="Char0">
    <w:name w:val="批注框文本 Char"/>
    <w:basedOn w:val="a0"/>
    <w:link w:val="a4"/>
    <w:uiPriority w:val="99"/>
    <w:semiHidden/>
    <w:rPr>
      <w:rFonts w:asciiTheme="minorEastAsia" w:eastAsiaTheme="minorEastAsia"/>
      <w:sz w:val="18"/>
      <w:szCs w:val="18"/>
    </w:rPr>
  </w:style>
  <w:style w:type="paragraph" w:customStyle="1" w:styleId="Normal0">
    <w:name w:val="Normal0"/>
    <w:pPr>
      <w:spacing w:after="200" w:line="276" w:lineRule="auto"/>
    </w:pPr>
    <w:rPr>
      <w:sz w:val="22"/>
      <w:szCs w:val="22"/>
      <w:lang w:eastAsia="en-US"/>
    </w:rPr>
  </w:style>
  <w:style w:type="paragraph" w:customStyle="1" w:styleId="TOC1">
    <w:name w:val="TOC 标题1"/>
    <w:basedOn w:val="1"/>
    <w:next w:val="a"/>
    <w:uiPriority w:val="39"/>
    <w:unhideWhenUsed/>
    <w:pPr>
      <w:keepNext/>
      <w:keepLines/>
      <w:widowControl/>
      <w:numPr>
        <w:numId w:val="0"/>
      </w:numPr>
      <w:spacing w:before="480" w:after="0" w:line="276" w:lineRule="auto"/>
      <w:contextualSpacing w:val="0"/>
      <w:jc w:val="left"/>
      <w:outlineLvl w:val="9"/>
    </w:pPr>
    <w:rPr>
      <w:rFonts w:asciiTheme="majorHAnsi" w:eastAsiaTheme="majorEastAsia"/>
      <w:bCs/>
      <w:smallCaps w:val="0"/>
      <w:color w:val="365F91" w:themeColor="accent1" w:themeShade="BF"/>
      <w:spacing w:val="0"/>
      <w:sz w:val="28"/>
      <w:szCs w:val="28"/>
    </w:rPr>
  </w:style>
  <w:style w:type="paragraph" w:customStyle="1" w:styleId="Style3">
    <w:name w:val="_Style 3"/>
    <w:basedOn w:val="a"/>
    <w:pPr>
      <w:ind w:left="720"/>
      <w:contextualSpacing/>
    </w:pPr>
    <w:rPr>
      <w:rFonts w:ascii="Calibri" w:hAnsi="Calibri"/>
    </w:rPr>
  </w:style>
  <w:style w:type="paragraph" w:customStyle="1" w:styleId="13">
    <w:name w:val="正文缩进1"/>
    <w:basedOn w:val="a"/>
    <w:qFormat/>
    <w:pPr>
      <w:widowControl/>
      <w:snapToGrid w:val="0"/>
      <w:spacing w:before="120" w:after="120" w:line="440" w:lineRule="atLeast"/>
      <w:ind w:firstLine="567"/>
    </w:pPr>
    <w:rPr>
      <w:rFonts w:ascii="微软雅黑" w:eastAsia="微软雅黑" w:hAnsi="微软雅黑"/>
      <w:szCs w:val="28"/>
    </w:rPr>
  </w:style>
  <w:style w:type="paragraph" w:customStyle="1" w:styleId="TOC2">
    <w:name w:val="TOC 标题2"/>
    <w:basedOn w:val="1"/>
    <w:next w:val="a"/>
    <w:uiPriority w:val="39"/>
    <w:unhideWhenUsed/>
    <w:pPr>
      <w:keepNext/>
      <w:keepLines/>
      <w:widowControl/>
      <w:numPr>
        <w:numId w:val="0"/>
      </w:numPr>
      <w:spacing w:before="480" w:after="0" w:line="276" w:lineRule="auto"/>
      <w:contextualSpacing w:val="0"/>
      <w:jc w:val="left"/>
      <w:outlineLvl w:val="9"/>
    </w:pPr>
    <w:rPr>
      <w:rFonts w:asciiTheme="majorHAnsi" w:eastAsiaTheme="majorEastAsia"/>
      <w:bCs/>
      <w:smallCaps w:val="0"/>
      <w:color w:val="365F91" w:themeColor="accent1" w:themeShade="BF"/>
      <w:spacing w:val="0"/>
      <w:sz w:val="28"/>
      <w:szCs w:val="28"/>
    </w:rPr>
  </w:style>
  <w:style w:type="character" w:customStyle="1" w:styleId="Char">
    <w:name w:val="批注文字 Char"/>
    <w:link w:val="a3"/>
    <w:uiPriority w:val="99"/>
    <w:rsid w:val="00240A50"/>
    <w:rPr>
      <w:rFonts w:cstheme="majorBidi"/>
      <w:kern w:val="2"/>
      <w:sz w:val="24"/>
      <w:szCs w:val="24"/>
    </w:rPr>
  </w:style>
  <w:style w:type="paragraph" w:styleId="ac">
    <w:name w:val="List Paragraph"/>
    <w:basedOn w:val="a"/>
    <w:link w:val="Char4"/>
    <w:uiPriority w:val="34"/>
    <w:unhideWhenUsed/>
    <w:qFormat/>
    <w:rsid w:val="00CC6E0F"/>
    <w:pPr>
      <w:ind w:firstLineChars="200" w:firstLine="420"/>
    </w:pPr>
  </w:style>
  <w:style w:type="character" w:styleId="ad">
    <w:name w:val="Emphasis"/>
    <w:uiPriority w:val="20"/>
    <w:qFormat/>
    <w:rsid w:val="006F6268"/>
    <w:rPr>
      <w:i/>
    </w:rPr>
  </w:style>
  <w:style w:type="character" w:customStyle="1" w:styleId="apple-converted-space">
    <w:name w:val="apple-converted-space"/>
    <w:basedOn w:val="a0"/>
    <w:rsid w:val="001D0783"/>
  </w:style>
  <w:style w:type="character" w:customStyle="1" w:styleId="Char5">
    <w:name w:val="正文文本缩进 Char"/>
    <w:link w:val="ae"/>
    <w:rsid w:val="00D5432C"/>
    <w:rPr>
      <w:sz w:val="24"/>
    </w:rPr>
  </w:style>
  <w:style w:type="paragraph" w:styleId="ae">
    <w:name w:val="Body Text Indent"/>
    <w:basedOn w:val="a"/>
    <w:link w:val="Char5"/>
    <w:unhideWhenUsed/>
    <w:rsid w:val="00D5432C"/>
    <w:pPr>
      <w:spacing w:after="120" w:line="400" w:lineRule="exact"/>
      <w:ind w:leftChars="200" w:left="420" w:firstLineChars="200" w:firstLine="200"/>
    </w:pPr>
    <w:rPr>
      <w:rFonts w:cs="Times New Roman"/>
      <w:kern w:val="0"/>
      <w:szCs w:val="20"/>
    </w:rPr>
  </w:style>
  <w:style w:type="character" w:customStyle="1" w:styleId="Char10">
    <w:name w:val="正文文本缩进 Char1"/>
    <w:basedOn w:val="a0"/>
    <w:uiPriority w:val="99"/>
    <w:semiHidden/>
    <w:rsid w:val="00D5432C"/>
    <w:rPr>
      <w:rFonts w:cstheme="majorBidi"/>
      <w:kern w:val="2"/>
      <w:sz w:val="24"/>
      <w:szCs w:val="24"/>
    </w:rPr>
  </w:style>
  <w:style w:type="paragraph" w:customStyle="1" w:styleId="af">
    <w:name w:val="正文文字首行缩进"/>
    <w:basedOn w:val="a"/>
    <w:next w:val="ae"/>
    <w:qFormat/>
    <w:rsid w:val="00D5432C"/>
    <w:pPr>
      <w:spacing w:after="120" w:line="240" w:lineRule="auto"/>
      <w:ind w:left="420"/>
    </w:pPr>
    <w:rPr>
      <w:rFonts w:cs="Times New Roman"/>
      <w:sz w:val="21"/>
      <w:szCs w:val="22"/>
    </w:rPr>
  </w:style>
  <w:style w:type="paragraph" w:customStyle="1" w:styleId="Bullet1">
    <w:name w:val="Bullet1"/>
    <w:basedOn w:val="a"/>
    <w:qFormat/>
    <w:rsid w:val="00D5432C"/>
    <w:pPr>
      <w:numPr>
        <w:numId w:val="56"/>
      </w:numPr>
      <w:spacing w:line="240" w:lineRule="auto"/>
    </w:pPr>
    <w:rPr>
      <w:rFonts w:cs="Times New Roman"/>
      <w:sz w:val="21"/>
      <w:szCs w:val="22"/>
    </w:rPr>
  </w:style>
  <w:style w:type="paragraph" w:styleId="af0">
    <w:name w:val="annotation subject"/>
    <w:basedOn w:val="a3"/>
    <w:next w:val="a3"/>
    <w:link w:val="Char6"/>
    <w:uiPriority w:val="99"/>
    <w:semiHidden/>
    <w:unhideWhenUsed/>
    <w:rsid w:val="00ED3949"/>
    <w:rPr>
      <w:b/>
      <w:bCs/>
    </w:rPr>
  </w:style>
  <w:style w:type="character" w:customStyle="1" w:styleId="Char6">
    <w:name w:val="批注主题 Char"/>
    <w:basedOn w:val="Char"/>
    <w:link w:val="af0"/>
    <w:uiPriority w:val="99"/>
    <w:semiHidden/>
    <w:rsid w:val="00ED3949"/>
    <w:rPr>
      <w:rFonts w:cstheme="majorBidi"/>
      <w:b/>
      <w:bCs/>
      <w:kern w:val="2"/>
      <w:sz w:val="24"/>
      <w:szCs w:val="24"/>
    </w:rPr>
  </w:style>
  <w:style w:type="paragraph" w:styleId="af1">
    <w:name w:val="Revision"/>
    <w:hidden/>
    <w:uiPriority w:val="99"/>
    <w:unhideWhenUsed/>
    <w:rsid w:val="00ED3949"/>
    <w:rPr>
      <w:rFonts w:cstheme="majorBidi"/>
      <w:kern w:val="2"/>
      <w:sz w:val="24"/>
      <w:szCs w:val="24"/>
    </w:rPr>
  </w:style>
  <w:style w:type="character" w:customStyle="1" w:styleId="Char7">
    <w:name w:val="前湾 Char"/>
    <w:link w:val="af2"/>
    <w:locked/>
    <w:rsid w:val="00D24715"/>
    <w:rPr>
      <w:rFonts w:ascii="宋体"/>
      <w:kern w:val="2"/>
      <w:sz w:val="24"/>
      <w:szCs w:val="24"/>
    </w:rPr>
  </w:style>
  <w:style w:type="character" w:customStyle="1" w:styleId="Char4">
    <w:name w:val="列出段落 Char"/>
    <w:link w:val="ac"/>
    <w:uiPriority w:val="34"/>
    <w:rsid w:val="00D24715"/>
    <w:rPr>
      <w:rFonts w:cstheme="majorBidi"/>
      <w:kern w:val="2"/>
      <w:sz w:val="24"/>
      <w:szCs w:val="24"/>
    </w:rPr>
  </w:style>
  <w:style w:type="paragraph" w:customStyle="1" w:styleId="af2">
    <w:name w:val="前湾"/>
    <w:basedOn w:val="a"/>
    <w:link w:val="Char7"/>
    <w:rsid w:val="00D24715"/>
    <w:pPr>
      <w:ind w:firstLineChars="200" w:firstLine="200"/>
    </w:pPr>
    <w:rPr>
      <w:rFonts w:ascii="宋体"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semiHidden="0" w:uiPriority="39" w:unhideWhenUsed="0"/>
    <w:lsdException w:name="toc 2" w:semiHidden="0" w:uiPriority="39" w:unhideWhenUsed="0"/>
    <w:lsdException w:name="toc 3"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lsdException w:name="header" w:semiHidden="0" w:uiPriority="0"/>
    <w:lsdException w:name="footer" w:semiHidden="0"/>
    <w:lsdException w:name="caption" w:uiPriority="35"/>
    <w:lsdException w:name="annotation reference" w:semiHidden="0"/>
    <w:lsdException w:name="Title" w:semiHidden="0" w:uiPriority="10" w:unhideWhenUsed="0"/>
    <w:lsdException w:name="Default Paragraph Font" w:semiHidden="0" w:uiPriority="1" w:qFormat="1"/>
    <w:lsdException w:name="Body Text Indent" w:uiPriority="0"/>
    <w:lsdException w:name="Subtitle" w:semiHidden="0" w:uiPriority="11" w:unhideWhenUsed="0"/>
    <w:lsdException w:name="Hyperlink" w:semiHidden="0" w:unhideWhenUsed="0"/>
    <w:lsdException w:name="FollowedHyperlink" w:semiHidden="0"/>
    <w:lsdException w:name="Strong" w:semiHidden="0" w:uiPriority="22" w:unhideWhenUsed="0"/>
    <w:lsdException w:name="Emphasis" w:semiHidden="0" w:uiPriority="20" w:unhideWhenUsed="0" w:qFormat="1"/>
    <w:lsdException w:name="Normal Table" w:semiHidden="0"/>
    <w:lsdException w:name="Balloon Text" w:semiHidden="0"/>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pPr>
      <w:widowControl w:val="0"/>
      <w:spacing w:line="360" w:lineRule="auto"/>
      <w:jc w:val="both"/>
    </w:pPr>
    <w:rPr>
      <w:rFonts w:cstheme="majorBidi"/>
      <w:kern w:val="2"/>
      <w:sz w:val="24"/>
      <w:szCs w:val="24"/>
    </w:rPr>
  </w:style>
  <w:style w:type="paragraph" w:styleId="1">
    <w:name w:val="heading 1"/>
    <w:basedOn w:val="a"/>
    <w:next w:val="a"/>
    <w:link w:val="1Char"/>
    <w:uiPriority w:val="9"/>
    <w:qFormat/>
    <w:pPr>
      <w:numPr>
        <w:numId w:val="1"/>
      </w:numPr>
      <w:spacing w:before="200" w:after="600"/>
      <w:contextualSpacing/>
      <w:outlineLvl w:val="0"/>
    </w:pPr>
    <w:rPr>
      <w:rFonts w:asciiTheme="minorEastAsia" w:eastAsiaTheme="minorEastAsia" w:hAnsiTheme="majorHAnsi"/>
      <w:b/>
      <w:smallCaps/>
      <w:spacing w:val="5"/>
      <w:kern w:val="0"/>
      <w:sz w:val="44"/>
      <w:szCs w:val="36"/>
    </w:rPr>
  </w:style>
  <w:style w:type="paragraph" w:styleId="2">
    <w:name w:val="heading 2"/>
    <w:basedOn w:val="a"/>
    <w:next w:val="a"/>
    <w:link w:val="2Char"/>
    <w:unhideWhenUsed/>
    <w:qFormat/>
    <w:pPr>
      <w:numPr>
        <w:ilvl w:val="1"/>
        <w:numId w:val="1"/>
      </w:numPr>
      <w:spacing w:before="200" w:after="400"/>
      <w:outlineLvl w:val="1"/>
    </w:pPr>
    <w:rPr>
      <w:rFonts w:asciiTheme="majorHAnsi" w:eastAsiaTheme="majorEastAsia"/>
      <w:b/>
      <w:smallCaps/>
      <w:sz w:val="36"/>
      <w:szCs w:val="28"/>
    </w:rPr>
  </w:style>
  <w:style w:type="paragraph" w:styleId="3">
    <w:name w:val="heading 3"/>
    <w:basedOn w:val="a"/>
    <w:next w:val="a"/>
    <w:link w:val="3Char"/>
    <w:uiPriority w:val="9"/>
    <w:unhideWhenUsed/>
    <w:qFormat/>
    <w:pPr>
      <w:numPr>
        <w:ilvl w:val="2"/>
        <w:numId w:val="1"/>
      </w:numPr>
      <w:spacing w:before="200" w:after="400"/>
      <w:outlineLvl w:val="2"/>
    </w:pPr>
    <w:rPr>
      <w:rFonts w:asciiTheme="majorHAnsi" w:eastAsiaTheme="majorEastAsia" w:hAnsiTheme="majorHAnsi"/>
      <w:b/>
      <w:iCs/>
      <w:smallCaps/>
      <w:spacing w:val="5"/>
      <w:kern w:val="0"/>
      <w:sz w:val="32"/>
      <w:szCs w:val="26"/>
    </w:rPr>
  </w:style>
  <w:style w:type="paragraph" w:styleId="4">
    <w:name w:val="heading 4"/>
    <w:basedOn w:val="a"/>
    <w:next w:val="a"/>
    <w:link w:val="4Char"/>
    <w:uiPriority w:val="9"/>
    <w:unhideWhenUsed/>
    <w:qFormat/>
    <w:pPr>
      <w:numPr>
        <w:ilvl w:val="3"/>
        <w:numId w:val="1"/>
      </w:numPr>
      <w:spacing w:before="200" w:after="400"/>
      <w:outlineLvl w:val="3"/>
    </w:pPr>
    <w:rPr>
      <w:rFonts w:asciiTheme="majorHAnsi" w:eastAsiaTheme="majorEastAsia"/>
      <w:b/>
      <w:bCs/>
      <w:spacing w:val="5"/>
      <w:sz w:val="30"/>
    </w:rPr>
  </w:style>
  <w:style w:type="paragraph" w:styleId="5">
    <w:name w:val="heading 5"/>
    <w:basedOn w:val="a"/>
    <w:next w:val="a"/>
    <w:link w:val="5Char"/>
    <w:uiPriority w:val="9"/>
    <w:unhideWhenUsed/>
    <w:qFormat/>
    <w:pPr>
      <w:numPr>
        <w:ilvl w:val="4"/>
        <w:numId w:val="1"/>
      </w:numPr>
      <w:tabs>
        <w:tab w:val="left" w:pos="1636"/>
      </w:tabs>
      <w:outlineLvl w:val="4"/>
    </w:pPr>
    <w:rPr>
      <w:rFonts w:asciiTheme="majorHAnsi" w:eastAsiaTheme="majorEastAsia"/>
      <w:b/>
      <w:iCs/>
      <w:sz w:val="28"/>
    </w:rPr>
  </w:style>
  <w:style w:type="paragraph" w:styleId="6">
    <w:name w:val="heading 6"/>
    <w:basedOn w:val="a"/>
    <w:next w:val="a"/>
    <w:link w:val="6Char"/>
    <w:uiPriority w:val="9"/>
    <w:unhideWhenUsed/>
    <w:qFormat/>
    <w:rsid w:val="00161FEE"/>
    <w:pPr>
      <w:numPr>
        <w:ilvl w:val="5"/>
        <w:numId w:val="1"/>
      </w:numPr>
      <w:shd w:val="clear" w:color="auto" w:fill="CCE8CF" w:themeFill="background1"/>
      <w:outlineLvl w:val="5"/>
    </w:pPr>
    <w:rPr>
      <w:rFonts w:asciiTheme="majorHAnsi" w:eastAsiaTheme="majorEastAsia"/>
      <w:b/>
      <w:bCs/>
      <w:spacing w:val="5"/>
    </w:rPr>
  </w:style>
  <w:style w:type="paragraph" w:styleId="7">
    <w:name w:val="heading 7"/>
    <w:basedOn w:val="a"/>
    <w:next w:val="a"/>
    <w:link w:val="7Char"/>
    <w:uiPriority w:val="9"/>
    <w:unhideWhenUsed/>
    <w:qFormat/>
    <w:rsid w:val="00161FEE"/>
    <w:pPr>
      <w:numPr>
        <w:ilvl w:val="6"/>
        <w:numId w:val="1"/>
      </w:numPr>
      <w:outlineLvl w:val="6"/>
    </w:pPr>
    <w:rPr>
      <w:rFonts w:asciiTheme="majorHAnsi" w:eastAsiaTheme="majorEastAsia" w:hAnsiTheme="majorHAnsi"/>
      <w:b/>
      <w:bCs/>
      <w:iCs/>
      <w:color w:val="000000" w:themeColor="text1"/>
      <w:kern w:val="0"/>
      <w:szCs w:val="20"/>
    </w:rPr>
  </w:style>
  <w:style w:type="paragraph" w:styleId="8">
    <w:name w:val="heading 8"/>
    <w:basedOn w:val="a"/>
    <w:next w:val="a"/>
    <w:link w:val="8Char"/>
    <w:uiPriority w:val="9"/>
    <w:unhideWhenUsed/>
    <w:qFormat/>
    <w:rsid w:val="00161FEE"/>
    <w:pPr>
      <w:numPr>
        <w:ilvl w:val="7"/>
        <w:numId w:val="1"/>
      </w:numPr>
      <w:outlineLvl w:val="7"/>
    </w:pPr>
    <w:rPr>
      <w:rFonts w:asciiTheme="majorHAnsi" w:eastAsiaTheme="majorEastAsia" w:hAnsiTheme="majorHAnsi"/>
      <w:b/>
      <w:bCs/>
      <w:color w:val="000000" w:themeColor="text1"/>
      <w:kern w:val="0"/>
      <w:szCs w:val="20"/>
    </w:rPr>
  </w:style>
  <w:style w:type="paragraph" w:styleId="9">
    <w:name w:val="heading 9"/>
    <w:basedOn w:val="a"/>
    <w:next w:val="a"/>
    <w:link w:val="9Char"/>
    <w:uiPriority w:val="9"/>
    <w:unhideWhenUsed/>
    <w:qFormat/>
    <w:rsid w:val="00161FEE"/>
    <w:pPr>
      <w:numPr>
        <w:ilvl w:val="8"/>
        <w:numId w:val="1"/>
      </w:numPr>
      <w:outlineLvl w:val="8"/>
    </w:pPr>
    <w:rPr>
      <w:rFonts w:asciiTheme="majorHAnsi" w:eastAsiaTheme="majorEastAsia" w:hAnsiTheme="majorHAnsi"/>
      <w:b/>
      <w:bCs/>
      <w:iCs/>
      <w:color w:val="000000" w:themeColor="text1"/>
      <w:kern w:val="0"/>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uiPriority w:val="99"/>
    <w:unhideWhenUsed/>
    <w:pPr>
      <w:jc w:val="left"/>
    </w:pPr>
  </w:style>
  <w:style w:type="paragraph" w:styleId="30">
    <w:name w:val="toc 3"/>
    <w:basedOn w:val="a"/>
    <w:next w:val="a"/>
    <w:uiPriority w:val="39"/>
    <w:pPr>
      <w:ind w:left="420"/>
      <w:jc w:val="left"/>
    </w:pPr>
    <w:rPr>
      <w:i/>
      <w:iCs/>
    </w:rPr>
  </w:style>
  <w:style w:type="paragraph" w:styleId="a4">
    <w:name w:val="Balloon Text"/>
    <w:basedOn w:val="a"/>
    <w:link w:val="Char0"/>
    <w:uiPriority w:val="99"/>
    <w:unhideWhenUsed/>
    <w:rPr>
      <w:sz w:val="18"/>
      <w:szCs w:val="18"/>
    </w:rPr>
  </w:style>
  <w:style w:type="paragraph" w:styleId="a5">
    <w:name w:val="footer"/>
    <w:basedOn w:val="a"/>
    <w:link w:val="Char1"/>
    <w:uiPriority w:val="99"/>
    <w:unhideWhenUsed/>
    <w:pPr>
      <w:tabs>
        <w:tab w:val="center" w:pos="4153"/>
        <w:tab w:val="right" w:pos="8306"/>
      </w:tabs>
      <w:snapToGrid w:val="0"/>
    </w:pPr>
    <w:rPr>
      <w:sz w:val="18"/>
      <w:szCs w:val="18"/>
    </w:rPr>
  </w:style>
  <w:style w:type="paragraph" w:styleId="a6">
    <w:name w:val="header"/>
    <w:basedOn w:val="a"/>
    <w:link w:val="Char2"/>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pPr>
      <w:spacing w:before="120" w:after="120"/>
      <w:jc w:val="left"/>
    </w:pPr>
    <w:rPr>
      <w:b/>
      <w:bCs/>
      <w:caps/>
    </w:rPr>
  </w:style>
  <w:style w:type="paragraph" w:styleId="20">
    <w:name w:val="toc 2"/>
    <w:basedOn w:val="a"/>
    <w:next w:val="a"/>
    <w:uiPriority w:val="39"/>
    <w:pPr>
      <w:ind w:left="210"/>
      <w:jc w:val="left"/>
    </w:pPr>
    <w:rPr>
      <w:smallCaps/>
    </w:rPr>
  </w:style>
  <w:style w:type="paragraph" w:styleId="a7">
    <w:name w:val="Title"/>
    <w:basedOn w:val="a"/>
    <w:next w:val="a"/>
    <w:link w:val="Char3"/>
    <w:uiPriority w:val="10"/>
    <w:pPr>
      <w:spacing w:before="240" w:after="60"/>
      <w:jc w:val="center"/>
      <w:outlineLvl w:val="0"/>
    </w:pPr>
    <w:rPr>
      <w:rFonts w:asciiTheme="majorHAnsi"/>
      <w:b/>
      <w:bCs/>
      <w:sz w:val="32"/>
      <w:szCs w:val="32"/>
    </w:rPr>
  </w:style>
  <w:style w:type="character" w:styleId="a8">
    <w:name w:val="FollowedHyperlink"/>
    <w:basedOn w:val="a0"/>
    <w:uiPriority w:val="99"/>
    <w:unhideWhenUsed/>
    <w:rPr>
      <w:color w:val="800080"/>
      <w:u w:val="single"/>
    </w:rPr>
  </w:style>
  <w:style w:type="character" w:styleId="a9">
    <w:name w:val="Hyperlink"/>
    <w:basedOn w:val="a0"/>
    <w:uiPriority w:val="99"/>
    <w:rPr>
      <w:color w:val="0000FF"/>
      <w:u w:val="single"/>
    </w:rPr>
  </w:style>
  <w:style w:type="character" w:styleId="aa">
    <w:name w:val="annotation reference"/>
    <w:basedOn w:val="a0"/>
    <w:uiPriority w:val="99"/>
    <w:unhideWhenUsed/>
    <w:rPr>
      <w:sz w:val="21"/>
      <w:szCs w:val="21"/>
    </w:rPr>
  </w:style>
  <w:style w:type="table" w:styleId="ab">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qFormat/>
    <w:rPr>
      <w:rFonts w:asciiTheme="minorEastAsia" w:eastAsiaTheme="minorEastAsia" w:hAnsiTheme="majorHAnsi" w:cstheme="majorBidi"/>
      <w:b/>
      <w:smallCaps/>
      <w:spacing w:val="5"/>
      <w:sz w:val="44"/>
      <w:szCs w:val="36"/>
    </w:rPr>
  </w:style>
  <w:style w:type="character" w:customStyle="1" w:styleId="2Char">
    <w:name w:val="标题 2 Char"/>
    <w:basedOn w:val="a0"/>
    <w:link w:val="2"/>
    <w:qFormat/>
    <w:rPr>
      <w:rFonts w:asciiTheme="majorHAnsi" w:eastAsiaTheme="majorEastAsia" w:cstheme="majorBidi"/>
      <w:b/>
      <w:smallCaps/>
      <w:kern w:val="2"/>
      <w:sz w:val="36"/>
      <w:szCs w:val="28"/>
    </w:rPr>
  </w:style>
  <w:style w:type="character" w:customStyle="1" w:styleId="3Char">
    <w:name w:val="标题 3 Char"/>
    <w:basedOn w:val="a0"/>
    <w:link w:val="3"/>
    <w:uiPriority w:val="9"/>
    <w:qFormat/>
    <w:rPr>
      <w:rFonts w:asciiTheme="majorHAnsi" w:eastAsiaTheme="majorEastAsia" w:hAnsiTheme="majorHAnsi" w:cstheme="majorBidi"/>
      <w:b/>
      <w:iCs/>
      <w:smallCaps/>
      <w:spacing w:val="5"/>
      <w:sz w:val="32"/>
      <w:szCs w:val="26"/>
    </w:rPr>
  </w:style>
  <w:style w:type="character" w:customStyle="1" w:styleId="Char3">
    <w:name w:val="标题 Char"/>
    <w:basedOn w:val="a0"/>
    <w:link w:val="a7"/>
    <w:uiPriority w:val="10"/>
    <w:qFormat/>
    <w:rPr>
      <w:rFonts w:asciiTheme="majorHAnsi" w:eastAsia="宋体" w:hAnsiTheme="majorHAnsi" w:cstheme="majorBidi"/>
      <w:b/>
      <w:bCs/>
      <w:sz w:val="32"/>
      <w:szCs w:val="32"/>
    </w:rPr>
  </w:style>
  <w:style w:type="paragraph" w:customStyle="1" w:styleId="11">
    <w:name w:val="列出段落1"/>
    <w:basedOn w:val="a"/>
    <w:uiPriority w:val="34"/>
    <w:pPr>
      <w:ind w:firstLineChars="200" w:firstLine="420"/>
    </w:pPr>
  </w:style>
  <w:style w:type="character" w:customStyle="1" w:styleId="12">
    <w:name w:val="书籍标题1"/>
    <w:basedOn w:val="a0"/>
    <w:uiPriority w:val="33"/>
    <w:rPr>
      <w:b/>
      <w:bCs/>
      <w:smallCaps/>
      <w:spacing w:val="5"/>
    </w:rPr>
  </w:style>
  <w:style w:type="paragraph" w:customStyle="1" w:styleId="-">
    <w:name w:val="投-图备注样式"/>
    <w:basedOn w:val="a"/>
    <w:link w:val="-Char"/>
    <w:qFormat/>
    <w:pPr>
      <w:tabs>
        <w:tab w:val="left" w:pos="804"/>
      </w:tabs>
      <w:jc w:val="center"/>
    </w:pPr>
    <w:rPr>
      <w:rFonts w:asciiTheme="minorEastAsia" w:eastAsiaTheme="minorEastAsia" w:hAnsiTheme="majorHAnsi"/>
      <w:kern w:val="0"/>
      <w:szCs w:val="22"/>
    </w:rPr>
  </w:style>
  <w:style w:type="character" w:customStyle="1" w:styleId="-Char">
    <w:name w:val="投-图备注样式 Char"/>
    <w:basedOn w:val="a0"/>
    <w:link w:val="-"/>
    <w:rPr>
      <w:rFonts w:asciiTheme="minorEastAsia" w:eastAsiaTheme="minorEastAsia"/>
      <w:sz w:val="24"/>
    </w:rPr>
  </w:style>
  <w:style w:type="character" w:customStyle="1" w:styleId="4Char">
    <w:name w:val="标题 4 Char"/>
    <w:basedOn w:val="a0"/>
    <w:link w:val="4"/>
    <w:uiPriority w:val="9"/>
    <w:qFormat/>
    <w:rPr>
      <w:rFonts w:asciiTheme="majorHAnsi" w:eastAsiaTheme="majorEastAsia" w:cstheme="majorBidi"/>
      <w:b/>
      <w:bCs/>
      <w:spacing w:val="5"/>
      <w:kern w:val="2"/>
      <w:sz w:val="30"/>
      <w:szCs w:val="24"/>
    </w:rPr>
  </w:style>
  <w:style w:type="character" w:customStyle="1" w:styleId="5Char">
    <w:name w:val="标题 5 Char"/>
    <w:basedOn w:val="a0"/>
    <w:link w:val="5"/>
    <w:uiPriority w:val="9"/>
    <w:qFormat/>
    <w:rPr>
      <w:rFonts w:asciiTheme="majorHAnsi" w:eastAsiaTheme="majorEastAsia" w:cstheme="majorBidi"/>
      <w:b/>
      <w:iCs/>
      <w:kern w:val="2"/>
      <w:sz w:val="28"/>
      <w:szCs w:val="24"/>
    </w:rPr>
  </w:style>
  <w:style w:type="character" w:customStyle="1" w:styleId="6Char">
    <w:name w:val="标题 6 Char"/>
    <w:basedOn w:val="a0"/>
    <w:link w:val="6"/>
    <w:uiPriority w:val="9"/>
    <w:qFormat/>
    <w:rsid w:val="00161FEE"/>
    <w:rPr>
      <w:rFonts w:asciiTheme="majorHAnsi" w:eastAsiaTheme="majorEastAsia" w:cstheme="majorBidi"/>
      <w:b/>
      <w:bCs/>
      <w:spacing w:val="5"/>
      <w:kern w:val="2"/>
      <w:sz w:val="24"/>
      <w:szCs w:val="24"/>
      <w:shd w:val="clear" w:color="auto" w:fill="CCE8CF" w:themeFill="background1"/>
    </w:rPr>
  </w:style>
  <w:style w:type="character" w:customStyle="1" w:styleId="7Char">
    <w:name w:val="标题 7 Char"/>
    <w:basedOn w:val="a0"/>
    <w:link w:val="7"/>
    <w:uiPriority w:val="9"/>
    <w:qFormat/>
    <w:rsid w:val="00161FEE"/>
    <w:rPr>
      <w:rFonts w:asciiTheme="majorHAnsi" w:eastAsiaTheme="majorEastAsia" w:hAnsiTheme="majorHAnsi" w:cstheme="majorBidi"/>
      <w:b/>
      <w:bCs/>
      <w:iCs/>
      <w:color w:val="000000" w:themeColor="text1"/>
      <w:sz w:val="24"/>
    </w:rPr>
  </w:style>
  <w:style w:type="character" w:customStyle="1" w:styleId="8Char">
    <w:name w:val="标题 8 Char"/>
    <w:basedOn w:val="a0"/>
    <w:link w:val="8"/>
    <w:uiPriority w:val="9"/>
    <w:rsid w:val="00161FEE"/>
    <w:rPr>
      <w:rFonts w:asciiTheme="majorHAnsi" w:eastAsiaTheme="majorEastAsia" w:hAnsiTheme="majorHAnsi" w:cstheme="majorBidi"/>
      <w:b/>
      <w:bCs/>
      <w:color w:val="000000" w:themeColor="text1"/>
      <w:sz w:val="24"/>
    </w:rPr>
  </w:style>
  <w:style w:type="character" w:customStyle="1" w:styleId="9Char">
    <w:name w:val="标题 9 Char"/>
    <w:basedOn w:val="a0"/>
    <w:link w:val="9"/>
    <w:uiPriority w:val="9"/>
    <w:rsid w:val="00161FEE"/>
    <w:rPr>
      <w:rFonts w:asciiTheme="majorHAnsi" w:eastAsiaTheme="majorEastAsia" w:hAnsiTheme="majorHAnsi" w:cstheme="majorBidi"/>
      <w:b/>
      <w:bCs/>
      <w:iCs/>
      <w:color w:val="000000" w:themeColor="text1"/>
      <w:sz w:val="24"/>
      <w:szCs w:val="18"/>
    </w:rPr>
  </w:style>
  <w:style w:type="character" w:customStyle="1" w:styleId="Char2">
    <w:name w:val="页眉 Char"/>
    <w:basedOn w:val="a0"/>
    <w:link w:val="a6"/>
    <w:uiPriority w:val="99"/>
    <w:qFormat/>
    <w:rPr>
      <w:rFonts w:asciiTheme="minorEastAsia" w:eastAsiaTheme="minorEastAsia"/>
      <w:sz w:val="18"/>
      <w:szCs w:val="18"/>
    </w:rPr>
  </w:style>
  <w:style w:type="character" w:customStyle="1" w:styleId="Char1">
    <w:name w:val="页脚 Char"/>
    <w:basedOn w:val="a0"/>
    <w:link w:val="a5"/>
    <w:uiPriority w:val="99"/>
    <w:rPr>
      <w:rFonts w:asciiTheme="minorEastAsia" w:eastAsiaTheme="minorEastAsia"/>
      <w:sz w:val="18"/>
      <w:szCs w:val="18"/>
    </w:rPr>
  </w:style>
  <w:style w:type="character" w:customStyle="1" w:styleId="Char0">
    <w:name w:val="批注框文本 Char"/>
    <w:basedOn w:val="a0"/>
    <w:link w:val="a4"/>
    <w:uiPriority w:val="99"/>
    <w:semiHidden/>
    <w:rPr>
      <w:rFonts w:asciiTheme="minorEastAsia" w:eastAsiaTheme="minorEastAsia"/>
      <w:sz w:val="18"/>
      <w:szCs w:val="18"/>
    </w:rPr>
  </w:style>
  <w:style w:type="paragraph" w:customStyle="1" w:styleId="Normal0">
    <w:name w:val="Normal0"/>
    <w:pPr>
      <w:spacing w:after="200" w:line="276" w:lineRule="auto"/>
    </w:pPr>
    <w:rPr>
      <w:sz w:val="22"/>
      <w:szCs w:val="22"/>
      <w:lang w:eastAsia="en-US"/>
    </w:rPr>
  </w:style>
  <w:style w:type="paragraph" w:customStyle="1" w:styleId="TOC1">
    <w:name w:val="TOC 标题1"/>
    <w:basedOn w:val="1"/>
    <w:next w:val="a"/>
    <w:uiPriority w:val="39"/>
    <w:unhideWhenUsed/>
    <w:pPr>
      <w:keepNext/>
      <w:keepLines/>
      <w:widowControl/>
      <w:numPr>
        <w:numId w:val="0"/>
      </w:numPr>
      <w:spacing w:before="480" w:after="0" w:line="276" w:lineRule="auto"/>
      <w:contextualSpacing w:val="0"/>
      <w:jc w:val="left"/>
      <w:outlineLvl w:val="9"/>
    </w:pPr>
    <w:rPr>
      <w:rFonts w:asciiTheme="majorHAnsi" w:eastAsiaTheme="majorEastAsia"/>
      <w:bCs/>
      <w:smallCaps w:val="0"/>
      <w:color w:val="365F91" w:themeColor="accent1" w:themeShade="BF"/>
      <w:spacing w:val="0"/>
      <w:sz w:val="28"/>
      <w:szCs w:val="28"/>
    </w:rPr>
  </w:style>
  <w:style w:type="paragraph" w:customStyle="1" w:styleId="Style3">
    <w:name w:val="_Style 3"/>
    <w:basedOn w:val="a"/>
    <w:pPr>
      <w:ind w:left="720"/>
      <w:contextualSpacing/>
    </w:pPr>
    <w:rPr>
      <w:rFonts w:ascii="Calibri" w:hAnsi="Calibri"/>
    </w:rPr>
  </w:style>
  <w:style w:type="paragraph" w:customStyle="1" w:styleId="13">
    <w:name w:val="正文缩进1"/>
    <w:basedOn w:val="a"/>
    <w:qFormat/>
    <w:pPr>
      <w:widowControl/>
      <w:snapToGrid w:val="0"/>
      <w:spacing w:before="120" w:after="120" w:line="440" w:lineRule="atLeast"/>
      <w:ind w:firstLine="567"/>
    </w:pPr>
    <w:rPr>
      <w:rFonts w:ascii="微软雅黑" w:eastAsia="微软雅黑" w:hAnsi="微软雅黑"/>
      <w:szCs w:val="28"/>
    </w:rPr>
  </w:style>
  <w:style w:type="paragraph" w:customStyle="1" w:styleId="TOC2">
    <w:name w:val="TOC 标题2"/>
    <w:basedOn w:val="1"/>
    <w:next w:val="a"/>
    <w:uiPriority w:val="39"/>
    <w:unhideWhenUsed/>
    <w:pPr>
      <w:keepNext/>
      <w:keepLines/>
      <w:widowControl/>
      <w:numPr>
        <w:numId w:val="0"/>
      </w:numPr>
      <w:spacing w:before="480" w:after="0" w:line="276" w:lineRule="auto"/>
      <w:contextualSpacing w:val="0"/>
      <w:jc w:val="left"/>
      <w:outlineLvl w:val="9"/>
    </w:pPr>
    <w:rPr>
      <w:rFonts w:asciiTheme="majorHAnsi" w:eastAsiaTheme="majorEastAsia"/>
      <w:bCs/>
      <w:smallCaps w:val="0"/>
      <w:color w:val="365F91" w:themeColor="accent1" w:themeShade="BF"/>
      <w:spacing w:val="0"/>
      <w:sz w:val="28"/>
      <w:szCs w:val="28"/>
    </w:rPr>
  </w:style>
  <w:style w:type="character" w:customStyle="1" w:styleId="Char">
    <w:name w:val="批注文字 Char"/>
    <w:link w:val="a3"/>
    <w:uiPriority w:val="99"/>
    <w:rsid w:val="00240A50"/>
    <w:rPr>
      <w:rFonts w:cstheme="majorBidi"/>
      <w:kern w:val="2"/>
      <w:sz w:val="24"/>
      <w:szCs w:val="24"/>
    </w:rPr>
  </w:style>
  <w:style w:type="paragraph" w:styleId="ac">
    <w:name w:val="List Paragraph"/>
    <w:basedOn w:val="a"/>
    <w:link w:val="Char4"/>
    <w:uiPriority w:val="34"/>
    <w:unhideWhenUsed/>
    <w:qFormat/>
    <w:rsid w:val="00CC6E0F"/>
    <w:pPr>
      <w:ind w:firstLineChars="200" w:firstLine="420"/>
    </w:pPr>
  </w:style>
  <w:style w:type="character" w:styleId="ad">
    <w:name w:val="Emphasis"/>
    <w:uiPriority w:val="20"/>
    <w:qFormat/>
    <w:rsid w:val="006F6268"/>
    <w:rPr>
      <w:i/>
    </w:rPr>
  </w:style>
  <w:style w:type="character" w:customStyle="1" w:styleId="apple-converted-space">
    <w:name w:val="apple-converted-space"/>
    <w:basedOn w:val="a0"/>
    <w:rsid w:val="001D0783"/>
  </w:style>
  <w:style w:type="character" w:customStyle="1" w:styleId="Char5">
    <w:name w:val="正文文本缩进 Char"/>
    <w:link w:val="ae"/>
    <w:rsid w:val="00D5432C"/>
    <w:rPr>
      <w:sz w:val="24"/>
    </w:rPr>
  </w:style>
  <w:style w:type="paragraph" w:styleId="ae">
    <w:name w:val="Body Text Indent"/>
    <w:basedOn w:val="a"/>
    <w:link w:val="Char5"/>
    <w:unhideWhenUsed/>
    <w:rsid w:val="00D5432C"/>
    <w:pPr>
      <w:spacing w:after="120" w:line="400" w:lineRule="exact"/>
      <w:ind w:leftChars="200" w:left="420" w:firstLineChars="200" w:firstLine="200"/>
    </w:pPr>
    <w:rPr>
      <w:rFonts w:cs="Times New Roman"/>
      <w:kern w:val="0"/>
      <w:szCs w:val="20"/>
    </w:rPr>
  </w:style>
  <w:style w:type="character" w:customStyle="1" w:styleId="Char10">
    <w:name w:val="正文文本缩进 Char1"/>
    <w:basedOn w:val="a0"/>
    <w:uiPriority w:val="99"/>
    <w:semiHidden/>
    <w:rsid w:val="00D5432C"/>
    <w:rPr>
      <w:rFonts w:cstheme="majorBidi"/>
      <w:kern w:val="2"/>
      <w:sz w:val="24"/>
      <w:szCs w:val="24"/>
    </w:rPr>
  </w:style>
  <w:style w:type="paragraph" w:customStyle="1" w:styleId="af">
    <w:name w:val="正文文字首行缩进"/>
    <w:basedOn w:val="a"/>
    <w:next w:val="ae"/>
    <w:qFormat/>
    <w:rsid w:val="00D5432C"/>
    <w:pPr>
      <w:spacing w:after="120" w:line="240" w:lineRule="auto"/>
      <w:ind w:left="420"/>
    </w:pPr>
    <w:rPr>
      <w:rFonts w:cs="Times New Roman"/>
      <w:sz w:val="21"/>
      <w:szCs w:val="22"/>
    </w:rPr>
  </w:style>
  <w:style w:type="paragraph" w:customStyle="1" w:styleId="Bullet1">
    <w:name w:val="Bullet1"/>
    <w:basedOn w:val="a"/>
    <w:qFormat/>
    <w:rsid w:val="00D5432C"/>
    <w:pPr>
      <w:numPr>
        <w:numId w:val="56"/>
      </w:numPr>
      <w:spacing w:line="240" w:lineRule="auto"/>
    </w:pPr>
    <w:rPr>
      <w:rFonts w:cs="Times New Roman"/>
      <w:sz w:val="21"/>
      <w:szCs w:val="22"/>
    </w:rPr>
  </w:style>
  <w:style w:type="paragraph" w:styleId="af0">
    <w:name w:val="annotation subject"/>
    <w:basedOn w:val="a3"/>
    <w:next w:val="a3"/>
    <w:link w:val="Char6"/>
    <w:uiPriority w:val="99"/>
    <w:semiHidden/>
    <w:unhideWhenUsed/>
    <w:rsid w:val="00ED3949"/>
    <w:rPr>
      <w:b/>
      <w:bCs/>
    </w:rPr>
  </w:style>
  <w:style w:type="character" w:customStyle="1" w:styleId="Char6">
    <w:name w:val="批注主题 Char"/>
    <w:basedOn w:val="Char"/>
    <w:link w:val="af0"/>
    <w:uiPriority w:val="99"/>
    <w:semiHidden/>
    <w:rsid w:val="00ED3949"/>
    <w:rPr>
      <w:rFonts w:cstheme="majorBidi"/>
      <w:b/>
      <w:bCs/>
      <w:kern w:val="2"/>
      <w:sz w:val="24"/>
      <w:szCs w:val="24"/>
    </w:rPr>
  </w:style>
  <w:style w:type="paragraph" w:styleId="af1">
    <w:name w:val="Revision"/>
    <w:hidden/>
    <w:uiPriority w:val="99"/>
    <w:unhideWhenUsed/>
    <w:rsid w:val="00ED3949"/>
    <w:rPr>
      <w:rFonts w:cstheme="majorBidi"/>
      <w:kern w:val="2"/>
      <w:sz w:val="24"/>
      <w:szCs w:val="24"/>
    </w:rPr>
  </w:style>
  <w:style w:type="character" w:customStyle="1" w:styleId="Char7">
    <w:name w:val="前湾 Char"/>
    <w:link w:val="af2"/>
    <w:locked/>
    <w:rsid w:val="00D24715"/>
    <w:rPr>
      <w:rFonts w:ascii="宋体"/>
      <w:kern w:val="2"/>
      <w:sz w:val="24"/>
      <w:szCs w:val="24"/>
    </w:rPr>
  </w:style>
  <w:style w:type="character" w:customStyle="1" w:styleId="Char4">
    <w:name w:val="列出段落 Char"/>
    <w:link w:val="ac"/>
    <w:uiPriority w:val="34"/>
    <w:rsid w:val="00D24715"/>
    <w:rPr>
      <w:rFonts w:cstheme="majorBidi"/>
      <w:kern w:val="2"/>
      <w:sz w:val="24"/>
      <w:szCs w:val="24"/>
    </w:rPr>
  </w:style>
  <w:style w:type="paragraph" w:customStyle="1" w:styleId="af2">
    <w:name w:val="前湾"/>
    <w:basedOn w:val="a"/>
    <w:link w:val="Char7"/>
    <w:rsid w:val="00D24715"/>
    <w:pPr>
      <w:ind w:firstLineChars="200" w:firstLine="200"/>
    </w:pPr>
    <w:rPr>
      <w:rFonts w:ascii="宋体"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16782">
      <w:bodyDiv w:val="1"/>
      <w:marLeft w:val="0"/>
      <w:marRight w:val="0"/>
      <w:marTop w:val="0"/>
      <w:marBottom w:val="0"/>
      <w:divBdr>
        <w:top w:val="none" w:sz="0" w:space="0" w:color="auto"/>
        <w:left w:val="none" w:sz="0" w:space="0" w:color="auto"/>
        <w:bottom w:val="none" w:sz="0" w:space="0" w:color="auto"/>
        <w:right w:val="none" w:sz="0" w:space="0" w:color="auto"/>
      </w:divBdr>
    </w:div>
    <w:div w:id="265385738">
      <w:bodyDiv w:val="1"/>
      <w:marLeft w:val="0"/>
      <w:marRight w:val="0"/>
      <w:marTop w:val="0"/>
      <w:marBottom w:val="0"/>
      <w:divBdr>
        <w:top w:val="none" w:sz="0" w:space="0" w:color="auto"/>
        <w:left w:val="none" w:sz="0" w:space="0" w:color="auto"/>
        <w:bottom w:val="none" w:sz="0" w:space="0" w:color="auto"/>
        <w:right w:val="none" w:sz="0" w:space="0" w:color="auto"/>
      </w:divBdr>
    </w:div>
    <w:div w:id="7499328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3.bin"/><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oleObject" Target="embeddings/oleObject6.bin"/><Relationship Id="rId47" Type="http://schemas.openxmlformats.org/officeDocument/2006/relationships/image" Target="media/image30.png"/><Relationship Id="rId50" Type="http://schemas.openxmlformats.org/officeDocument/2006/relationships/image" Target="media/image33.emf"/><Relationship Id="rId55" Type="http://schemas.openxmlformats.org/officeDocument/2006/relationships/oleObject" Target="embeddings/oleObject9.bin"/><Relationship Id="rId7" Type="http://schemas.openxmlformats.org/officeDocument/2006/relationships/webSettings" Target="webSettings.xml"/><Relationship Id="rId12" Type="http://schemas.openxmlformats.org/officeDocument/2006/relationships/comments" Target="comments.xml"/><Relationship Id="rId17" Type="http://schemas.openxmlformats.org/officeDocument/2006/relationships/image" Target="media/image4.emf"/><Relationship Id="rId25" Type="http://schemas.openxmlformats.org/officeDocument/2006/relationships/image" Target="media/image10.png"/><Relationship Id="rId33" Type="http://schemas.openxmlformats.org/officeDocument/2006/relationships/oleObject" Target="embeddings/oleObject5.bin"/><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png"/><Relationship Id="rId41" Type="http://schemas.openxmlformats.org/officeDocument/2006/relationships/image" Target="media/image25.emf"/><Relationship Id="rId54" Type="http://schemas.openxmlformats.org/officeDocument/2006/relationships/image" Target="media/image35.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oleObject" Target="embeddings/oleObject8.bin"/><Relationship Id="rId58" Type="http://schemas.openxmlformats.org/officeDocument/2006/relationships/hyperlink" Target="file:///\\&#20027;&#26426;IP\" TargetMode="External"/><Relationship Id="rId5" Type="http://schemas.microsoft.com/office/2007/relationships/stylesWithEffects" Target="stylesWithEffect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oleObject" Target="embeddings/oleObject10.bin"/><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4.emf"/><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6.emf"/><Relationship Id="rId8" Type="http://schemas.openxmlformats.org/officeDocument/2006/relationships/footnotes" Target="footnotes.xml"/><Relationship Id="rId51" Type="http://schemas.openxmlformats.org/officeDocument/2006/relationships/oleObject" Target="embeddings/oleObject7.bin"/><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D967C8-52F1-4D94-AD1A-FFAD4F327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6825</TotalTime>
  <Pages>1</Pages>
  <Words>5393</Words>
  <Characters>30742</Characters>
  <Application>Microsoft Office Word</Application>
  <DocSecurity>0</DocSecurity>
  <Lines>256</Lines>
  <Paragraphs>72</Paragraphs>
  <ScaleCrop>false</ScaleCrop>
  <Company>久其</Company>
  <LinksUpToDate>false</LinksUpToDate>
  <CharactersWithSpaces>36063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徐博</dc:creator>
  <cp:lastModifiedBy>xlli</cp:lastModifiedBy>
  <cp:revision>263</cp:revision>
  <cp:lastPrinted>2017-10-20T03:03:00Z</cp:lastPrinted>
  <dcterms:created xsi:type="dcterms:W3CDTF">2017-09-27T15:51:00Z</dcterms:created>
  <dcterms:modified xsi:type="dcterms:W3CDTF">2017-12-05T10:33:00Z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